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612056" w:displacedByCustomXml="next"/>
    <w:bookmarkEnd w:id="0" w:displacedByCustomXml="next"/>
    <w:sdt>
      <w:sdtPr>
        <w:rPr>
          <w:lang w:val="nl-NL"/>
        </w:rPr>
        <w:id w:val="-1302224077"/>
        <w:docPartObj>
          <w:docPartGallery w:val="Cover Pages"/>
          <w:docPartUnique/>
        </w:docPartObj>
      </w:sdtPr>
      <w:sdtEndPr>
        <w:rPr>
          <w:sz w:val="56"/>
          <w:szCs w:val="56"/>
        </w:rPr>
      </w:sdtEndPr>
      <w:sdtContent>
        <w:p w14:paraId="341F881D" w14:textId="5B1F41EE" w:rsidR="00955BA4" w:rsidRPr="00E867B8" w:rsidRDefault="00955BA4">
          <w:pPr>
            <w:rPr>
              <w:lang w:val="nl-NL"/>
            </w:rPr>
          </w:pPr>
          <w:r w:rsidRPr="00E867B8">
            <w:rPr>
              <w:noProof/>
              <w:lang w:val="nl-NL"/>
            </w:rPr>
            <mc:AlternateContent>
              <mc:Choice Requires="wpg">
                <w:drawing>
                  <wp:anchor distT="0" distB="0" distL="114300" distR="114300" simplePos="0" relativeHeight="251685888" behindDoc="0" locked="0" layoutInCell="1" allowOverlap="1" wp14:anchorId="38B590EF" wp14:editId="2885F6D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43668" id="Groep 149"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867B8">
            <w:rPr>
              <w:noProof/>
              <w:lang w:val="nl-NL"/>
            </w:rPr>
            <mc:AlternateContent>
              <mc:Choice Requires="wps">
                <w:drawing>
                  <wp:anchor distT="0" distB="0" distL="114300" distR="114300" simplePos="0" relativeHeight="251683840" behindDoc="0" locked="0" layoutInCell="1" allowOverlap="1" wp14:anchorId="365B8407" wp14:editId="6FE4C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55BA4">
                                      <w:rPr>
                                        <w:color w:val="595959" w:themeColor="text1" w:themeTint="A6"/>
                                        <w:sz w:val="18"/>
                                        <w:szCs w:val="18"/>
                                        <w:lang w:val="en-US"/>
                                      </w:rPr>
                                      <w:t>shnvanolphen@gmail.com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5B8407" id="_x0000_t202" coordsize="21600,21600" o:spt="202" path="m,l,21600r21600,l21600,xe">
                    <v:stroke joinstyle="miter"/>
                    <v:path gradientshapeok="t" o:connecttype="rect"/>
                  </v:shapetype>
                  <v:shape id="Tekstvak 152" o:spid="_x0000_s1026" type="#_x0000_t202" style="position:absolute;margin-left:0;margin-top:0;width:8in;height:1in;z-index:2516838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55BA4">
                                <w:rPr>
                                  <w:color w:val="595959" w:themeColor="text1" w:themeTint="A6"/>
                                  <w:sz w:val="18"/>
                                  <w:szCs w:val="18"/>
                                  <w:lang w:val="en-US"/>
                                </w:rPr>
                                <w:t>shnvanolphen@gmail.com</w:t>
                              </w:r>
                            </w:sdtContent>
                          </w:sdt>
                        </w:p>
                      </w:txbxContent>
                    </v:textbox>
                    <w10:wrap type="square" anchorx="page" anchory="page"/>
                  </v:shape>
                </w:pict>
              </mc:Fallback>
            </mc:AlternateContent>
          </w:r>
          <w:r w:rsidRPr="00E867B8">
            <w:rPr>
              <w:noProof/>
              <w:lang w:val="nl-NL"/>
            </w:rPr>
            <mc:AlternateContent>
              <mc:Choice Requires="wps">
                <w:drawing>
                  <wp:anchor distT="0" distB="0" distL="114300" distR="114300" simplePos="0" relativeHeight="251684864" behindDoc="0" locked="0" layoutInCell="1" allowOverlap="1" wp14:anchorId="3689F695" wp14:editId="65C571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689F695" id="Tekstvak 153" o:spid="_x0000_s1027" type="#_x0000_t202" style="position:absolute;margin-left:0;margin-top:0;width:8in;height:79.5pt;z-index:2516848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E867B8">
            <w:rPr>
              <w:noProof/>
              <w:lang w:val="nl-NL"/>
            </w:rPr>
            <mc:AlternateContent>
              <mc:Choice Requires="wps">
                <w:drawing>
                  <wp:anchor distT="0" distB="0" distL="114300" distR="114300" simplePos="0" relativeHeight="251682816" behindDoc="0" locked="0" layoutInCell="1" allowOverlap="1" wp14:anchorId="62A96807" wp14:editId="1808C4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A87BC" w14:textId="57FA44EE" w:rsidR="00955BA4" w:rsidRPr="00B07F9D" w:rsidRDefault="00000000">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5BA4">
                                      <w:rPr>
                                        <w:caps/>
                                        <w:color w:val="4472C4" w:themeColor="accent1"/>
                                        <w:sz w:val="64"/>
                                        <w:szCs w:val="64"/>
                                      </w:rPr>
                                      <w:t xml:space="preserve">     </w:t>
                                    </w:r>
                                  </w:sdtContent>
                                </w:sdt>
                                <w:r w:rsidR="00955BA4" w:rsidRPr="00955BA4">
                                  <w:t xml:space="preserve"> </w:t>
                                </w:r>
                                <w:r w:rsidR="00955BA4"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00955BA4"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A96807" id="Tekstvak 154" o:spid="_x0000_s1028" type="#_x0000_t202" style="position:absolute;margin-left:0;margin-top:0;width:8in;height:286.5pt;z-index:2516828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E8A87BC" w14:textId="57FA44EE" w:rsidR="00955BA4" w:rsidRPr="00B07F9D" w:rsidRDefault="00000000">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5BA4">
                                <w:rPr>
                                  <w:caps/>
                                  <w:color w:val="4472C4" w:themeColor="accent1"/>
                                  <w:sz w:val="64"/>
                                  <w:szCs w:val="64"/>
                                </w:rPr>
                                <w:t xml:space="preserve">     </w:t>
                              </w:r>
                            </w:sdtContent>
                          </w:sdt>
                          <w:r w:rsidR="00955BA4" w:rsidRPr="00955BA4">
                            <w:t xml:space="preserve"> </w:t>
                          </w:r>
                          <w:r w:rsidR="00955BA4"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00955BA4"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C23415F" w14:textId="40099365" w:rsidR="00955BA4" w:rsidRPr="00E867B8" w:rsidRDefault="00955BA4">
          <w:pPr>
            <w:spacing w:line="259" w:lineRule="auto"/>
            <w:rPr>
              <w:sz w:val="56"/>
              <w:szCs w:val="56"/>
              <w:lang w:val="nl-NL"/>
            </w:rPr>
          </w:pPr>
          <w:r w:rsidRPr="00E867B8">
            <w:rPr>
              <w:rFonts w:cstheme="minorHAnsi"/>
              <w:noProof/>
              <w:lang w:val="nl-NL"/>
            </w:rPr>
            <w:drawing>
              <wp:anchor distT="0" distB="0" distL="114300" distR="114300" simplePos="0" relativeHeight="251686912" behindDoc="0" locked="0" layoutInCell="1" allowOverlap="1" wp14:anchorId="205B6933" wp14:editId="1CA3E361">
                <wp:simplePos x="0" y="0"/>
                <wp:positionH relativeFrom="margin">
                  <wp:align>center</wp:align>
                </wp:positionH>
                <wp:positionV relativeFrom="paragraph">
                  <wp:posOffset>269240</wp:posOffset>
                </wp:positionV>
                <wp:extent cx="2057400" cy="2603612"/>
                <wp:effectExtent l="0" t="0" r="0" b="635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603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7B8">
            <w:rPr>
              <w:sz w:val="56"/>
              <w:szCs w:val="56"/>
              <w:lang w:val="nl-NL"/>
            </w:rPr>
            <w:br w:type="page"/>
          </w:r>
        </w:p>
      </w:sdtContent>
    </w:sdt>
    <w:p w14:paraId="4AE984D4" w14:textId="0F3CE9FD" w:rsidR="009A6D40" w:rsidRPr="00E867B8" w:rsidRDefault="009A6D40" w:rsidP="009A6D40">
      <w:pPr>
        <w:pStyle w:val="Kop1"/>
        <w:rPr>
          <w:lang w:val="nl-NL"/>
        </w:rPr>
      </w:pPr>
      <w:bookmarkStart w:id="1" w:name="_Toc124339126"/>
      <w:r w:rsidRPr="00E867B8">
        <w:rPr>
          <w:lang w:val="nl-NL"/>
        </w:rPr>
        <w:lastRenderedPageBreak/>
        <w:t>Voorwoord</w:t>
      </w:r>
      <w:bookmarkEnd w:id="1"/>
    </w:p>
    <w:p w14:paraId="4623B93F" w14:textId="63867B27" w:rsidR="009A6D40" w:rsidRPr="00E867B8" w:rsidRDefault="009A6D40" w:rsidP="009A6D40">
      <w:pPr>
        <w:rPr>
          <w:lang w:val="nl-NL"/>
        </w:rPr>
      </w:pPr>
    </w:p>
    <w:p w14:paraId="392F7C22" w14:textId="1778A51D" w:rsidR="009A6D40" w:rsidRPr="00E867B8" w:rsidRDefault="00955BA4" w:rsidP="009A6D40">
      <w:pPr>
        <w:rPr>
          <w:lang w:val="nl-NL"/>
        </w:rPr>
      </w:pPr>
      <w:r w:rsidRPr="00E867B8">
        <w:rPr>
          <w:lang w:val="nl-NL"/>
        </w:rPr>
        <w:t xml:space="preserve">Voor semester 7 mocht ik zelf kiezen over welk onderwerp ik een onderzoek wilde doen. Al snel kwam ik, vanwege terugkerende problemen rondom onze VSR KMS applicatie, op het idee te gaan onderzoeken of het mogelijk zou zijn deze app te herschrijven in Blazor. Ik wilde graag onderzoeken of het mogelijk was om als </w:t>
      </w:r>
      <w:proofErr w:type="spellStart"/>
      <w:r w:rsidRPr="00E867B8">
        <w:rPr>
          <w:lang w:val="nl-NL"/>
        </w:rPr>
        <w:t>developer</w:t>
      </w:r>
      <w:proofErr w:type="spellEnd"/>
      <w:r w:rsidRPr="00E867B8">
        <w:rPr>
          <w:lang w:val="nl-NL"/>
        </w:rPr>
        <w:t xml:space="preserve"> zonder front-end kennis, een web-</w:t>
      </w:r>
      <w:proofErr w:type="spellStart"/>
      <w:r w:rsidRPr="00E867B8">
        <w:rPr>
          <w:lang w:val="nl-NL"/>
        </w:rPr>
        <w:t>based</w:t>
      </w:r>
      <w:proofErr w:type="spellEnd"/>
      <w:r w:rsidRPr="00E867B8">
        <w:rPr>
          <w:lang w:val="nl-NL"/>
        </w:rPr>
        <w:t xml:space="preserve"> front-end applicatie te maken.</w:t>
      </w:r>
      <w:r w:rsidR="00B07F9D" w:rsidRPr="00E867B8">
        <w:rPr>
          <w:lang w:val="nl-NL"/>
        </w:rPr>
        <w:t xml:space="preserve"> </w:t>
      </w:r>
    </w:p>
    <w:p w14:paraId="0A631105" w14:textId="47CADED1" w:rsidR="00B07F9D" w:rsidRPr="00E867B8" w:rsidRDefault="00B07F9D" w:rsidP="009A6D40">
      <w:pPr>
        <w:rPr>
          <w:lang w:val="nl-NL"/>
        </w:rPr>
      </w:pPr>
      <w:r w:rsidRPr="00E867B8">
        <w:rPr>
          <w:lang w:val="nl-NL"/>
        </w:rPr>
        <w:t>Door middel van zorgvuldig gekozen deelvragen ben ik dit onderzoek gestart en ben ik uiteindelijk tot een conclusie gekomen. Door het feit dat deze conclusie door middel van goed onderzoek tot stand is gekomen, zal dit binnen ons bedrijf tot doorslaggevend advies zorgen betreft het ontwikkelen van de huidige en nieuwe applicaties.</w:t>
      </w:r>
    </w:p>
    <w:p w14:paraId="10B5EDDE" w14:textId="2E731A1E" w:rsidR="009A6D40" w:rsidRPr="00E867B8" w:rsidRDefault="009A6D40" w:rsidP="009A6D40">
      <w:pPr>
        <w:rPr>
          <w:lang w:val="nl-NL"/>
        </w:rPr>
      </w:pPr>
    </w:p>
    <w:p w14:paraId="10BDBAC8" w14:textId="59B341E1" w:rsidR="009A6D40" w:rsidRPr="00E867B8" w:rsidRDefault="009A6D40" w:rsidP="009A6D40">
      <w:pPr>
        <w:rPr>
          <w:lang w:val="nl-NL"/>
        </w:rPr>
      </w:pPr>
    </w:p>
    <w:p w14:paraId="4CF3298F" w14:textId="278E1E1B" w:rsidR="009A6D40" w:rsidRPr="00E867B8" w:rsidRDefault="009A6D40" w:rsidP="009A6D40">
      <w:pPr>
        <w:rPr>
          <w:lang w:val="nl-NL"/>
        </w:rPr>
      </w:pPr>
    </w:p>
    <w:p w14:paraId="1225AC68" w14:textId="4A53C6E8" w:rsidR="009A6D40" w:rsidRPr="00E867B8" w:rsidRDefault="009A6D40" w:rsidP="009A6D40">
      <w:pPr>
        <w:rPr>
          <w:lang w:val="nl-NL"/>
        </w:rPr>
      </w:pPr>
    </w:p>
    <w:p w14:paraId="0B0283CF" w14:textId="7A874149" w:rsidR="009A6D40" w:rsidRPr="00E867B8" w:rsidRDefault="009A6D40" w:rsidP="009A6D40">
      <w:pPr>
        <w:rPr>
          <w:lang w:val="nl-NL"/>
        </w:rPr>
      </w:pPr>
    </w:p>
    <w:p w14:paraId="31E08A5A" w14:textId="0E2869DA" w:rsidR="009A6D40" w:rsidRPr="00E867B8" w:rsidRDefault="009A6D40" w:rsidP="009A6D40">
      <w:pPr>
        <w:rPr>
          <w:lang w:val="nl-NL"/>
        </w:rPr>
      </w:pPr>
    </w:p>
    <w:p w14:paraId="3F718ACA" w14:textId="01E642E0" w:rsidR="009A6D40" w:rsidRPr="00E867B8" w:rsidRDefault="009A6D40" w:rsidP="009A6D40">
      <w:pPr>
        <w:rPr>
          <w:lang w:val="nl-NL"/>
        </w:rPr>
      </w:pPr>
    </w:p>
    <w:p w14:paraId="79A03688" w14:textId="1258F13A" w:rsidR="009A6D40" w:rsidRPr="00E867B8" w:rsidRDefault="009A6D40" w:rsidP="009A6D40">
      <w:pPr>
        <w:rPr>
          <w:lang w:val="nl-NL"/>
        </w:rPr>
      </w:pPr>
    </w:p>
    <w:p w14:paraId="792B052D" w14:textId="027277A7" w:rsidR="009A6D40" w:rsidRPr="00E867B8" w:rsidRDefault="009A6D40" w:rsidP="009A6D40">
      <w:pPr>
        <w:rPr>
          <w:lang w:val="nl-NL"/>
        </w:rPr>
      </w:pPr>
    </w:p>
    <w:p w14:paraId="7C64EF25" w14:textId="47376876" w:rsidR="009A6D40" w:rsidRPr="00E867B8" w:rsidRDefault="009A6D40" w:rsidP="009A6D40">
      <w:pPr>
        <w:rPr>
          <w:lang w:val="nl-NL"/>
        </w:rPr>
      </w:pPr>
    </w:p>
    <w:p w14:paraId="33AF57C0" w14:textId="68C63544" w:rsidR="009A6D40" w:rsidRPr="00E867B8" w:rsidRDefault="009A6D40" w:rsidP="009A6D40">
      <w:pPr>
        <w:rPr>
          <w:lang w:val="nl-NL"/>
        </w:rPr>
      </w:pPr>
    </w:p>
    <w:p w14:paraId="16F66DB6" w14:textId="06DBAA33" w:rsidR="009A6D40" w:rsidRPr="00E867B8" w:rsidRDefault="009A6D40" w:rsidP="009A6D40">
      <w:pPr>
        <w:rPr>
          <w:lang w:val="nl-NL"/>
        </w:rPr>
      </w:pPr>
    </w:p>
    <w:p w14:paraId="341D1A27" w14:textId="5B8129C6" w:rsidR="009A6D40" w:rsidRPr="00E867B8" w:rsidRDefault="009A6D40" w:rsidP="009A6D40">
      <w:pPr>
        <w:rPr>
          <w:lang w:val="nl-NL"/>
        </w:rPr>
      </w:pPr>
    </w:p>
    <w:p w14:paraId="052C8872" w14:textId="187B2607" w:rsidR="009A6D40" w:rsidRPr="00E867B8" w:rsidRDefault="009A6D40" w:rsidP="009A6D40">
      <w:pPr>
        <w:rPr>
          <w:lang w:val="nl-NL"/>
        </w:rPr>
      </w:pPr>
    </w:p>
    <w:p w14:paraId="476E9F41" w14:textId="79E049BD" w:rsidR="009A6D40" w:rsidRPr="00E867B8" w:rsidRDefault="009A6D40" w:rsidP="009A6D40">
      <w:pPr>
        <w:rPr>
          <w:lang w:val="nl-NL"/>
        </w:rPr>
      </w:pPr>
    </w:p>
    <w:p w14:paraId="2C79E2A7" w14:textId="5AF8F868" w:rsidR="009A6D40" w:rsidRPr="00E867B8" w:rsidRDefault="009A6D40" w:rsidP="009A6D40">
      <w:pPr>
        <w:rPr>
          <w:lang w:val="nl-NL"/>
        </w:rPr>
      </w:pPr>
    </w:p>
    <w:p w14:paraId="1C5EA286" w14:textId="758DA201" w:rsidR="009A6D40" w:rsidRPr="00E867B8" w:rsidRDefault="009A6D40" w:rsidP="009A6D40">
      <w:pPr>
        <w:rPr>
          <w:lang w:val="nl-NL"/>
        </w:rPr>
      </w:pPr>
    </w:p>
    <w:p w14:paraId="558CEA76" w14:textId="1A0B9280" w:rsidR="009A6D40" w:rsidRPr="00E867B8" w:rsidRDefault="009A6D40" w:rsidP="009A6D40">
      <w:pPr>
        <w:rPr>
          <w:lang w:val="nl-NL"/>
        </w:rPr>
      </w:pPr>
    </w:p>
    <w:p w14:paraId="490005FA" w14:textId="20F21A9E" w:rsidR="009A6D40" w:rsidRPr="00E867B8" w:rsidRDefault="009A6D40" w:rsidP="009A6D40">
      <w:pPr>
        <w:rPr>
          <w:lang w:val="nl-NL"/>
        </w:rPr>
      </w:pPr>
    </w:p>
    <w:p w14:paraId="02F3EE3A" w14:textId="6306DDD7" w:rsidR="009A6D40" w:rsidRPr="00E867B8" w:rsidRDefault="009A6D40" w:rsidP="009A6D40">
      <w:pPr>
        <w:rPr>
          <w:lang w:val="nl-NL"/>
        </w:rPr>
      </w:pPr>
    </w:p>
    <w:p w14:paraId="197978D9" w14:textId="641DCAFC" w:rsidR="009A6D40" w:rsidRPr="00E867B8" w:rsidRDefault="009A6D40" w:rsidP="009A6D40">
      <w:pPr>
        <w:rPr>
          <w:lang w:val="nl-NL"/>
        </w:rPr>
      </w:pPr>
    </w:p>
    <w:p w14:paraId="6601218D" w14:textId="54710FAA" w:rsidR="009A6D40" w:rsidRPr="00E867B8" w:rsidRDefault="009A6D40" w:rsidP="009A6D40">
      <w:pPr>
        <w:rPr>
          <w:lang w:val="nl-NL"/>
        </w:rPr>
      </w:pPr>
    </w:p>
    <w:p w14:paraId="6A6ECDAF" w14:textId="37D5AE8B" w:rsidR="009A6D40" w:rsidRPr="00E867B8" w:rsidRDefault="009A6D40" w:rsidP="009A6D40">
      <w:pPr>
        <w:rPr>
          <w:lang w:val="nl-NL"/>
        </w:rPr>
      </w:pPr>
    </w:p>
    <w:sdt>
      <w:sdtPr>
        <w:rPr>
          <w:lang w:val="nl-NL"/>
        </w:rPr>
        <w:id w:val="-1850395504"/>
        <w:docPartObj>
          <w:docPartGallery w:val="Table of Contents"/>
          <w:docPartUnique/>
        </w:docPartObj>
      </w:sdtPr>
      <w:sdtEndPr>
        <w:rPr>
          <w:b/>
          <w:bCs/>
        </w:rPr>
      </w:sdtEndPr>
      <w:sdtContent>
        <w:p w14:paraId="069DC5C8" w14:textId="77777777" w:rsidR="0013258D" w:rsidRDefault="00E1342F" w:rsidP="00E867B8">
          <w:pPr>
            <w:pStyle w:val="Inhopg1"/>
            <w:rPr>
              <w:noProof/>
            </w:rPr>
          </w:pPr>
          <w:r w:rsidRPr="00E867B8">
            <w:rPr>
              <w:lang w:val="nl-NL"/>
            </w:rPr>
            <w:t>Inhoudsopgave</w:t>
          </w:r>
          <w:r w:rsidR="00182905" w:rsidRPr="00E867B8">
            <w:rPr>
              <w:lang w:val="nl-NL"/>
            </w:rPr>
            <w:br/>
          </w:r>
          <w:r w:rsidRPr="00E867B8">
            <w:rPr>
              <w:lang w:val="nl-NL"/>
            </w:rPr>
            <w:fldChar w:fldCharType="begin"/>
          </w:r>
          <w:r w:rsidRPr="00E867B8">
            <w:rPr>
              <w:lang w:val="nl-NL"/>
            </w:rPr>
            <w:instrText xml:space="preserve"> TOC \o "1-3" \h \z \u </w:instrText>
          </w:r>
          <w:r w:rsidRPr="00E867B8">
            <w:rPr>
              <w:lang w:val="nl-NL"/>
            </w:rPr>
            <w:fldChar w:fldCharType="separate"/>
          </w:r>
        </w:p>
        <w:p w14:paraId="6DB93291" w14:textId="05B60D6A" w:rsidR="0013258D" w:rsidRDefault="00000000">
          <w:pPr>
            <w:pStyle w:val="Inhopg1"/>
            <w:rPr>
              <w:rFonts w:eastAsiaTheme="minorEastAsia"/>
              <w:noProof/>
              <w:lang w:eastAsia="en-NL"/>
            </w:rPr>
          </w:pPr>
          <w:hyperlink w:anchor="_Toc124339126" w:history="1">
            <w:r w:rsidR="0013258D" w:rsidRPr="008A0295">
              <w:rPr>
                <w:rStyle w:val="Hyperlink"/>
                <w:noProof/>
                <w:lang w:val="nl-NL"/>
              </w:rPr>
              <w:t>Voorwoord</w:t>
            </w:r>
            <w:r w:rsidR="0013258D">
              <w:rPr>
                <w:noProof/>
                <w:webHidden/>
              </w:rPr>
              <w:tab/>
            </w:r>
            <w:r w:rsidR="0013258D">
              <w:rPr>
                <w:noProof/>
                <w:webHidden/>
              </w:rPr>
              <w:fldChar w:fldCharType="begin"/>
            </w:r>
            <w:r w:rsidR="0013258D">
              <w:rPr>
                <w:noProof/>
                <w:webHidden/>
              </w:rPr>
              <w:instrText xml:space="preserve"> PAGEREF _Toc124339126 \h </w:instrText>
            </w:r>
            <w:r w:rsidR="0013258D">
              <w:rPr>
                <w:noProof/>
                <w:webHidden/>
              </w:rPr>
            </w:r>
            <w:r w:rsidR="0013258D">
              <w:rPr>
                <w:noProof/>
                <w:webHidden/>
              </w:rPr>
              <w:fldChar w:fldCharType="separate"/>
            </w:r>
            <w:r w:rsidR="0013258D">
              <w:rPr>
                <w:noProof/>
                <w:webHidden/>
              </w:rPr>
              <w:t>1</w:t>
            </w:r>
            <w:r w:rsidR="0013258D">
              <w:rPr>
                <w:noProof/>
                <w:webHidden/>
              </w:rPr>
              <w:fldChar w:fldCharType="end"/>
            </w:r>
          </w:hyperlink>
        </w:p>
        <w:p w14:paraId="74D5C541" w14:textId="2AEBA61A" w:rsidR="0013258D" w:rsidRDefault="00000000">
          <w:pPr>
            <w:pStyle w:val="Inhopg1"/>
            <w:rPr>
              <w:rFonts w:eastAsiaTheme="minorEastAsia"/>
              <w:noProof/>
              <w:lang w:eastAsia="en-NL"/>
            </w:rPr>
          </w:pPr>
          <w:hyperlink w:anchor="_Toc124339127" w:history="1">
            <w:r w:rsidR="0013258D" w:rsidRPr="008A0295">
              <w:rPr>
                <w:rStyle w:val="Hyperlink"/>
                <w:noProof/>
                <w:lang w:val="nl-NL"/>
              </w:rPr>
              <w:t>1.</w:t>
            </w:r>
            <w:r w:rsidR="0013258D">
              <w:rPr>
                <w:rFonts w:eastAsiaTheme="minorEastAsia"/>
                <w:noProof/>
                <w:lang w:eastAsia="en-NL"/>
              </w:rPr>
              <w:tab/>
            </w:r>
            <w:r w:rsidR="0013258D" w:rsidRPr="008A0295">
              <w:rPr>
                <w:rStyle w:val="Hyperlink"/>
                <w:noProof/>
                <w:lang w:val="nl-NL"/>
              </w:rPr>
              <w:t>Afkortingenlijst</w:t>
            </w:r>
            <w:r w:rsidR="0013258D">
              <w:rPr>
                <w:noProof/>
                <w:webHidden/>
              </w:rPr>
              <w:tab/>
            </w:r>
            <w:r w:rsidR="0013258D">
              <w:rPr>
                <w:noProof/>
                <w:webHidden/>
              </w:rPr>
              <w:fldChar w:fldCharType="begin"/>
            </w:r>
            <w:r w:rsidR="0013258D">
              <w:rPr>
                <w:noProof/>
                <w:webHidden/>
              </w:rPr>
              <w:instrText xml:space="preserve"> PAGEREF _Toc124339127 \h </w:instrText>
            </w:r>
            <w:r w:rsidR="0013258D">
              <w:rPr>
                <w:noProof/>
                <w:webHidden/>
              </w:rPr>
            </w:r>
            <w:r w:rsidR="0013258D">
              <w:rPr>
                <w:noProof/>
                <w:webHidden/>
              </w:rPr>
              <w:fldChar w:fldCharType="separate"/>
            </w:r>
            <w:r w:rsidR="0013258D">
              <w:rPr>
                <w:noProof/>
                <w:webHidden/>
              </w:rPr>
              <w:t>4</w:t>
            </w:r>
            <w:r w:rsidR="0013258D">
              <w:rPr>
                <w:noProof/>
                <w:webHidden/>
              </w:rPr>
              <w:fldChar w:fldCharType="end"/>
            </w:r>
          </w:hyperlink>
        </w:p>
        <w:p w14:paraId="47FD540F" w14:textId="7FEA8201" w:rsidR="0013258D" w:rsidRDefault="00000000">
          <w:pPr>
            <w:pStyle w:val="Inhopg1"/>
            <w:rPr>
              <w:rFonts w:eastAsiaTheme="minorEastAsia"/>
              <w:noProof/>
              <w:lang w:eastAsia="en-NL"/>
            </w:rPr>
          </w:pPr>
          <w:hyperlink w:anchor="_Toc124339128" w:history="1">
            <w:r w:rsidR="0013258D" w:rsidRPr="008A0295">
              <w:rPr>
                <w:rStyle w:val="Hyperlink"/>
                <w:noProof/>
                <w:lang w:val="nl-NL"/>
              </w:rPr>
              <w:t>2.</w:t>
            </w:r>
            <w:r w:rsidR="0013258D">
              <w:rPr>
                <w:rFonts w:eastAsiaTheme="minorEastAsia"/>
                <w:noProof/>
                <w:lang w:eastAsia="en-NL"/>
              </w:rPr>
              <w:tab/>
            </w:r>
            <w:r w:rsidR="0013258D" w:rsidRPr="008A0295">
              <w:rPr>
                <w:rStyle w:val="Hyperlink"/>
                <w:noProof/>
                <w:lang w:val="nl-NL"/>
              </w:rPr>
              <w:t>Begrippenlijst</w:t>
            </w:r>
            <w:r w:rsidR="0013258D">
              <w:rPr>
                <w:noProof/>
                <w:webHidden/>
              </w:rPr>
              <w:tab/>
            </w:r>
            <w:r w:rsidR="0013258D">
              <w:rPr>
                <w:noProof/>
                <w:webHidden/>
              </w:rPr>
              <w:fldChar w:fldCharType="begin"/>
            </w:r>
            <w:r w:rsidR="0013258D">
              <w:rPr>
                <w:noProof/>
                <w:webHidden/>
              </w:rPr>
              <w:instrText xml:space="preserve"> PAGEREF _Toc124339128 \h </w:instrText>
            </w:r>
            <w:r w:rsidR="0013258D">
              <w:rPr>
                <w:noProof/>
                <w:webHidden/>
              </w:rPr>
            </w:r>
            <w:r w:rsidR="0013258D">
              <w:rPr>
                <w:noProof/>
                <w:webHidden/>
              </w:rPr>
              <w:fldChar w:fldCharType="separate"/>
            </w:r>
            <w:r w:rsidR="0013258D">
              <w:rPr>
                <w:noProof/>
                <w:webHidden/>
              </w:rPr>
              <w:t>5</w:t>
            </w:r>
            <w:r w:rsidR="0013258D">
              <w:rPr>
                <w:noProof/>
                <w:webHidden/>
              </w:rPr>
              <w:fldChar w:fldCharType="end"/>
            </w:r>
          </w:hyperlink>
        </w:p>
        <w:p w14:paraId="5C8EB09E" w14:textId="3B298377" w:rsidR="0013258D" w:rsidRDefault="00000000">
          <w:pPr>
            <w:pStyle w:val="Inhopg1"/>
            <w:rPr>
              <w:rFonts w:eastAsiaTheme="minorEastAsia"/>
              <w:noProof/>
              <w:lang w:eastAsia="en-NL"/>
            </w:rPr>
          </w:pPr>
          <w:hyperlink w:anchor="_Toc124339129" w:history="1">
            <w:r w:rsidR="0013258D" w:rsidRPr="008A0295">
              <w:rPr>
                <w:rStyle w:val="Hyperlink"/>
                <w:noProof/>
                <w:lang w:val="nl-NL"/>
              </w:rPr>
              <w:t>3.</w:t>
            </w:r>
            <w:r w:rsidR="0013258D">
              <w:rPr>
                <w:rFonts w:eastAsiaTheme="minorEastAsia"/>
                <w:noProof/>
                <w:lang w:eastAsia="en-NL"/>
              </w:rPr>
              <w:tab/>
            </w:r>
            <w:r w:rsidR="0013258D" w:rsidRPr="008A0295">
              <w:rPr>
                <w:rStyle w:val="Hyperlink"/>
                <w:noProof/>
                <w:lang w:val="nl-NL"/>
              </w:rPr>
              <w:t>Inleiding</w:t>
            </w:r>
            <w:r w:rsidR="0013258D">
              <w:rPr>
                <w:noProof/>
                <w:webHidden/>
              </w:rPr>
              <w:tab/>
            </w:r>
            <w:r w:rsidR="0013258D">
              <w:rPr>
                <w:noProof/>
                <w:webHidden/>
              </w:rPr>
              <w:fldChar w:fldCharType="begin"/>
            </w:r>
            <w:r w:rsidR="0013258D">
              <w:rPr>
                <w:noProof/>
                <w:webHidden/>
              </w:rPr>
              <w:instrText xml:space="preserve"> PAGEREF _Toc124339129 \h </w:instrText>
            </w:r>
            <w:r w:rsidR="0013258D">
              <w:rPr>
                <w:noProof/>
                <w:webHidden/>
              </w:rPr>
            </w:r>
            <w:r w:rsidR="0013258D">
              <w:rPr>
                <w:noProof/>
                <w:webHidden/>
              </w:rPr>
              <w:fldChar w:fldCharType="separate"/>
            </w:r>
            <w:r w:rsidR="0013258D">
              <w:rPr>
                <w:noProof/>
                <w:webHidden/>
              </w:rPr>
              <w:t>6</w:t>
            </w:r>
            <w:r w:rsidR="0013258D">
              <w:rPr>
                <w:noProof/>
                <w:webHidden/>
              </w:rPr>
              <w:fldChar w:fldCharType="end"/>
            </w:r>
          </w:hyperlink>
        </w:p>
        <w:p w14:paraId="691A9030" w14:textId="305AB121" w:rsidR="0013258D" w:rsidRDefault="00000000">
          <w:pPr>
            <w:pStyle w:val="Inhopg1"/>
            <w:rPr>
              <w:rFonts w:eastAsiaTheme="minorEastAsia"/>
              <w:noProof/>
              <w:lang w:eastAsia="en-NL"/>
            </w:rPr>
          </w:pPr>
          <w:hyperlink w:anchor="_Toc124339130" w:history="1">
            <w:r w:rsidR="0013258D" w:rsidRPr="008A0295">
              <w:rPr>
                <w:rStyle w:val="Hyperlink"/>
                <w:rFonts w:eastAsia="Times New Roman"/>
                <w:noProof/>
                <w:lang w:val="nl-NL" w:eastAsia="en-NL"/>
              </w:rPr>
              <w:t>4.</w:t>
            </w:r>
            <w:r w:rsidR="0013258D">
              <w:rPr>
                <w:rFonts w:eastAsiaTheme="minorEastAsia"/>
                <w:noProof/>
                <w:lang w:eastAsia="en-NL"/>
              </w:rPr>
              <w:tab/>
            </w:r>
            <w:r w:rsidR="0013258D" w:rsidRPr="008A0295">
              <w:rPr>
                <w:rStyle w:val="Hyperlink"/>
                <w:rFonts w:eastAsia="Times New Roman"/>
                <w:noProof/>
                <w:lang w:val="nl-NL" w:eastAsia="en-NL"/>
              </w:rPr>
              <w:t>Welke methodes van opslaan voor data kent Blazor?</w:t>
            </w:r>
            <w:r w:rsidR="0013258D">
              <w:rPr>
                <w:noProof/>
                <w:webHidden/>
              </w:rPr>
              <w:tab/>
            </w:r>
            <w:r w:rsidR="0013258D">
              <w:rPr>
                <w:noProof/>
                <w:webHidden/>
              </w:rPr>
              <w:fldChar w:fldCharType="begin"/>
            </w:r>
            <w:r w:rsidR="0013258D">
              <w:rPr>
                <w:noProof/>
                <w:webHidden/>
              </w:rPr>
              <w:instrText xml:space="preserve"> PAGEREF _Toc124339130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3B1A65C4" w14:textId="4BB068E8" w:rsidR="0013258D" w:rsidRDefault="00000000">
          <w:pPr>
            <w:pStyle w:val="Inhopg2"/>
            <w:tabs>
              <w:tab w:val="right" w:leader="dot" w:pos="9016"/>
            </w:tabs>
            <w:rPr>
              <w:rFonts w:eastAsiaTheme="minorEastAsia"/>
              <w:noProof/>
              <w:lang w:eastAsia="en-NL"/>
            </w:rPr>
          </w:pPr>
          <w:hyperlink w:anchor="_Toc124339131" w:history="1">
            <w:r w:rsidR="0013258D" w:rsidRPr="008A0295">
              <w:rPr>
                <w:rStyle w:val="Hyperlink"/>
                <w:noProof/>
                <w:lang w:val="nl-NL"/>
              </w:rPr>
              <w:t>4.1 Doel</w:t>
            </w:r>
            <w:r w:rsidR="0013258D">
              <w:rPr>
                <w:noProof/>
                <w:webHidden/>
              </w:rPr>
              <w:tab/>
            </w:r>
            <w:r w:rsidR="0013258D">
              <w:rPr>
                <w:noProof/>
                <w:webHidden/>
              </w:rPr>
              <w:fldChar w:fldCharType="begin"/>
            </w:r>
            <w:r w:rsidR="0013258D">
              <w:rPr>
                <w:noProof/>
                <w:webHidden/>
              </w:rPr>
              <w:instrText xml:space="preserve"> PAGEREF _Toc124339131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7EBEF25B" w14:textId="010AC112" w:rsidR="0013258D" w:rsidRDefault="00000000">
          <w:pPr>
            <w:pStyle w:val="Inhopg2"/>
            <w:tabs>
              <w:tab w:val="right" w:leader="dot" w:pos="9016"/>
            </w:tabs>
            <w:rPr>
              <w:rFonts w:eastAsiaTheme="minorEastAsia"/>
              <w:noProof/>
              <w:lang w:eastAsia="en-NL"/>
            </w:rPr>
          </w:pPr>
          <w:hyperlink w:anchor="_Toc124339132" w:history="1">
            <w:r w:rsidR="0013258D" w:rsidRPr="008A0295">
              <w:rPr>
                <w:rStyle w:val="Hyperlink"/>
                <w:rFonts w:eastAsia="Times New Roman"/>
                <w:noProof/>
                <w:shd w:val="clear" w:color="auto" w:fill="FFFFFF"/>
                <w:lang w:val="nl-NL" w:eastAsia="en-NL"/>
              </w:rPr>
              <w:t>4.3 Uitwerking</w:t>
            </w:r>
            <w:r w:rsidR="0013258D">
              <w:rPr>
                <w:noProof/>
                <w:webHidden/>
              </w:rPr>
              <w:tab/>
            </w:r>
            <w:r w:rsidR="0013258D">
              <w:rPr>
                <w:noProof/>
                <w:webHidden/>
              </w:rPr>
              <w:fldChar w:fldCharType="begin"/>
            </w:r>
            <w:r w:rsidR="0013258D">
              <w:rPr>
                <w:noProof/>
                <w:webHidden/>
              </w:rPr>
              <w:instrText xml:space="preserve"> PAGEREF _Toc124339132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7E648B4F" w14:textId="253C6BB0" w:rsidR="0013258D" w:rsidRDefault="00000000">
          <w:pPr>
            <w:pStyle w:val="Inhopg3"/>
            <w:tabs>
              <w:tab w:val="right" w:leader="dot" w:pos="9016"/>
            </w:tabs>
            <w:rPr>
              <w:rFonts w:eastAsiaTheme="minorEastAsia"/>
              <w:noProof/>
              <w:lang w:eastAsia="en-NL"/>
            </w:rPr>
          </w:pPr>
          <w:hyperlink w:anchor="_Toc124339133" w:history="1">
            <w:r w:rsidR="0013258D" w:rsidRPr="008A0295">
              <w:rPr>
                <w:rStyle w:val="Hyperlink"/>
                <w:noProof/>
                <w:lang w:val="nl-NL" w:eastAsia="en-NL"/>
              </w:rPr>
              <w:t>4.3.1 Hier moet je voor onderstaand stuk een subtitel bedenken</w:t>
            </w:r>
            <w:r w:rsidR="0013258D">
              <w:rPr>
                <w:noProof/>
                <w:webHidden/>
              </w:rPr>
              <w:tab/>
            </w:r>
            <w:r w:rsidR="0013258D">
              <w:rPr>
                <w:noProof/>
                <w:webHidden/>
              </w:rPr>
              <w:fldChar w:fldCharType="begin"/>
            </w:r>
            <w:r w:rsidR="0013258D">
              <w:rPr>
                <w:noProof/>
                <w:webHidden/>
              </w:rPr>
              <w:instrText xml:space="preserve"> PAGEREF _Toc124339133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72415872" w14:textId="6DECE77D" w:rsidR="0013258D" w:rsidRDefault="00000000">
          <w:pPr>
            <w:pStyle w:val="Inhopg3"/>
            <w:tabs>
              <w:tab w:val="left" w:pos="1320"/>
              <w:tab w:val="right" w:leader="dot" w:pos="9016"/>
            </w:tabs>
            <w:rPr>
              <w:rFonts w:eastAsiaTheme="minorEastAsia"/>
              <w:noProof/>
              <w:lang w:eastAsia="en-NL"/>
            </w:rPr>
          </w:pPr>
          <w:hyperlink w:anchor="_Toc124339134" w:history="1">
            <w:r w:rsidR="0013258D" w:rsidRPr="008A0295">
              <w:rPr>
                <w:rStyle w:val="Hyperlink"/>
                <w:rFonts w:eastAsia="Times New Roman"/>
                <w:noProof/>
                <w:lang w:val="nl-NL" w:eastAsia="en-NL"/>
              </w:rPr>
              <w:t>4.3.2</w:t>
            </w:r>
            <w:r w:rsidR="0013258D">
              <w:rPr>
                <w:rFonts w:eastAsiaTheme="minorEastAsia"/>
                <w:noProof/>
                <w:lang w:eastAsia="en-NL"/>
              </w:rPr>
              <w:tab/>
            </w:r>
            <w:r w:rsidR="0013258D" w:rsidRPr="008A0295">
              <w:rPr>
                <w:rStyle w:val="Hyperlink"/>
                <w:rFonts w:eastAsia="Times New Roman"/>
                <w:noProof/>
                <w:shd w:val="clear" w:color="auto" w:fill="FFFFFF"/>
                <w:lang w:val="nl-NL" w:eastAsia="en-NL"/>
              </w:rPr>
              <w:t>LocalStorage</w:t>
            </w:r>
            <w:r w:rsidR="0013258D">
              <w:rPr>
                <w:noProof/>
                <w:webHidden/>
              </w:rPr>
              <w:tab/>
            </w:r>
            <w:r w:rsidR="0013258D">
              <w:rPr>
                <w:noProof/>
                <w:webHidden/>
              </w:rPr>
              <w:fldChar w:fldCharType="begin"/>
            </w:r>
            <w:r w:rsidR="0013258D">
              <w:rPr>
                <w:noProof/>
                <w:webHidden/>
              </w:rPr>
              <w:instrText xml:space="preserve"> PAGEREF _Toc124339134 \h </w:instrText>
            </w:r>
            <w:r w:rsidR="0013258D">
              <w:rPr>
                <w:noProof/>
                <w:webHidden/>
              </w:rPr>
            </w:r>
            <w:r w:rsidR="0013258D">
              <w:rPr>
                <w:noProof/>
                <w:webHidden/>
              </w:rPr>
              <w:fldChar w:fldCharType="separate"/>
            </w:r>
            <w:r w:rsidR="0013258D">
              <w:rPr>
                <w:noProof/>
                <w:webHidden/>
              </w:rPr>
              <w:t>8</w:t>
            </w:r>
            <w:r w:rsidR="0013258D">
              <w:rPr>
                <w:noProof/>
                <w:webHidden/>
              </w:rPr>
              <w:fldChar w:fldCharType="end"/>
            </w:r>
          </w:hyperlink>
        </w:p>
        <w:p w14:paraId="4FEB0C44" w14:textId="70F124B9" w:rsidR="0013258D" w:rsidRDefault="00000000">
          <w:pPr>
            <w:pStyle w:val="Inhopg3"/>
            <w:tabs>
              <w:tab w:val="left" w:pos="1320"/>
              <w:tab w:val="right" w:leader="dot" w:pos="9016"/>
            </w:tabs>
            <w:rPr>
              <w:rFonts w:eastAsiaTheme="minorEastAsia"/>
              <w:noProof/>
              <w:lang w:eastAsia="en-NL"/>
            </w:rPr>
          </w:pPr>
          <w:hyperlink w:anchor="_Toc124339135" w:history="1">
            <w:r w:rsidR="0013258D" w:rsidRPr="008A0295">
              <w:rPr>
                <w:rStyle w:val="Hyperlink"/>
                <w:rFonts w:eastAsia="Times New Roman"/>
                <w:noProof/>
                <w:lang w:val="nl-NL" w:eastAsia="en-NL"/>
              </w:rPr>
              <w:t>4.3.3</w:t>
            </w:r>
            <w:r w:rsidR="0013258D">
              <w:rPr>
                <w:rFonts w:eastAsiaTheme="minorEastAsia"/>
                <w:noProof/>
                <w:lang w:eastAsia="en-NL"/>
              </w:rPr>
              <w:tab/>
            </w:r>
            <w:r w:rsidR="0013258D" w:rsidRPr="008A0295">
              <w:rPr>
                <w:rStyle w:val="Hyperlink"/>
                <w:rFonts w:eastAsia="Times New Roman"/>
                <w:noProof/>
                <w:shd w:val="clear" w:color="auto" w:fill="FFFFFF"/>
                <w:lang w:val="nl-NL" w:eastAsia="en-NL"/>
              </w:rPr>
              <w:t>SessionStorage</w:t>
            </w:r>
            <w:r w:rsidR="0013258D">
              <w:rPr>
                <w:noProof/>
                <w:webHidden/>
              </w:rPr>
              <w:tab/>
            </w:r>
            <w:r w:rsidR="0013258D">
              <w:rPr>
                <w:noProof/>
                <w:webHidden/>
              </w:rPr>
              <w:fldChar w:fldCharType="begin"/>
            </w:r>
            <w:r w:rsidR="0013258D">
              <w:rPr>
                <w:noProof/>
                <w:webHidden/>
              </w:rPr>
              <w:instrText xml:space="preserve"> PAGEREF _Toc124339135 \h </w:instrText>
            </w:r>
            <w:r w:rsidR="0013258D">
              <w:rPr>
                <w:noProof/>
                <w:webHidden/>
              </w:rPr>
            </w:r>
            <w:r w:rsidR="0013258D">
              <w:rPr>
                <w:noProof/>
                <w:webHidden/>
              </w:rPr>
              <w:fldChar w:fldCharType="separate"/>
            </w:r>
            <w:r w:rsidR="0013258D">
              <w:rPr>
                <w:noProof/>
                <w:webHidden/>
              </w:rPr>
              <w:t>8</w:t>
            </w:r>
            <w:r w:rsidR="0013258D">
              <w:rPr>
                <w:noProof/>
                <w:webHidden/>
              </w:rPr>
              <w:fldChar w:fldCharType="end"/>
            </w:r>
          </w:hyperlink>
        </w:p>
        <w:p w14:paraId="07427A7A" w14:textId="19F9E0D3" w:rsidR="0013258D" w:rsidRDefault="00000000">
          <w:pPr>
            <w:pStyle w:val="Inhopg3"/>
            <w:tabs>
              <w:tab w:val="left" w:pos="1320"/>
              <w:tab w:val="right" w:leader="dot" w:pos="9016"/>
            </w:tabs>
            <w:rPr>
              <w:rFonts w:eastAsiaTheme="minorEastAsia"/>
              <w:noProof/>
              <w:lang w:eastAsia="en-NL"/>
            </w:rPr>
          </w:pPr>
          <w:hyperlink w:anchor="_Toc124339136" w:history="1">
            <w:r w:rsidR="0013258D" w:rsidRPr="008A0295">
              <w:rPr>
                <w:rStyle w:val="Hyperlink"/>
                <w:rFonts w:eastAsia="Times New Roman"/>
                <w:noProof/>
                <w:lang w:val="nl-NL" w:eastAsia="en-NL"/>
              </w:rPr>
              <w:t>4.3.4</w:t>
            </w:r>
            <w:r w:rsidR="0013258D">
              <w:rPr>
                <w:rFonts w:eastAsiaTheme="minorEastAsia"/>
                <w:noProof/>
                <w:lang w:eastAsia="en-NL"/>
              </w:rPr>
              <w:tab/>
            </w:r>
            <w:r w:rsidR="0013258D" w:rsidRPr="008A0295">
              <w:rPr>
                <w:rStyle w:val="Hyperlink"/>
                <w:rFonts w:eastAsia="Times New Roman"/>
                <w:noProof/>
                <w:shd w:val="clear" w:color="auto" w:fill="FFFFFF"/>
                <w:lang w:val="nl-NL" w:eastAsia="en-NL"/>
              </w:rPr>
              <w:t>IndexedDB</w:t>
            </w:r>
            <w:r w:rsidR="0013258D">
              <w:rPr>
                <w:noProof/>
                <w:webHidden/>
              </w:rPr>
              <w:tab/>
            </w:r>
            <w:r w:rsidR="0013258D">
              <w:rPr>
                <w:noProof/>
                <w:webHidden/>
              </w:rPr>
              <w:fldChar w:fldCharType="begin"/>
            </w:r>
            <w:r w:rsidR="0013258D">
              <w:rPr>
                <w:noProof/>
                <w:webHidden/>
              </w:rPr>
              <w:instrText xml:space="preserve"> PAGEREF _Toc124339136 \h </w:instrText>
            </w:r>
            <w:r w:rsidR="0013258D">
              <w:rPr>
                <w:noProof/>
                <w:webHidden/>
              </w:rPr>
            </w:r>
            <w:r w:rsidR="0013258D">
              <w:rPr>
                <w:noProof/>
                <w:webHidden/>
              </w:rPr>
              <w:fldChar w:fldCharType="separate"/>
            </w:r>
            <w:r w:rsidR="0013258D">
              <w:rPr>
                <w:noProof/>
                <w:webHidden/>
              </w:rPr>
              <w:t>8</w:t>
            </w:r>
            <w:r w:rsidR="0013258D">
              <w:rPr>
                <w:noProof/>
                <w:webHidden/>
              </w:rPr>
              <w:fldChar w:fldCharType="end"/>
            </w:r>
          </w:hyperlink>
        </w:p>
        <w:p w14:paraId="1C6151C5" w14:textId="6CE96E68" w:rsidR="0013258D" w:rsidRDefault="00000000">
          <w:pPr>
            <w:pStyle w:val="Inhopg2"/>
            <w:tabs>
              <w:tab w:val="right" w:leader="dot" w:pos="9016"/>
            </w:tabs>
            <w:rPr>
              <w:rFonts w:eastAsiaTheme="minorEastAsia"/>
              <w:noProof/>
              <w:lang w:eastAsia="en-NL"/>
            </w:rPr>
          </w:pPr>
          <w:hyperlink w:anchor="_Toc124339137" w:history="1">
            <w:r w:rsidR="0013258D" w:rsidRPr="008A0295">
              <w:rPr>
                <w:rStyle w:val="Hyperlink"/>
                <w:rFonts w:eastAsia="Times New Roman"/>
                <w:noProof/>
                <w:shd w:val="clear" w:color="auto" w:fill="FFFFFF"/>
                <w:lang w:val="nl-NL" w:eastAsia="en-NL"/>
              </w:rPr>
              <w:t>4.4 Conclusie</w:t>
            </w:r>
            <w:r w:rsidR="0013258D">
              <w:rPr>
                <w:noProof/>
                <w:webHidden/>
              </w:rPr>
              <w:tab/>
            </w:r>
            <w:r w:rsidR="0013258D">
              <w:rPr>
                <w:noProof/>
                <w:webHidden/>
              </w:rPr>
              <w:fldChar w:fldCharType="begin"/>
            </w:r>
            <w:r w:rsidR="0013258D">
              <w:rPr>
                <w:noProof/>
                <w:webHidden/>
              </w:rPr>
              <w:instrText xml:space="preserve"> PAGEREF _Toc124339137 \h </w:instrText>
            </w:r>
            <w:r w:rsidR="0013258D">
              <w:rPr>
                <w:noProof/>
                <w:webHidden/>
              </w:rPr>
            </w:r>
            <w:r w:rsidR="0013258D">
              <w:rPr>
                <w:noProof/>
                <w:webHidden/>
              </w:rPr>
              <w:fldChar w:fldCharType="separate"/>
            </w:r>
            <w:r w:rsidR="0013258D">
              <w:rPr>
                <w:noProof/>
                <w:webHidden/>
              </w:rPr>
              <w:t>11</w:t>
            </w:r>
            <w:r w:rsidR="0013258D">
              <w:rPr>
                <w:noProof/>
                <w:webHidden/>
              </w:rPr>
              <w:fldChar w:fldCharType="end"/>
            </w:r>
          </w:hyperlink>
        </w:p>
        <w:p w14:paraId="5C8AB5ED" w14:textId="12526F9A" w:rsidR="0013258D" w:rsidRDefault="00000000">
          <w:pPr>
            <w:pStyle w:val="Inhopg3"/>
            <w:tabs>
              <w:tab w:val="right" w:leader="dot" w:pos="9016"/>
            </w:tabs>
            <w:rPr>
              <w:rFonts w:eastAsiaTheme="minorEastAsia"/>
              <w:noProof/>
              <w:lang w:eastAsia="en-NL"/>
            </w:rPr>
          </w:pPr>
          <w:hyperlink w:anchor="_Toc124339138" w:history="1">
            <w:r w:rsidR="0013258D" w:rsidRPr="008A0295">
              <w:rPr>
                <w:rStyle w:val="Hyperlink"/>
                <w:rFonts w:eastAsia="Times New Roman"/>
                <w:noProof/>
                <w:shd w:val="clear" w:color="auto" w:fill="FFFFFF"/>
                <w:lang w:val="nl-NL" w:eastAsia="en-NL"/>
              </w:rPr>
              <w:t>Conclusie LocalStorage en SessionStorage</w:t>
            </w:r>
            <w:r w:rsidR="0013258D">
              <w:rPr>
                <w:noProof/>
                <w:webHidden/>
              </w:rPr>
              <w:tab/>
            </w:r>
            <w:r w:rsidR="0013258D">
              <w:rPr>
                <w:noProof/>
                <w:webHidden/>
              </w:rPr>
              <w:fldChar w:fldCharType="begin"/>
            </w:r>
            <w:r w:rsidR="0013258D">
              <w:rPr>
                <w:noProof/>
                <w:webHidden/>
              </w:rPr>
              <w:instrText xml:space="preserve"> PAGEREF _Toc124339138 \h </w:instrText>
            </w:r>
            <w:r w:rsidR="0013258D">
              <w:rPr>
                <w:noProof/>
                <w:webHidden/>
              </w:rPr>
            </w:r>
            <w:r w:rsidR="0013258D">
              <w:rPr>
                <w:noProof/>
                <w:webHidden/>
              </w:rPr>
              <w:fldChar w:fldCharType="separate"/>
            </w:r>
            <w:r w:rsidR="0013258D">
              <w:rPr>
                <w:noProof/>
                <w:webHidden/>
              </w:rPr>
              <w:t>11</w:t>
            </w:r>
            <w:r w:rsidR="0013258D">
              <w:rPr>
                <w:noProof/>
                <w:webHidden/>
              </w:rPr>
              <w:fldChar w:fldCharType="end"/>
            </w:r>
          </w:hyperlink>
        </w:p>
        <w:p w14:paraId="50722A40" w14:textId="27EB00A6" w:rsidR="0013258D" w:rsidRDefault="00000000">
          <w:pPr>
            <w:pStyle w:val="Inhopg1"/>
            <w:rPr>
              <w:rFonts w:eastAsiaTheme="minorEastAsia"/>
              <w:noProof/>
              <w:lang w:eastAsia="en-NL"/>
            </w:rPr>
          </w:pPr>
          <w:hyperlink w:anchor="_Toc124339139" w:history="1">
            <w:r w:rsidR="0013258D" w:rsidRPr="008A0295">
              <w:rPr>
                <w:rStyle w:val="Hyperlink"/>
                <w:rFonts w:cstheme="minorHAnsi"/>
                <w:noProof/>
                <w:lang w:val="nl-NL"/>
              </w:rPr>
              <w:t>1.2 Welke vaardigheden zijn er nodig voor het maken van deze applicatie?</w:t>
            </w:r>
            <w:r w:rsidR="0013258D">
              <w:rPr>
                <w:noProof/>
                <w:webHidden/>
              </w:rPr>
              <w:tab/>
            </w:r>
            <w:r w:rsidR="0013258D">
              <w:rPr>
                <w:noProof/>
                <w:webHidden/>
              </w:rPr>
              <w:fldChar w:fldCharType="begin"/>
            </w:r>
            <w:r w:rsidR="0013258D">
              <w:rPr>
                <w:noProof/>
                <w:webHidden/>
              </w:rPr>
              <w:instrText xml:space="preserve"> PAGEREF _Toc124339139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46CBBB55" w14:textId="601534C8" w:rsidR="0013258D" w:rsidRDefault="00000000">
          <w:pPr>
            <w:pStyle w:val="Inhopg2"/>
            <w:tabs>
              <w:tab w:val="right" w:leader="dot" w:pos="9016"/>
            </w:tabs>
            <w:rPr>
              <w:rFonts w:eastAsiaTheme="minorEastAsia"/>
              <w:noProof/>
              <w:lang w:eastAsia="en-NL"/>
            </w:rPr>
          </w:pPr>
          <w:hyperlink w:anchor="_Toc124339140" w:history="1">
            <w:r w:rsidR="0013258D" w:rsidRPr="008A0295">
              <w:rPr>
                <w:rStyle w:val="Hyperlink"/>
                <w:rFonts w:cstheme="minorHAnsi"/>
                <w:noProof/>
                <w:lang w:val="nl-NL"/>
              </w:rPr>
              <w:t>1.2.1 Doel</w:t>
            </w:r>
            <w:r w:rsidR="0013258D">
              <w:rPr>
                <w:noProof/>
                <w:webHidden/>
              </w:rPr>
              <w:tab/>
            </w:r>
            <w:r w:rsidR="0013258D">
              <w:rPr>
                <w:noProof/>
                <w:webHidden/>
              </w:rPr>
              <w:fldChar w:fldCharType="begin"/>
            </w:r>
            <w:r w:rsidR="0013258D">
              <w:rPr>
                <w:noProof/>
                <w:webHidden/>
              </w:rPr>
              <w:instrText xml:space="preserve"> PAGEREF _Toc124339140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10DE7CCE" w14:textId="13F30360" w:rsidR="0013258D" w:rsidRDefault="00000000">
          <w:pPr>
            <w:pStyle w:val="Inhopg2"/>
            <w:tabs>
              <w:tab w:val="right" w:leader="dot" w:pos="9016"/>
            </w:tabs>
            <w:rPr>
              <w:rFonts w:eastAsiaTheme="minorEastAsia"/>
              <w:noProof/>
              <w:lang w:eastAsia="en-NL"/>
            </w:rPr>
          </w:pPr>
          <w:hyperlink w:anchor="_Toc124339141" w:history="1">
            <w:r w:rsidR="0013258D" w:rsidRPr="008A0295">
              <w:rPr>
                <w:rStyle w:val="Hyperlink"/>
                <w:rFonts w:cstheme="minorHAnsi"/>
                <w:noProof/>
                <w:lang w:val="nl-NL"/>
              </w:rPr>
              <w:t>1.2.2 Strategie</w:t>
            </w:r>
            <w:r w:rsidR="0013258D">
              <w:rPr>
                <w:noProof/>
                <w:webHidden/>
              </w:rPr>
              <w:tab/>
            </w:r>
            <w:r w:rsidR="0013258D">
              <w:rPr>
                <w:noProof/>
                <w:webHidden/>
              </w:rPr>
              <w:fldChar w:fldCharType="begin"/>
            </w:r>
            <w:r w:rsidR="0013258D">
              <w:rPr>
                <w:noProof/>
                <w:webHidden/>
              </w:rPr>
              <w:instrText xml:space="preserve"> PAGEREF _Toc124339141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4266A4E8" w14:textId="20636E52" w:rsidR="0013258D" w:rsidRDefault="00000000">
          <w:pPr>
            <w:pStyle w:val="Inhopg2"/>
            <w:tabs>
              <w:tab w:val="right" w:leader="dot" w:pos="9016"/>
            </w:tabs>
            <w:rPr>
              <w:rFonts w:eastAsiaTheme="minorEastAsia"/>
              <w:noProof/>
              <w:lang w:eastAsia="en-NL"/>
            </w:rPr>
          </w:pPr>
          <w:hyperlink w:anchor="_Toc124339142" w:history="1">
            <w:r w:rsidR="0013258D" w:rsidRPr="008A0295">
              <w:rPr>
                <w:rStyle w:val="Hyperlink"/>
                <w:rFonts w:cstheme="minorHAnsi"/>
                <w:noProof/>
                <w:lang w:val="nl-NL"/>
              </w:rPr>
              <w:t>1.2.3 Uitwerking</w:t>
            </w:r>
            <w:r w:rsidR="0013258D">
              <w:rPr>
                <w:noProof/>
                <w:webHidden/>
              </w:rPr>
              <w:tab/>
            </w:r>
            <w:r w:rsidR="0013258D">
              <w:rPr>
                <w:noProof/>
                <w:webHidden/>
              </w:rPr>
              <w:fldChar w:fldCharType="begin"/>
            </w:r>
            <w:r w:rsidR="0013258D">
              <w:rPr>
                <w:noProof/>
                <w:webHidden/>
              </w:rPr>
              <w:instrText xml:space="preserve"> PAGEREF _Toc124339142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76D1295A" w14:textId="69FD8F23" w:rsidR="0013258D" w:rsidRDefault="00000000">
          <w:pPr>
            <w:pStyle w:val="Inhopg3"/>
            <w:tabs>
              <w:tab w:val="right" w:leader="dot" w:pos="9016"/>
            </w:tabs>
            <w:rPr>
              <w:rFonts w:eastAsiaTheme="minorEastAsia"/>
              <w:noProof/>
              <w:lang w:eastAsia="en-NL"/>
            </w:rPr>
          </w:pPr>
          <w:hyperlink w:anchor="_Toc124339143" w:history="1">
            <w:r w:rsidR="0013258D" w:rsidRPr="008A0295">
              <w:rPr>
                <w:rStyle w:val="Hyperlink"/>
                <w:noProof/>
                <w:lang w:val="nl-NL"/>
              </w:rPr>
              <w:t>1.2.3.1 Ontwerpen</w:t>
            </w:r>
            <w:r w:rsidR="0013258D">
              <w:rPr>
                <w:noProof/>
                <w:webHidden/>
              </w:rPr>
              <w:tab/>
            </w:r>
            <w:r w:rsidR="0013258D">
              <w:rPr>
                <w:noProof/>
                <w:webHidden/>
              </w:rPr>
              <w:fldChar w:fldCharType="begin"/>
            </w:r>
            <w:r w:rsidR="0013258D">
              <w:rPr>
                <w:noProof/>
                <w:webHidden/>
              </w:rPr>
              <w:instrText xml:space="preserve"> PAGEREF _Toc124339143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512C5010" w14:textId="196405A0" w:rsidR="0013258D" w:rsidRDefault="00000000">
          <w:pPr>
            <w:pStyle w:val="Inhopg3"/>
            <w:tabs>
              <w:tab w:val="right" w:leader="dot" w:pos="9016"/>
            </w:tabs>
            <w:rPr>
              <w:rFonts w:eastAsiaTheme="minorEastAsia"/>
              <w:noProof/>
              <w:lang w:eastAsia="en-NL"/>
            </w:rPr>
          </w:pPr>
          <w:hyperlink w:anchor="_Toc124339144" w:history="1">
            <w:r w:rsidR="0013258D" w:rsidRPr="008A0295">
              <w:rPr>
                <w:rStyle w:val="Hyperlink"/>
                <w:noProof/>
                <w:lang w:val="nl-NL"/>
              </w:rPr>
              <w:t>1.2.3.2 Andere benaming?</w:t>
            </w:r>
            <w:r w:rsidR="0013258D">
              <w:rPr>
                <w:noProof/>
                <w:webHidden/>
              </w:rPr>
              <w:tab/>
            </w:r>
            <w:r w:rsidR="0013258D">
              <w:rPr>
                <w:noProof/>
                <w:webHidden/>
              </w:rPr>
              <w:fldChar w:fldCharType="begin"/>
            </w:r>
            <w:r w:rsidR="0013258D">
              <w:rPr>
                <w:noProof/>
                <w:webHidden/>
              </w:rPr>
              <w:instrText xml:space="preserve"> PAGEREF _Toc124339144 \h </w:instrText>
            </w:r>
            <w:r w:rsidR="0013258D">
              <w:rPr>
                <w:noProof/>
                <w:webHidden/>
              </w:rPr>
            </w:r>
            <w:r w:rsidR="0013258D">
              <w:rPr>
                <w:noProof/>
                <w:webHidden/>
              </w:rPr>
              <w:fldChar w:fldCharType="separate"/>
            </w:r>
            <w:r w:rsidR="0013258D">
              <w:rPr>
                <w:noProof/>
                <w:webHidden/>
              </w:rPr>
              <w:t>15</w:t>
            </w:r>
            <w:r w:rsidR="0013258D">
              <w:rPr>
                <w:noProof/>
                <w:webHidden/>
              </w:rPr>
              <w:fldChar w:fldCharType="end"/>
            </w:r>
          </w:hyperlink>
        </w:p>
        <w:p w14:paraId="2C086515" w14:textId="582191FE" w:rsidR="0013258D" w:rsidRDefault="00000000">
          <w:pPr>
            <w:pStyle w:val="Inhopg3"/>
            <w:tabs>
              <w:tab w:val="right" w:leader="dot" w:pos="9016"/>
            </w:tabs>
            <w:rPr>
              <w:rFonts w:eastAsiaTheme="minorEastAsia"/>
              <w:noProof/>
              <w:lang w:eastAsia="en-NL"/>
            </w:rPr>
          </w:pPr>
          <w:hyperlink w:anchor="_Toc124339145" w:history="1">
            <w:r w:rsidR="0013258D" w:rsidRPr="008A0295">
              <w:rPr>
                <w:rStyle w:val="Hyperlink"/>
                <w:noProof/>
                <w:lang w:val="nl-NL"/>
              </w:rPr>
              <w:t>1.2.3.3 Pagina’s aanmaken binnen de app</w:t>
            </w:r>
            <w:r w:rsidR="0013258D">
              <w:rPr>
                <w:noProof/>
                <w:webHidden/>
              </w:rPr>
              <w:tab/>
            </w:r>
            <w:r w:rsidR="0013258D">
              <w:rPr>
                <w:noProof/>
                <w:webHidden/>
              </w:rPr>
              <w:fldChar w:fldCharType="begin"/>
            </w:r>
            <w:r w:rsidR="0013258D">
              <w:rPr>
                <w:noProof/>
                <w:webHidden/>
              </w:rPr>
              <w:instrText xml:space="preserve"> PAGEREF _Toc124339145 \h </w:instrText>
            </w:r>
            <w:r w:rsidR="0013258D">
              <w:rPr>
                <w:noProof/>
                <w:webHidden/>
              </w:rPr>
            </w:r>
            <w:r w:rsidR="0013258D">
              <w:rPr>
                <w:noProof/>
                <w:webHidden/>
              </w:rPr>
              <w:fldChar w:fldCharType="separate"/>
            </w:r>
            <w:r w:rsidR="0013258D">
              <w:rPr>
                <w:noProof/>
                <w:webHidden/>
              </w:rPr>
              <w:t>16</w:t>
            </w:r>
            <w:r w:rsidR="0013258D">
              <w:rPr>
                <w:noProof/>
                <w:webHidden/>
              </w:rPr>
              <w:fldChar w:fldCharType="end"/>
            </w:r>
          </w:hyperlink>
        </w:p>
        <w:p w14:paraId="591AA65A" w14:textId="3806EF66" w:rsidR="0013258D" w:rsidRDefault="00000000">
          <w:pPr>
            <w:pStyle w:val="Inhopg3"/>
            <w:tabs>
              <w:tab w:val="right" w:leader="dot" w:pos="9016"/>
            </w:tabs>
            <w:rPr>
              <w:rFonts w:eastAsiaTheme="minorEastAsia"/>
              <w:noProof/>
              <w:lang w:eastAsia="en-NL"/>
            </w:rPr>
          </w:pPr>
          <w:hyperlink w:anchor="_Toc124339146" w:history="1">
            <w:r w:rsidR="0013258D" w:rsidRPr="008A0295">
              <w:rPr>
                <w:rStyle w:val="Hyperlink"/>
                <w:noProof/>
                <w:lang w:val="nl-NL"/>
              </w:rPr>
              <w:t>1.2.3.5 Inline Razor en Databinding</w:t>
            </w:r>
            <w:r w:rsidR="0013258D">
              <w:rPr>
                <w:noProof/>
                <w:webHidden/>
              </w:rPr>
              <w:tab/>
            </w:r>
            <w:r w:rsidR="0013258D">
              <w:rPr>
                <w:noProof/>
                <w:webHidden/>
              </w:rPr>
              <w:fldChar w:fldCharType="begin"/>
            </w:r>
            <w:r w:rsidR="0013258D">
              <w:rPr>
                <w:noProof/>
                <w:webHidden/>
              </w:rPr>
              <w:instrText xml:space="preserve"> PAGEREF _Toc124339146 \h </w:instrText>
            </w:r>
            <w:r w:rsidR="0013258D">
              <w:rPr>
                <w:noProof/>
                <w:webHidden/>
              </w:rPr>
            </w:r>
            <w:r w:rsidR="0013258D">
              <w:rPr>
                <w:noProof/>
                <w:webHidden/>
              </w:rPr>
              <w:fldChar w:fldCharType="separate"/>
            </w:r>
            <w:r w:rsidR="0013258D">
              <w:rPr>
                <w:noProof/>
                <w:webHidden/>
              </w:rPr>
              <w:t>16</w:t>
            </w:r>
            <w:r w:rsidR="0013258D">
              <w:rPr>
                <w:noProof/>
                <w:webHidden/>
              </w:rPr>
              <w:fldChar w:fldCharType="end"/>
            </w:r>
          </w:hyperlink>
        </w:p>
        <w:p w14:paraId="6E6CAEB9" w14:textId="4EF66C73" w:rsidR="0013258D" w:rsidRDefault="00000000">
          <w:pPr>
            <w:pStyle w:val="Inhopg3"/>
            <w:tabs>
              <w:tab w:val="right" w:leader="dot" w:pos="9016"/>
            </w:tabs>
            <w:rPr>
              <w:rFonts w:eastAsiaTheme="minorEastAsia"/>
              <w:noProof/>
              <w:lang w:eastAsia="en-NL"/>
            </w:rPr>
          </w:pPr>
          <w:hyperlink w:anchor="_Toc124339147" w:history="1">
            <w:r w:rsidR="0013258D" w:rsidRPr="008A0295">
              <w:rPr>
                <w:rStyle w:val="Hyperlink"/>
                <w:noProof/>
                <w:lang w:val="nl-NL"/>
              </w:rPr>
              <w:t>1.2.3.6 Components</w:t>
            </w:r>
            <w:r w:rsidR="0013258D">
              <w:rPr>
                <w:noProof/>
                <w:webHidden/>
              </w:rPr>
              <w:tab/>
            </w:r>
            <w:r w:rsidR="0013258D">
              <w:rPr>
                <w:noProof/>
                <w:webHidden/>
              </w:rPr>
              <w:fldChar w:fldCharType="begin"/>
            </w:r>
            <w:r w:rsidR="0013258D">
              <w:rPr>
                <w:noProof/>
                <w:webHidden/>
              </w:rPr>
              <w:instrText xml:space="preserve"> PAGEREF _Toc124339147 \h </w:instrText>
            </w:r>
            <w:r w:rsidR="0013258D">
              <w:rPr>
                <w:noProof/>
                <w:webHidden/>
              </w:rPr>
            </w:r>
            <w:r w:rsidR="0013258D">
              <w:rPr>
                <w:noProof/>
                <w:webHidden/>
              </w:rPr>
              <w:fldChar w:fldCharType="separate"/>
            </w:r>
            <w:r w:rsidR="0013258D">
              <w:rPr>
                <w:noProof/>
                <w:webHidden/>
              </w:rPr>
              <w:t>17</w:t>
            </w:r>
            <w:r w:rsidR="0013258D">
              <w:rPr>
                <w:noProof/>
                <w:webHidden/>
              </w:rPr>
              <w:fldChar w:fldCharType="end"/>
            </w:r>
          </w:hyperlink>
        </w:p>
        <w:p w14:paraId="5A77DBDA" w14:textId="031A1F3A" w:rsidR="0013258D" w:rsidRDefault="00000000">
          <w:pPr>
            <w:pStyle w:val="Inhopg2"/>
            <w:tabs>
              <w:tab w:val="right" w:leader="dot" w:pos="9016"/>
            </w:tabs>
            <w:rPr>
              <w:rFonts w:eastAsiaTheme="minorEastAsia"/>
              <w:noProof/>
              <w:lang w:eastAsia="en-NL"/>
            </w:rPr>
          </w:pPr>
          <w:hyperlink w:anchor="_Toc124339148" w:history="1">
            <w:r w:rsidR="0013258D" w:rsidRPr="008A0295">
              <w:rPr>
                <w:rStyle w:val="Hyperlink"/>
                <w:noProof/>
                <w:lang w:val="nl-NL"/>
              </w:rPr>
              <w:t>Conclusie</w:t>
            </w:r>
            <w:r w:rsidR="0013258D">
              <w:rPr>
                <w:noProof/>
                <w:webHidden/>
              </w:rPr>
              <w:tab/>
            </w:r>
            <w:r w:rsidR="0013258D">
              <w:rPr>
                <w:noProof/>
                <w:webHidden/>
              </w:rPr>
              <w:fldChar w:fldCharType="begin"/>
            </w:r>
            <w:r w:rsidR="0013258D">
              <w:rPr>
                <w:noProof/>
                <w:webHidden/>
              </w:rPr>
              <w:instrText xml:space="preserve"> PAGEREF _Toc124339148 \h </w:instrText>
            </w:r>
            <w:r w:rsidR="0013258D">
              <w:rPr>
                <w:noProof/>
                <w:webHidden/>
              </w:rPr>
            </w:r>
            <w:r w:rsidR="0013258D">
              <w:rPr>
                <w:noProof/>
                <w:webHidden/>
              </w:rPr>
              <w:fldChar w:fldCharType="separate"/>
            </w:r>
            <w:r w:rsidR="0013258D">
              <w:rPr>
                <w:noProof/>
                <w:webHidden/>
              </w:rPr>
              <w:t>18</w:t>
            </w:r>
            <w:r w:rsidR="0013258D">
              <w:rPr>
                <w:noProof/>
                <w:webHidden/>
              </w:rPr>
              <w:fldChar w:fldCharType="end"/>
            </w:r>
          </w:hyperlink>
        </w:p>
        <w:p w14:paraId="433A22B8" w14:textId="5F566C3B" w:rsidR="0013258D" w:rsidRDefault="00000000">
          <w:pPr>
            <w:pStyle w:val="Inhopg3"/>
            <w:tabs>
              <w:tab w:val="right" w:leader="dot" w:pos="9016"/>
            </w:tabs>
            <w:rPr>
              <w:rFonts w:eastAsiaTheme="minorEastAsia"/>
              <w:noProof/>
              <w:lang w:eastAsia="en-NL"/>
            </w:rPr>
          </w:pPr>
          <w:hyperlink w:anchor="_Toc124339149" w:history="1">
            <w:r w:rsidR="0013258D" w:rsidRPr="008A0295">
              <w:rPr>
                <w:rStyle w:val="Hyperlink"/>
                <w:noProof/>
                <w:lang w:val="nl-NL"/>
              </w:rPr>
              <w:t>Voorlopig advies</w:t>
            </w:r>
            <w:r w:rsidR="0013258D">
              <w:rPr>
                <w:noProof/>
                <w:webHidden/>
              </w:rPr>
              <w:tab/>
            </w:r>
            <w:r w:rsidR="0013258D">
              <w:rPr>
                <w:noProof/>
                <w:webHidden/>
              </w:rPr>
              <w:fldChar w:fldCharType="begin"/>
            </w:r>
            <w:r w:rsidR="0013258D">
              <w:rPr>
                <w:noProof/>
                <w:webHidden/>
              </w:rPr>
              <w:instrText xml:space="preserve"> PAGEREF _Toc124339149 \h </w:instrText>
            </w:r>
            <w:r w:rsidR="0013258D">
              <w:rPr>
                <w:noProof/>
                <w:webHidden/>
              </w:rPr>
            </w:r>
            <w:r w:rsidR="0013258D">
              <w:rPr>
                <w:noProof/>
                <w:webHidden/>
              </w:rPr>
              <w:fldChar w:fldCharType="separate"/>
            </w:r>
            <w:r w:rsidR="0013258D">
              <w:rPr>
                <w:noProof/>
                <w:webHidden/>
              </w:rPr>
              <w:t>18</w:t>
            </w:r>
            <w:r w:rsidR="0013258D">
              <w:rPr>
                <w:noProof/>
                <w:webHidden/>
              </w:rPr>
              <w:fldChar w:fldCharType="end"/>
            </w:r>
          </w:hyperlink>
        </w:p>
        <w:p w14:paraId="2852D598" w14:textId="64404A39" w:rsidR="0013258D" w:rsidRDefault="00000000">
          <w:pPr>
            <w:pStyle w:val="Inhopg1"/>
            <w:rPr>
              <w:rFonts w:eastAsiaTheme="minorEastAsia"/>
              <w:noProof/>
              <w:lang w:eastAsia="en-NL"/>
            </w:rPr>
          </w:pPr>
          <w:hyperlink w:anchor="_Toc124339150" w:history="1">
            <w:r w:rsidR="0013258D" w:rsidRPr="008A0295">
              <w:rPr>
                <w:rStyle w:val="Hyperlink"/>
                <w:noProof/>
                <w:lang w:val="nl-NL"/>
              </w:rPr>
              <w:t>1.3 Kan de gemaakte app in cache draaien, zodat er offline gewerkt kan worden?</w:t>
            </w:r>
            <w:r w:rsidR="0013258D">
              <w:rPr>
                <w:noProof/>
                <w:webHidden/>
              </w:rPr>
              <w:tab/>
            </w:r>
            <w:r w:rsidR="0013258D">
              <w:rPr>
                <w:noProof/>
                <w:webHidden/>
              </w:rPr>
              <w:fldChar w:fldCharType="begin"/>
            </w:r>
            <w:r w:rsidR="0013258D">
              <w:rPr>
                <w:noProof/>
                <w:webHidden/>
              </w:rPr>
              <w:instrText xml:space="preserve"> PAGEREF _Toc124339150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0CD8FF83" w14:textId="16A61288" w:rsidR="0013258D" w:rsidRDefault="00000000">
          <w:pPr>
            <w:pStyle w:val="Inhopg2"/>
            <w:tabs>
              <w:tab w:val="right" w:leader="dot" w:pos="9016"/>
            </w:tabs>
            <w:rPr>
              <w:rFonts w:eastAsiaTheme="minorEastAsia"/>
              <w:noProof/>
              <w:lang w:eastAsia="en-NL"/>
            </w:rPr>
          </w:pPr>
          <w:hyperlink w:anchor="_Toc124339151" w:history="1">
            <w:r w:rsidR="0013258D" w:rsidRPr="008A0295">
              <w:rPr>
                <w:rStyle w:val="Hyperlink"/>
                <w:noProof/>
                <w:lang w:val="nl-NL"/>
              </w:rPr>
              <w:t>1.3.1 Doel</w:t>
            </w:r>
            <w:r w:rsidR="0013258D">
              <w:rPr>
                <w:noProof/>
                <w:webHidden/>
              </w:rPr>
              <w:tab/>
            </w:r>
            <w:r w:rsidR="0013258D">
              <w:rPr>
                <w:noProof/>
                <w:webHidden/>
              </w:rPr>
              <w:fldChar w:fldCharType="begin"/>
            </w:r>
            <w:r w:rsidR="0013258D">
              <w:rPr>
                <w:noProof/>
                <w:webHidden/>
              </w:rPr>
              <w:instrText xml:space="preserve"> PAGEREF _Toc124339151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7BCF0F84" w14:textId="7D5F8DF1" w:rsidR="0013258D" w:rsidRDefault="00000000">
          <w:pPr>
            <w:pStyle w:val="Inhopg2"/>
            <w:tabs>
              <w:tab w:val="right" w:leader="dot" w:pos="9016"/>
            </w:tabs>
            <w:rPr>
              <w:rFonts w:eastAsiaTheme="minorEastAsia"/>
              <w:noProof/>
              <w:lang w:eastAsia="en-NL"/>
            </w:rPr>
          </w:pPr>
          <w:hyperlink w:anchor="_Toc124339152" w:history="1">
            <w:r w:rsidR="0013258D" w:rsidRPr="008A0295">
              <w:rPr>
                <w:rStyle w:val="Hyperlink"/>
                <w:noProof/>
                <w:lang w:val="nl-NL"/>
              </w:rPr>
              <w:t>1.3.2 Strategie</w:t>
            </w:r>
            <w:r w:rsidR="0013258D">
              <w:rPr>
                <w:noProof/>
                <w:webHidden/>
              </w:rPr>
              <w:tab/>
            </w:r>
            <w:r w:rsidR="0013258D">
              <w:rPr>
                <w:noProof/>
                <w:webHidden/>
              </w:rPr>
              <w:fldChar w:fldCharType="begin"/>
            </w:r>
            <w:r w:rsidR="0013258D">
              <w:rPr>
                <w:noProof/>
                <w:webHidden/>
              </w:rPr>
              <w:instrText xml:space="preserve"> PAGEREF _Toc124339152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51932D5E" w14:textId="0BA3BFEB" w:rsidR="0013258D" w:rsidRDefault="00000000">
          <w:pPr>
            <w:pStyle w:val="Inhopg2"/>
            <w:tabs>
              <w:tab w:val="right" w:leader="dot" w:pos="9016"/>
            </w:tabs>
            <w:rPr>
              <w:rFonts w:eastAsiaTheme="minorEastAsia"/>
              <w:noProof/>
              <w:lang w:eastAsia="en-NL"/>
            </w:rPr>
          </w:pPr>
          <w:hyperlink w:anchor="_Toc124339153" w:history="1">
            <w:r w:rsidR="0013258D" w:rsidRPr="008A0295">
              <w:rPr>
                <w:rStyle w:val="Hyperlink"/>
                <w:noProof/>
                <w:lang w:val="nl-NL"/>
              </w:rPr>
              <w:t>1.3.3Uitwerking</w:t>
            </w:r>
            <w:r w:rsidR="0013258D">
              <w:rPr>
                <w:noProof/>
                <w:webHidden/>
              </w:rPr>
              <w:tab/>
            </w:r>
            <w:r w:rsidR="0013258D">
              <w:rPr>
                <w:noProof/>
                <w:webHidden/>
              </w:rPr>
              <w:fldChar w:fldCharType="begin"/>
            </w:r>
            <w:r w:rsidR="0013258D">
              <w:rPr>
                <w:noProof/>
                <w:webHidden/>
              </w:rPr>
              <w:instrText xml:space="preserve"> PAGEREF _Toc124339153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16405714" w14:textId="6CDAEA90" w:rsidR="0013258D" w:rsidRDefault="00000000">
          <w:pPr>
            <w:pStyle w:val="Inhopg3"/>
            <w:tabs>
              <w:tab w:val="right" w:leader="dot" w:pos="9016"/>
            </w:tabs>
            <w:rPr>
              <w:rFonts w:eastAsiaTheme="minorEastAsia"/>
              <w:noProof/>
              <w:lang w:eastAsia="en-NL"/>
            </w:rPr>
          </w:pPr>
          <w:hyperlink w:anchor="_Toc124339154" w:history="1">
            <w:r w:rsidR="0013258D" w:rsidRPr="008A0295">
              <w:rPr>
                <w:rStyle w:val="Hyperlink"/>
                <w:noProof/>
                <w:lang w:val="nl-NL"/>
              </w:rPr>
              <w:t>1.3.3.1 PWA (service worker)</w:t>
            </w:r>
            <w:r w:rsidR="0013258D">
              <w:rPr>
                <w:noProof/>
                <w:webHidden/>
              </w:rPr>
              <w:tab/>
            </w:r>
            <w:r w:rsidR="0013258D">
              <w:rPr>
                <w:noProof/>
                <w:webHidden/>
              </w:rPr>
              <w:fldChar w:fldCharType="begin"/>
            </w:r>
            <w:r w:rsidR="0013258D">
              <w:rPr>
                <w:noProof/>
                <w:webHidden/>
              </w:rPr>
              <w:instrText xml:space="preserve"> PAGEREF _Toc124339154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3D594B45" w14:textId="76104005" w:rsidR="0013258D" w:rsidRDefault="00000000">
          <w:pPr>
            <w:pStyle w:val="Inhopg2"/>
            <w:tabs>
              <w:tab w:val="right" w:leader="dot" w:pos="9016"/>
            </w:tabs>
            <w:rPr>
              <w:rFonts w:eastAsiaTheme="minorEastAsia"/>
              <w:noProof/>
              <w:lang w:eastAsia="en-NL"/>
            </w:rPr>
          </w:pPr>
          <w:hyperlink w:anchor="_Toc124339155" w:history="1">
            <w:r w:rsidR="0013258D" w:rsidRPr="008A0295">
              <w:rPr>
                <w:rStyle w:val="Hyperlink"/>
                <w:noProof/>
                <w:lang w:val="nl-NL"/>
              </w:rPr>
              <w:t>Conclusie</w:t>
            </w:r>
            <w:r w:rsidR="0013258D">
              <w:rPr>
                <w:noProof/>
                <w:webHidden/>
              </w:rPr>
              <w:tab/>
            </w:r>
            <w:r w:rsidR="0013258D">
              <w:rPr>
                <w:noProof/>
                <w:webHidden/>
              </w:rPr>
              <w:fldChar w:fldCharType="begin"/>
            </w:r>
            <w:r w:rsidR="0013258D">
              <w:rPr>
                <w:noProof/>
                <w:webHidden/>
              </w:rPr>
              <w:instrText xml:space="preserve"> PAGEREF _Toc124339155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25A967F7" w14:textId="1AC9EC32" w:rsidR="0013258D" w:rsidRDefault="00000000">
          <w:pPr>
            <w:pStyle w:val="Inhopg1"/>
            <w:rPr>
              <w:rFonts w:eastAsiaTheme="minorEastAsia"/>
              <w:noProof/>
              <w:lang w:eastAsia="en-NL"/>
            </w:rPr>
          </w:pPr>
          <w:hyperlink w:anchor="_Toc124339156" w:history="1">
            <w:r w:rsidR="0013258D" w:rsidRPr="008A0295">
              <w:rPr>
                <w:rStyle w:val="Hyperlink"/>
                <w:noProof/>
                <w:lang w:val="nl-NL"/>
              </w:rPr>
              <w:t>1.4 Heeft Blazor een toekomst?</w:t>
            </w:r>
            <w:r w:rsidR="0013258D">
              <w:rPr>
                <w:noProof/>
                <w:webHidden/>
              </w:rPr>
              <w:tab/>
            </w:r>
            <w:r w:rsidR="0013258D">
              <w:rPr>
                <w:noProof/>
                <w:webHidden/>
              </w:rPr>
              <w:fldChar w:fldCharType="begin"/>
            </w:r>
            <w:r w:rsidR="0013258D">
              <w:rPr>
                <w:noProof/>
                <w:webHidden/>
              </w:rPr>
              <w:instrText xml:space="preserve"> PAGEREF _Toc124339156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6F0636A9" w14:textId="0A6DA648" w:rsidR="0013258D" w:rsidRDefault="00000000">
          <w:pPr>
            <w:pStyle w:val="Inhopg2"/>
            <w:tabs>
              <w:tab w:val="right" w:leader="dot" w:pos="9016"/>
            </w:tabs>
            <w:rPr>
              <w:rFonts w:eastAsiaTheme="minorEastAsia"/>
              <w:noProof/>
              <w:lang w:eastAsia="en-NL"/>
            </w:rPr>
          </w:pPr>
          <w:hyperlink w:anchor="_Toc124339157" w:history="1">
            <w:r w:rsidR="0013258D" w:rsidRPr="008A0295">
              <w:rPr>
                <w:rStyle w:val="Hyperlink"/>
                <w:noProof/>
                <w:lang w:val="nl-NL"/>
              </w:rPr>
              <w:t>Doel</w:t>
            </w:r>
            <w:r w:rsidR="0013258D">
              <w:rPr>
                <w:noProof/>
                <w:webHidden/>
              </w:rPr>
              <w:tab/>
            </w:r>
            <w:r w:rsidR="0013258D">
              <w:rPr>
                <w:noProof/>
                <w:webHidden/>
              </w:rPr>
              <w:fldChar w:fldCharType="begin"/>
            </w:r>
            <w:r w:rsidR="0013258D">
              <w:rPr>
                <w:noProof/>
                <w:webHidden/>
              </w:rPr>
              <w:instrText xml:space="preserve"> PAGEREF _Toc124339157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5C6BD99E" w14:textId="24AFC224" w:rsidR="0013258D" w:rsidRDefault="00000000">
          <w:pPr>
            <w:pStyle w:val="Inhopg2"/>
            <w:tabs>
              <w:tab w:val="right" w:leader="dot" w:pos="9016"/>
            </w:tabs>
            <w:rPr>
              <w:rFonts w:eastAsiaTheme="minorEastAsia"/>
              <w:noProof/>
              <w:lang w:eastAsia="en-NL"/>
            </w:rPr>
          </w:pPr>
          <w:hyperlink w:anchor="_Toc124339158" w:history="1">
            <w:r w:rsidR="0013258D" w:rsidRPr="008A0295">
              <w:rPr>
                <w:rStyle w:val="Hyperlink"/>
                <w:noProof/>
                <w:lang w:val="nl-NL"/>
              </w:rPr>
              <w:t>Strategie</w:t>
            </w:r>
            <w:r w:rsidR="0013258D">
              <w:rPr>
                <w:noProof/>
                <w:webHidden/>
              </w:rPr>
              <w:tab/>
            </w:r>
            <w:r w:rsidR="0013258D">
              <w:rPr>
                <w:noProof/>
                <w:webHidden/>
              </w:rPr>
              <w:fldChar w:fldCharType="begin"/>
            </w:r>
            <w:r w:rsidR="0013258D">
              <w:rPr>
                <w:noProof/>
                <w:webHidden/>
              </w:rPr>
              <w:instrText xml:space="preserve"> PAGEREF _Toc124339158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308875B7" w14:textId="65C64CB8" w:rsidR="0013258D" w:rsidRDefault="00000000">
          <w:pPr>
            <w:pStyle w:val="Inhopg2"/>
            <w:tabs>
              <w:tab w:val="right" w:leader="dot" w:pos="9016"/>
            </w:tabs>
            <w:rPr>
              <w:rFonts w:eastAsiaTheme="minorEastAsia"/>
              <w:noProof/>
              <w:lang w:eastAsia="en-NL"/>
            </w:rPr>
          </w:pPr>
          <w:hyperlink w:anchor="_Toc124339159" w:history="1">
            <w:r w:rsidR="0013258D" w:rsidRPr="008A0295">
              <w:rPr>
                <w:rStyle w:val="Hyperlink"/>
                <w:noProof/>
                <w:lang w:val="nl-NL"/>
              </w:rPr>
              <w:t>Uitwerking</w:t>
            </w:r>
            <w:r w:rsidR="0013258D">
              <w:rPr>
                <w:noProof/>
                <w:webHidden/>
              </w:rPr>
              <w:tab/>
            </w:r>
            <w:r w:rsidR="0013258D">
              <w:rPr>
                <w:noProof/>
                <w:webHidden/>
              </w:rPr>
              <w:fldChar w:fldCharType="begin"/>
            </w:r>
            <w:r w:rsidR="0013258D">
              <w:rPr>
                <w:noProof/>
                <w:webHidden/>
              </w:rPr>
              <w:instrText xml:space="preserve"> PAGEREF _Toc124339159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7E18B5DC" w14:textId="42F287DB" w:rsidR="0013258D" w:rsidRDefault="00000000">
          <w:pPr>
            <w:pStyle w:val="Inhopg2"/>
            <w:tabs>
              <w:tab w:val="right" w:leader="dot" w:pos="9016"/>
            </w:tabs>
            <w:rPr>
              <w:rFonts w:eastAsiaTheme="minorEastAsia"/>
              <w:noProof/>
              <w:lang w:eastAsia="en-NL"/>
            </w:rPr>
          </w:pPr>
          <w:hyperlink w:anchor="_Toc124339160" w:history="1">
            <w:r w:rsidR="0013258D" w:rsidRPr="008A0295">
              <w:rPr>
                <w:rStyle w:val="Hyperlink"/>
                <w:noProof/>
                <w:lang w:val="nl-NL"/>
              </w:rPr>
              <w:t>Wat zeggen anderen?</w:t>
            </w:r>
            <w:r w:rsidR="0013258D">
              <w:rPr>
                <w:noProof/>
                <w:webHidden/>
              </w:rPr>
              <w:tab/>
            </w:r>
            <w:r w:rsidR="0013258D">
              <w:rPr>
                <w:noProof/>
                <w:webHidden/>
              </w:rPr>
              <w:fldChar w:fldCharType="begin"/>
            </w:r>
            <w:r w:rsidR="0013258D">
              <w:rPr>
                <w:noProof/>
                <w:webHidden/>
              </w:rPr>
              <w:instrText xml:space="preserve"> PAGEREF _Toc124339160 \h </w:instrText>
            </w:r>
            <w:r w:rsidR="0013258D">
              <w:rPr>
                <w:noProof/>
                <w:webHidden/>
              </w:rPr>
            </w:r>
            <w:r w:rsidR="0013258D">
              <w:rPr>
                <w:noProof/>
                <w:webHidden/>
              </w:rPr>
              <w:fldChar w:fldCharType="separate"/>
            </w:r>
            <w:r w:rsidR="0013258D">
              <w:rPr>
                <w:noProof/>
                <w:webHidden/>
              </w:rPr>
              <w:t>22</w:t>
            </w:r>
            <w:r w:rsidR="0013258D">
              <w:rPr>
                <w:noProof/>
                <w:webHidden/>
              </w:rPr>
              <w:fldChar w:fldCharType="end"/>
            </w:r>
          </w:hyperlink>
        </w:p>
        <w:p w14:paraId="1505A499" w14:textId="5FEE70F0" w:rsidR="0013258D" w:rsidRDefault="00000000">
          <w:pPr>
            <w:pStyle w:val="Inhopg2"/>
            <w:tabs>
              <w:tab w:val="right" w:leader="dot" w:pos="9016"/>
            </w:tabs>
            <w:rPr>
              <w:rFonts w:eastAsiaTheme="minorEastAsia"/>
              <w:noProof/>
              <w:lang w:eastAsia="en-NL"/>
            </w:rPr>
          </w:pPr>
          <w:hyperlink w:anchor="_Toc124339161" w:history="1">
            <w:r w:rsidR="0013258D" w:rsidRPr="008A0295">
              <w:rPr>
                <w:rStyle w:val="Hyperlink"/>
                <w:noProof/>
                <w:lang w:val="nl-NL"/>
              </w:rPr>
              <w:t>Conclusie</w:t>
            </w:r>
            <w:r w:rsidR="0013258D">
              <w:rPr>
                <w:noProof/>
                <w:webHidden/>
              </w:rPr>
              <w:tab/>
            </w:r>
            <w:r w:rsidR="0013258D">
              <w:rPr>
                <w:noProof/>
                <w:webHidden/>
              </w:rPr>
              <w:fldChar w:fldCharType="begin"/>
            </w:r>
            <w:r w:rsidR="0013258D">
              <w:rPr>
                <w:noProof/>
                <w:webHidden/>
              </w:rPr>
              <w:instrText xml:space="preserve"> PAGEREF _Toc124339161 \h </w:instrText>
            </w:r>
            <w:r w:rsidR="0013258D">
              <w:rPr>
                <w:noProof/>
                <w:webHidden/>
              </w:rPr>
            </w:r>
            <w:r w:rsidR="0013258D">
              <w:rPr>
                <w:noProof/>
                <w:webHidden/>
              </w:rPr>
              <w:fldChar w:fldCharType="separate"/>
            </w:r>
            <w:r w:rsidR="0013258D">
              <w:rPr>
                <w:noProof/>
                <w:webHidden/>
              </w:rPr>
              <w:t>24</w:t>
            </w:r>
            <w:r w:rsidR="0013258D">
              <w:rPr>
                <w:noProof/>
                <w:webHidden/>
              </w:rPr>
              <w:fldChar w:fldCharType="end"/>
            </w:r>
          </w:hyperlink>
        </w:p>
        <w:p w14:paraId="148835CF" w14:textId="451B568F" w:rsidR="0013258D" w:rsidRDefault="00000000">
          <w:pPr>
            <w:pStyle w:val="Inhopg1"/>
            <w:rPr>
              <w:rFonts w:eastAsiaTheme="minorEastAsia"/>
              <w:noProof/>
              <w:lang w:eastAsia="en-NL"/>
            </w:rPr>
          </w:pPr>
          <w:hyperlink w:anchor="_Toc124339162" w:history="1">
            <w:r w:rsidR="0013258D" w:rsidRPr="008A0295">
              <w:rPr>
                <w:rStyle w:val="Hyperlink"/>
                <w:rFonts w:eastAsia="Times New Roman"/>
                <w:noProof/>
                <w:lang w:val="nl-NL" w:eastAsia="en-NL"/>
              </w:rPr>
              <w:t>1.5 Welke tooling en methodes kunnen er gebruikt worden van het schrijven van (automatische) tests?</w:t>
            </w:r>
            <w:r w:rsidR="0013258D">
              <w:rPr>
                <w:noProof/>
                <w:webHidden/>
              </w:rPr>
              <w:tab/>
            </w:r>
            <w:r w:rsidR="0013258D">
              <w:rPr>
                <w:noProof/>
                <w:webHidden/>
              </w:rPr>
              <w:fldChar w:fldCharType="begin"/>
            </w:r>
            <w:r w:rsidR="0013258D">
              <w:rPr>
                <w:noProof/>
                <w:webHidden/>
              </w:rPr>
              <w:instrText xml:space="preserve"> PAGEREF _Toc124339162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488510D4" w14:textId="05790E4A" w:rsidR="0013258D" w:rsidRDefault="00000000">
          <w:pPr>
            <w:pStyle w:val="Inhopg2"/>
            <w:tabs>
              <w:tab w:val="right" w:leader="dot" w:pos="9016"/>
            </w:tabs>
            <w:rPr>
              <w:rFonts w:eastAsiaTheme="minorEastAsia"/>
              <w:noProof/>
              <w:lang w:eastAsia="en-NL"/>
            </w:rPr>
          </w:pPr>
          <w:hyperlink w:anchor="_Toc124339163" w:history="1">
            <w:r w:rsidR="0013258D" w:rsidRPr="008A0295">
              <w:rPr>
                <w:rStyle w:val="Hyperlink"/>
                <w:rFonts w:eastAsia="Times New Roman"/>
                <w:noProof/>
                <w:lang w:val="nl-NL" w:eastAsia="en-NL"/>
              </w:rPr>
              <w:t>Doel</w:t>
            </w:r>
            <w:r w:rsidR="0013258D">
              <w:rPr>
                <w:noProof/>
                <w:webHidden/>
              </w:rPr>
              <w:tab/>
            </w:r>
            <w:r w:rsidR="0013258D">
              <w:rPr>
                <w:noProof/>
                <w:webHidden/>
              </w:rPr>
              <w:fldChar w:fldCharType="begin"/>
            </w:r>
            <w:r w:rsidR="0013258D">
              <w:rPr>
                <w:noProof/>
                <w:webHidden/>
              </w:rPr>
              <w:instrText xml:space="preserve"> PAGEREF _Toc124339163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33E36B8F" w14:textId="5683EF1E" w:rsidR="0013258D" w:rsidRDefault="00000000">
          <w:pPr>
            <w:pStyle w:val="Inhopg2"/>
            <w:tabs>
              <w:tab w:val="right" w:leader="dot" w:pos="9016"/>
            </w:tabs>
            <w:rPr>
              <w:rFonts w:eastAsiaTheme="minorEastAsia"/>
              <w:noProof/>
              <w:lang w:eastAsia="en-NL"/>
            </w:rPr>
          </w:pPr>
          <w:hyperlink w:anchor="_Toc124339164" w:history="1">
            <w:r w:rsidR="0013258D" w:rsidRPr="008A0295">
              <w:rPr>
                <w:rStyle w:val="Hyperlink"/>
                <w:rFonts w:eastAsia="Times New Roman"/>
                <w:noProof/>
                <w:lang w:val="nl-NL" w:eastAsia="en-NL"/>
              </w:rPr>
              <w:t>Strategie</w:t>
            </w:r>
            <w:r w:rsidR="0013258D">
              <w:rPr>
                <w:noProof/>
                <w:webHidden/>
              </w:rPr>
              <w:tab/>
            </w:r>
            <w:r w:rsidR="0013258D">
              <w:rPr>
                <w:noProof/>
                <w:webHidden/>
              </w:rPr>
              <w:fldChar w:fldCharType="begin"/>
            </w:r>
            <w:r w:rsidR="0013258D">
              <w:rPr>
                <w:noProof/>
                <w:webHidden/>
              </w:rPr>
              <w:instrText xml:space="preserve"> PAGEREF _Toc124339164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36A21EEC" w14:textId="3A9E664C" w:rsidR="0013258D" w:rsidRDefault="00000000">
          <w:pPr>
            <w:pStyle w:val="Inhopg1"/>
            <w:rPr>
              <w:rFonts w:eastAsiaTheme="minorEastAsia"/>
              <w:noProof/>
              <w:lang w:eastAsia="en-NL"/>
            </w:rPr>
          </w:pPr>
          <w:hyperlink w:anchor="_Toc124339165" w:history="1">
            <w:r w:rsidR="0013258D" w:rsidRPr="008A0295">
              <w:rPr>
                <w:rStyle w:val="Hyperlink"/>
                <w:rFonts w:eastAsia="Times New Roman"/>
                <w:noProof/>
                <w:shd w:val="clear" w:color="auto" w:fill="FFFFFF"/>
                <w:lang w:val="nl-NL" w:eastAsia="en-NL"/>
              </w:rPr>
              <w:t>Uitwerking</w:t>
            </w:r>
            <w:r w:rsidR="0013258D">
              <w:rPr>
                <w:noProof/>
                <w:webHidden/>
              </w:rPr>
              <w:tab/>
            </w:r>
            <w:r w:rsidR="0013258D">
              <w:rPr>
                <w:noProof/>
                <w:webHidden/>
              </w:rPr>
              <w:fldChar w:fldCharType="begin"/>
            </w:r>
            <w:r w:rsidR="0013258D">
              <w:rPr>
                <w:noProof/>
                <w:webHidden/>
              </w:rPr>
              <w:instrText xml:space="preserve"> PAGEREF _Toc124339165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048912A3" w14:textId="44BE3948" w:rsidR="0013258D" w:rsidRDefault="00000000">
          <w:pPr>
            <w:pStyle w:val="Inhopg2"/>
            <w:tabs>
              <w:tab w:val="right" w:leader="dot" w:pos="9016"/>
            </w:tabs>
            <w:rPr>
              <w:rFonts w:eastAsiaTheme="minorEastAsia"/>
              <w:noProof/>
              <w:lang w:eastAsia="en-NL"/>
            </w:rPr>
          </w:pPr>
          <w:hyperlink w:anchor="_Toc124339166" w:history="1">
            <w:r w:rsidR="0013258D" w:rsidRPr="008A0295">
              <w:rPr>
                <w:rStyle w:val="Hyperlink"/>
                <w:rFonts w:eastAsia="Times New Roman"/>
                <w:noProof/>
                <w:shd w:val="clear" w:color="auto" w:fill="FFFFFF"/>
                <w:lang w:val="nl-NL" w:eastAsia="en-NL"/>
              </w:rPr>
              <w:t>Welke technieken zijn beschikbaar?</w:t>
            </w:r>
            <w:r w:rsidR="0013258D">
              <w:rPr>
                <w:noProof/>
                <w:webHidden/>
              </w:rPr>
              <w:tab/>
            </w:r>
            <w:r w:rsidR="0013258D">
              <w:rPr>
                <w:noProof/>
                <w:webHidden/>
              </w:rPr>
              <w:fldChar w:fldCharType="begin"/>
            </w:r>
            <w:r w:rsidR="0013258D">
              <w:rPr>
                <w:noProof/>
                <w:webHidden/>
              </w:rPr>
              <w:instrText xml:space="preserve"> PAGEREF _Toc124339166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199CB4F5" w14:textId="0C2A7397" w:rsidR="0013258D" w:rsidRDefault="00000000">
          <w:pPr>
            <w:pStyle w:val="Inhopg3"/>
            <w:tabs>
              <w:tab w:val="right" w:leader="dot" w:pos="9016"/>
            </w:tabs>
            <w:rPr>
              <w:rFonts w:eastAsiaTheme="minorEastAsia"/>
              <w:noProof/>
              <w:lang w:eastAsia="en-NL"/>
            </w:rPr>
          </w:pPr>
          <w:hyperlink w:anchor="_Toc124339167" w:history="1">
            <w:r w:rsidR="0013258D" w:rsidRPr="008A0295">
              <w:rPr>
                <w:rStyle w:val="Hyperlink"/>
                <w:noProof/>
                <w:shd w:val="clear" w:color="auto" w:fill="FFFFFF"/>
                <w:lang w:val="nl-NL" w:eastAsia="en-NL"/>
              </w:rPr>
              <w:t>Unit Tests</w:t>
            </w:r>
            <w:r w:rsidR="0013258D">
              <w:rPr>
                <w:noProof/>
                <w:webHidden/>
              </w:rPr>
              <w:tab/>
            </w:r>
            <w:r w:rsidR="0013258D">
              <w:rPr>
                <w:noProof/>
                <w:webHidden/>
              </w:rPr>
              <w:fldChar w:fldCharType="begin"/>
            </w:r>
            <w:r w:rsidR="0013258D">
              <w:rPr>
                <w:noProof/>
                <w:webHidden/>
              </w:rPr>
              <w:instrText xml:space="preserve"> PAGEREF _Toc124339167 \h </w:instrText>
            </w:r>
            <w:r w:rsidR="0013258D">
              <w:rPr>
                <w:noProof/>
                <w:webHidden/>
              </w:rPr>
            </w:r>
            <w:r w:rsidR="0013258D">
              <w:rPr>
                <w:noProof/>
                <w:webHidden/>
              </w:rPr>
              <w:fldChar w:fldCharType="separate"/>
            </w:r>
            <w:r w:rsidR="0013258D">
              <w:rPr>
                <w:noProof/>
                <w:webHidden/>
              </w:rPr>
              <w:t>26</w:t>
            </w:r>
            <w:r w:rsidR="0013258D">
              <w:rPr>
                <w:noProof/>
                <w:webHidden/>
              </w:rPr>
              <w:fldChar w:fldCharType="end"/>
            </w:r>
          </w:hyperlink>
        </w:p>
        <w:p w14:paraId="2BD6E842" w14:textId="5A1B4012" w:rsidR="0013258D" w:rsidRDefault="00000000">
          <w:pPr>
            <w:pStyle w:val="Inhopg3"/>
            <w:tabs>
              <w:tab w:val="right" w:leader="dot" w:pos="9016"/>
            </w:tabs>
            <w:rPr>
              <w:rFonts w:eastAsiaTheme="minorEastAsia"/>
              <w:noProof/>
              <w:lang w:eastAsia="en-NL"/>
            </w:rPr>
          </w:pPr>
          <w:hyperlink w:anchor="_Toc124339168" w:history="1">
            <w:r w:rsidR="0013258D" w:rsidRPr="008A0295">
              <w:rPr>
                <w:rStyle w:val="Hyperlink"/>
                <w:noProof/>
                <w:shd w:val="clear" w:color="auto" w:fill="FFFFFF"/>
                <w:lang w:val="nl-NL" w:eastAsia="en-NL"/>
              </w:rPr>
              <w:t>E2E</w:t>
            </w:r>
            <w:r w:rsidR="0013258D">
              <w:rPr>
                <w:noProof/>
                <w:webHidden/>
              </w:rPr>
              <w:tab/>
            </w:r>
            <w:r w:rsidR="0013258D">
              <w:rPr>
                <w:noProof/>
                <w:webHidden/>
              </w:rPr>
              <w:fldChar w:fldCharType="begin"/>
            </w:r>
            <w:r w:rsidR="0013258D">
              <w:rPr>
                <w:noProof/>
                <w:webHidden/>
              </w:rPr>
              <w:instrText xml:space="preserve"> PAGEREF _Toc124339168 \h </w:instrText>
            </w:r>
            <w:r w:rsidR="0013258D">
              <w:rPr>
                <w:noProof/>
                <w:webHidden/>
              </w:rPr>
            </w:r>
            <w:r w:rsidR="0013258D">
              <w:rPr>
                <w:noProof/>
                <w:webHidden/>
              </w:rPr>
              <w:fldChar w:fldCharType="separate"/>
            </w:r>
            <w:r w:rsidR="0013258D">
              <w:rPr>
                <w:noProof/>
                <w:webHidden/>
              </w:rPr>
              <w:t>26</w:t>
            </w:r>
            <w:r w:rsidR="0013258D">
              <w:rPr>
                <w:noProof/>
                <w:webHidden/>
              </w:rPr>
              <w:fldChar w:fldCharType="end"/>
            </w:r>
          </w:hyperlink>
        </w:p>
        <w:p w14:paraId="6E98E9DD" w14:textId="790C2B43" w:rsidR="0013258D" w:rsidRDefault="00000000">
          <w:pPr>
            <w:pStyle w:val="Inhopg2"/>
            <w:tabs>
              <w:tab w:val="right" w:leader="dot" w:pos="9016"/>
            </w:tabs>
            <w:rPr>
              <w:rFonts w:eastAsiaTheme="minorEastAsia"/>
              <w:noProof/>
              <w:lang w:eastAsia="en-NL"/>
            </w:rPr>
          </w:pPr>
          <w:hyperlink w:anchor="_Toc124339169" w:history="1">
            <w:r w:rsidR="0013258D" w:rsidRPr="008A0295">
              <w:rPr>
                <w:rStyle w:val="Hyperlink"/>
                <w:rFonts w:eastAsia="Times New Roman"/>
                <w:noProof/>
                <w:shd w:val="clear" w:color="auto" w:fill="FFFFFF"/>
                <w:lang w:val="nl-NL" w:eastAsia="en-NL"/>
              </w:rPr>
              <w:t>Wat is de criteria van deze techniek?</w:t>
            </w:r>
            <w:r w:rsidR="0013258D">
              <w:rPr>
                <w:noProof/>
                <w:webHidden/>
              </w:rPr>
              <w:tab/>
            </w:r>
            <w:r w:rsidR="0013258D">
              <w:rPr>
                <w:noProof/>
                <w:webHidden/>
              </w:rPr>
              <w:fldChar w:fldCharType="begin"/>
            </w:r>
            <w:r w:rsidR="0013258D">
              <w:rPr>
                <w:noProof/>
                <w:webHidden/>
              </w:rPr>
              <w:instrText xml:space="preserve"> PAGEREF _Toc124339169 \h </w:instrText>
            </w:r>
            <w:r w:rsidR="0013258D">
              <w:rPr>
                <w:noProof/>
                <w:webHidden/>
              </w:rPr>
            </w:r>
            <w:r w:rsidR="0013258D">
              <w:rPr>
                <w:noProof/>
                <w:webHidden/>
              </w:rPr>
              <w:fldChar w:fldCharType="separate"/>
            </w:r>
            <w:r w:rsidR="0013258D">
              <w:rPr>
                <w:noProof/>
                <w:webHidden/>
              </w:rPr>
              <w:t>27</w:t>
            </w:r>
            <w:r w:rsidR="0013258D">
              <w:rPr>
                <w:noProof/>
                <w:webHidden/>
              </w:rPr>
              <w:fldChar w:fldCharType="end"/>
            </w:r>
          </w:hyperlink>
        </w:p>
        <w:p w14:paraId="7B50C4D5" w14:textId="007C42CD" w:rsidR="0013258D" w:rsidRDefault="00000000">
          <w:pPr>
            <w:pStyle w:val="Inhopg2"/>
            <w:tabs>
              <w:tab w:val="right" w:leader="dot" w:pos="9016"/>
            </w:tabs>
            <w:rPr>
              <w:rFonts w:eastAsiaTheme="minorEastAsia"/>
              <w:noProof/>
              <w:lang w:eastAsia="en-NL"/>
            </w:rPr>
          </w:pPr>
          <w:hyperlink w:anchor="_Toc124339170" w:history="1">
            <w:r w:rsidR="0013258D" w:rsidRPr="008A0295">
              <w:rPr>
                <w:rStyle w:val="Hyperlink"/>
                <w:rFonts w:eastAsia="Times New Roman"/>
                <w:noProof/>
                <w:shd w:val="clear" w:color="auto" w:fill="FFFFFF"/>
                <w:lang w:val="nl-NL" w:eastAsia="en-NL"/>
              </w:rPr>
              <w:t>Uitwerking gekozen methodieken</w:t>
            </w:r>
            <w:r w:rsidR="0013258D">
              <w:rPr>
                <w:noProof/>
                <w:webHidden/>
              </w:rPr>
              <w:tab/>
            </w:r>
            <w:r w:rsidR="0013258D">
              <w:rPr>
                <w:noProof/>
                <w:webHidden/>
              </w:rPr>
              <w:fldChar w:fldCharType="begin"/>
            </w:r>
            <w:r w:rsidR="0013258D">
              <w:rPr>
                <w:noProof/>
                <w:webHidden/>
              </w:rPr>
              <w:instrText xml:space="preserve"> PAGEREF _Toc124339170 \h </w:instrText>
            </w:r>
            <w:r w:rsidR="0013258D">
              <w:rPr>
                <w:noProof/>
                <w:webHidden/>
              </w:rPr>
            </w:r>
            <w:r w:rsidR="0013258D">
              <w:rPr>
                <w:noProof/>
                <w:webHidden/>
              </w:rPr>
              <w:fldChar w:fldCharType="separate"/>
            </w:r>
            <w:r w:rsidR="0013258D">
              <w:rPr>
                <w:noProof/>
                <w:webHidden/>
              </w:rPr>
              <w:t>28</w:t>
            </w:r>
            <w:r w:rsidR="0013258D">
              <w:rPr>
                <w:noProof/>
                <w:webHidden/>
              </w:rPr>
              <w:fldChar w:fldCharType="end"/>
            </w:r>
          </w:hyperlink>
        </w:p>
        <w:p w14:paraId="649C21D4" w14:textId="387F271F" w:rsidR="0013258D" w:rsidRDefault="00000000">
          <w:pPr>
            <w:pStyle w:val="Inhopg3"/>
            <w:tabs>
              <w:tab w:val="right" w:leader="dot" w:pos="9016"/>
            </w:tabs>
            <w:rPr>
              <w:rFonts w:eastAsiaTheme="minorEastAsia"/>
              <w:noProof/>
              <w:lang w:eastAsia="en-NL"/>
            </w:rPr>
          </w:pPr>
          <w:hyperlink w:anchor="_Toc124339171" w:history="1">
            <w:r w:rsidR="0013258D" w:rsidRPr="008A0295">
              <w:rPr>
                <w:rStyle w:val="Hyperlink"/>
                <w:noProof/>
                <w:shd w:val="clear" w:color="auto" w:fill="FFFFFF"/>
                <w:lang w:val="nl-NL" w:eastAsia="en-NL"/>
              </w:rPr>
              <w:t>bUnit</w:t>
            </w:r>
            <w:r w:rsidR="0013258D">
              <w:rPr>
                <w:noProof/>
                <w:webHidden/>
              </w:rPr>
              <w:tab/>
            </w:r>
            <w:r w:rsidR="0013258D">
              <w:rPr>
                <w:noProof/>
                <w:webHidden/>
              </w:rPr>
              <w:fldChar w:fldCharType="begin"/>
            </w:r>
            <w:r w:rsidR="0013258D">
              <w:rPr>
                <w:noProof/>
                <w:webHidden/>
              </w:rPr>
              <w:instrText xml:space="preserve"> PAGEREF _Toc124339171 \h </w:instrText>
            </w:r>
            <w:r w:rsidR="0013258D">
              <w:rPr>
                <w:noProof/>
                <w:webHidden/>
              </w:rPr>
            </w:r>
            <w:r w:rsidR="0013258D">
              <w:rPr>
                <w:noProof/>
                <w:webHidden/>
              </w:rPr>
              <w:fldChar w:fldCharType="separate"/>
            </w:r>
            <w:r w:rsidR="0013258D">
              <w:rPr>
                <w:noProof/>
                <w:webHidden/>
              </w:rPr>
              <w:t>28</w:t>
            </w:r>
            <w:r w:rsidR="0013258D">
              <w:rPr>
                <w:noProof/>
                <w:webHidden/>
              </w:rPr>
              <w:fldChar w:fldCharType="end"/>
            </w:r>
          </w:hyperlink>
        </w:p>
        <w:p w14:paraId="54CAA4FF" w14:textId="581AD1F2" w:rsidR="0013258D" w:rsidRDefault="00000000">
          <w:pPr>
            <w:pStyle w:val="Inhopg3"/>
            <w:tabs>
              <w:tab w:val="right" w:leader="dot" w:pos="9016"/>
            </w:tabs>
            <w:rPr>
              <w:rFonts w:eastAsiaTheme="minorEastAsia"/>
              <w:noProof/>
              <w:lang w:eastAsia="en-NL"/>
            </w:rPr>
          </w:pPr>
          <w:hyperlink w:anchor="_Toc124339172" w:history="1">
            <w:r w:rsidR="0013258D" w:rsidRPr="008A0295">
              <w:rPr>
                <w:rStyle w:val="Hyperlink"/>
                <w:noProof/>
                <w:shd w:val="clear" w:color="auto" w:fill="FFFFFF"/>
                <w:lang w:val="nl-NL" w:eastAsia="en-NL"/>
              </w:rPr>
              <w:t>Playwright for .NET</w:t>
            </w:r>
            <w:r w:rsidR="0013258D">
              <w:rPr>
                <w:noProof/>
                <w:webHidden/>
              </w:rPr>
              <w:tab/>
            </w:r>
            <w:r w:rsidR="0013258D">
              <w:rPr>
                <w:noProof/>
                <w:webHidden/>
              </w:rPr>
              <w:fldChar w:fldCharType="begin"/>
            </w:r>
            <w:r w:rsidR="0013258D">
              <w:rPr>
                <w:noProof/>
                <w:webHidden/>
              </w:rPr>
              <w:instrText xml:space="preserve"> PAGEREF _Toc124339172 \h </w:instrText>
            </w:r>
            <w:r w:rsidR="0013258D">
              <w:rPr>
                <w:noProof/>
                <w:webHidden/>
              </w:rPr>
            </w:r>
            <w:r w:rsidR="0013258D">
              <w:rPr>
                <w:noProof/>
                <w:webHidden/>
              </w:rPr>
              <w:fldChar w:fldCharType="separate"/>
            </w:r>
            <w:r w:rsidR="0013258D">
              <w:rPr>
                <w:noProof/>
                <w:webHidden/>
              </w:rPr>
              <w:t>28</w:t>
            </w:r>
            <w:r w:rsidR="0013258D">
              <w:rPr>
                <w:noProof/>
                <w:webHidden/>
              </w:rPr>
              <w:fldChar w:fldCharType="end"/>
            </w:r>
          </w:hyperlink>
        </w:p>
        <w:p w14:paraId="7D28A273" w14:textId="105C3EE9" w:rsidR="0013258D" w:rsidRDefault="00000000">
          <w:pPr>
            <w:pStyle w:val="Inhopg2"/>
            <w:tabs>
              <w:tab w:val="right" w:leader="dot" w:pos="9016"/>
            </w:tabs>
            <w:rPr>
              <w:rFonts w:eastAsiaTheme="minorEastAsia"/>
              <w:noProof/>
              <w:lang w:eastAsia="en-NL"/>
            </w:rPr>
          </w:pPr>
          <w:hyperlink w:anchor="_Toc124339173" w:history="1">
            <w:r w:rsidR="0013258D" w:rsidRPr="008A0295">
              <w:rPr>
                <w:rStyle w:val="Hyperlink"/>
                <w:rFonts w:eastAsia="Times New Roman"/>
                <w:noProof/>
                <w:shd w:val="clear" w:color="auto" w:fill="FFFFFF"/>
                <w:lang w:val="nl-NL" w:eastAsia="en-NL"/>
              </w:rPr>
              <w:t>Conclusie</w:t>
            </w:r>
            <w:r w:rsidR="0013258D">
              <w:rPr>
                <w:noProof/>
                <w:webHidden/>
              </w:rPr>
              <w:tab/>
            </w:r>
            <w:r w:rsidR="0013258D">
              <w:rPr>
                <w:noProof/>
                <w:webHidden/>
              </w:rPr>
              <w:fldChar w:fldCharType="begin"/>
            </w:r>
            <w:r w:rsidR="0013258D">
              <w:rPr>
                <w:noProof/>
                <w:webHidden/>
              </w:rPr>
              <w:instrText xml:space="preserve"> PAGEREF _Toc124339173 \h </w:instrText>
            </w:r>
            <w:r w:rsidR="0013258D">
              <w:rPr>
                <w:noProof/>
                <w:webHidden/>
              </w:rPr>
            </w:r>
            <w:r w:rsidR="0013258D">
              <w:rPr>
                <w:noProof/>
                <w:webHidden/>
              </w:rPr>
              <w:fldChar w:fldCharType="separate"/>
            </w:r>
            <w:r w:rsidR="0013258D">
              <w:rPr>
                <w:noProof/>
                <w:webHidden/>
              </w:rPr>
              <w:t>29</w:t>
            </w:r>
            <w:r w:rsidR="0013258D">
              <w:rPr>
                <w:noProof/>
                <w:webHidden/>
              </w:rPr>
              <w:fldChar w:fldCharType="end"/>
            </w:r>
          </w:hyperlink>
        </w:p>
        <w:p w14:paraId="1AED117D" w14:textId="428248AD" w:rsidR="0013258D" w:rsidRDefault="00000000">
          <w:pPr>
            <w:pStyle w:val="Inhopg3"/>
            <w:tabs>
              <w:tab w:val="right" w:leader="dot" w:pos="9016"/>
            </w:tabs>
            <w:rPr>
              <w:rFonts w:eastAsiaTheme="minorEastAsia"/>
              <w:noProof/>
              <w:lang w:eastAsia="en-NL"/>
            </w:rPr>
          </w:pPr>
          <w:hyperlink w:anchor="_Toc124339174" w:history="1">
            <w:r w:rsidR="0013258D" w:rsidRPr="008A0295">
              <w:rPr>
                <w:rStyle w:val="Hyperlink"/>
                <w:noProof/>
                <w:lang w:val="nl-NL" w:eastAsia="en-NL"/>
              </w:rPr>
              <w:t>bUnit</w:t>
            </w:r>
            <w:r w:rsidR="0013258D">
              <w:rPr>
                <w:noProof/>
                <w:webHidden/>
              </w:rPr>
              <w:tab/>
            </w:r>
            <w:r w:rsidR="0013258D">
              <w:rPr>
                <w:noProof/>
                <w:webHidden/>
              </w:rPr>
              <w:fldChar w:fldCharType="begin"/>
            </w:r>
            <w:r w:rsidR="0013258D">
              <w:rPr>
                <w:noProof/>
                <w:webHidden/>
              </w:rPr>
              <w:instrText xml:space="preserve"> PAGEREF _Toc124339174 \h </w:instrText>
            </w:r>
            <w:r w:rsidR="0013258D">
              <w:rPr>
                <w:noProof/>
                <w:webHidden/>
              </w:rPr>
            </w:r>
            <w:r w:rsidR="0013258D">
              <w:rPr>
                <w:noProof/>
                <w:webHidden/>
              </w:rPr>
              <w:fldChar w:fldCharType="separate"/>
            </w:r>
            <w:r w:rsidR="0013258D">
              <w:rPr>
                <w:noProof/>
                <w:webHidden/>
              </w:rPr>
              <w:t>29</w:t>
            </w:r>
            <w:r w:rsidR="0013258D">
              <w:rPr>
                <w:noProof/>
                <w:webHidden/>
              </w:rPr>
              <w:fldChar w:fldCharType="end"/>
            </w:r>
          </w:hyperlink>
        </w:p>
        <w:p w14:paraId="13C497B1" w14:textId="50B5A646" w:rsidR="0013258D" w:rsidRDefault="00000000">
          <w:pPr>
            <w:pStyle w:val="Inhopg3"/>
            <w:tabs>
              <w:tab w:val="right" w:leader="dot" w:pos="9016"/>
            </w:tabs>
            <w:rPr>
              <w:rFonts w:eastAsiaTheme="minorEastAsia"/>
              <w:noProof/>
              <w:lang w:eastAsia="en-NL"/>
            </w:rPr>
          </w:pPr>
          <w:hyperlink w:anchor="_Toc124339175" w:history="1">
            <w:r w:rsidR="0013258D" w:rsidRPr="008A0295">
              <w:rPr>
                <w:rStyle w:val="Hyperlink"/>
                <w:noProof/>
                <w:lang w:val="nl-NL" w:eastAsia="en-NL"/>
              </w:rPr>
              <w:t>Playwright for .NET</w:t>
            </w:r>
            <w:r w:rsidR="0013258D">
              <w:rPr>
                <w:noProof/>
                <w:webHidden/>
              </w:rPr>
              <w:tab/>
            </w:r>
            <w:r w:rsidR="0013258D">
              <w:rPr>
                <w:noProof/>
                <w:webHidden/>
              </w:rPr>
              <w:fldChar w:fldCharType="begin"/>
            </w:r>
            <w:r w:rsidR="0013258D">
              <w:rPr>
                <w:noProof/>
                <w:webHidden/>
              </w:rPr>
              <w:instrText xml:space="preserve"> PAGEREF _Toc124339175 \h </w:instrText>
            </w:r>
            <w:r w:rsidR="0013258D">
              <w:rPr>
                <w:noProof/>
                <w:webHidden/>
              </w:rPr>
            </w:r>
            <w:r w:rsidR="0013258D">
              <w:rPr>
                <w:noProof/>
                <w:webHidden/>
              </w:rPr>
              <w:fldChar w:fldCharType="separate"/>
            </w:r>
            <w:r w:rsidR="0013258D">
              <w:rPr>
                <w:noProof/>
                <w:webHidden/>
              </w:rPr>
              <w:t>29</w:t>
            </w:r>
            <w:r w:rsidR="0013258D">
              <w:rPr>
                <w:noProof/>
                <w:webHidden/>
              </w:rPr>
              <w:fldChar w:fldCharType="end"/>
            </w:r>
          </w:hyperlink>
        </w:p>
        <w:p w14:paraId="77FC2C60" w14:textId="19857A18" w:rsidR="0013258D" w:rsidRDefault="00000000">
          <w:pPr>
            <w:pStyle w:val="Inhopg1"/>
            <w:rPr>
              <w:rFonts w:eastAsiaTheme="minorEastAsia"/>
              <w:noProof/>
              <w:lang w:eastAsia="en-NL"/>
            </w:rPr>
          </w:pPr>
          <w:hyperlink w:anchor="_Toc124339176" w:history="1">
            <w:r w:rsidR="0013258D" w:rsidRPr="008A0295">
              <w:rPr>
                <w:rStyle w:val="Hyperlink"/>
                <w:noProof/>
                <w:lang w:val="nl-NL" w:eastAsia="en-NL"/>
              </w:rPr>
              <w:t>Algemene conclusie</w:t>
            </w:r>
            <w:r w:rsidR="0013258D">
              <w:rPr>
                <w:noProof/>
                <w:webHidden/>
              </w:rPr>
              <w:tab/>
            </w:r>
            <w:r w:rsidR="0013258D">
              <w:rPr>
                <w:noProof/>
                <w:webHidden/>
              </w:rPr>
              <w:fldChar w:fldCharType="begin"/>
            </w:r>
            <w:r w:rsidR="0013258D">
              <w:rPr>
                <w:noProof/>
                <w:webHidden/>
              </w:rPr>
              <w:instrText xml:space="preserve"> PAGEREF _Toc124339176 \h </w:instrText>
            </w:r>
            <w:r w:rsidR="0013258D">
              <w:rPr>
                <w:noProof/>
                <w:webHidden/>
              </w:rPr>
            </w:r>
            <w:r w:rsidR="0013258D">
              <w:rPr>
                <w:noProof/>
                <w:webHidden/>
              </w:rPr>
              <w:fldChar w:fldCharType="separate"/>
            </w:r>
            <w:r w:rsidR="0013258D">
              <w:rPr>
                <w:noProof/>
                <w:webHidden/>
              </w:rPr>
              <w:t>30</w:t>
            </w:r>
            <w:r w:rsidR="0013258D">
              <w:rPr>
                <w:noProof/>
                <w:webHidden/>
              </w:rPr>
              <w:fldChar w:fldCharType="end"/>
            </w:r>
          </w:hyperlink>
        </w:p>
        <w:p w14:paraId="203F5F3B" w14:textId="12393C56" w:rsidR="0013258D" w:rsidRDefault="00000000">
          <w:pPr>
            <w:pStyle w:val="Inhopg1"/>
            <w:rPr>
              <w:rFonts w:eastAsiaTheme="minorEastAsia"/>
              <w:noProof/>
              <w:lang w:eastAsia="en-NL"/>
            </w:rPr>
          </w:pPr>
          <w:hyperlink w:anchor="_Toc124339177" w:history="1">
            <w:r w:rsidR="0013258D" w:rsidRPr="008A0295">
              <w:rPr>
                <w:rStyle w:val="Hyperlink"/>
                <w:noProof/>
                <w:lang w:val="nl-NL"/>
              </w:rPr>
              <w:t>Advies</w:t>
            </w:r>
            <w:r w:rsidR="0013258D">
              <w:rPr>
                <w:noProof/>
                <w:webHidden/>
              </w:rPr>
              <w:tab/>
            </w:r>
            <w:r w:rsidR="0013258D">
              <w:rPr>
                <w:noProof/>
                <w:webHidden/>
              </w:rPr>
              <w:fldChar w:fldCharType="begin"/>
            </w:r>
            <w:r w:rsidR="0013258D">
              <w:rPr>
                <w:noProof/>
                <w:webHidden/>
              </w:rPr>
              <w:instrText xml:space="preserve"> PAGEREF _Toc124339177 \h </w:instrText>
            </w:r>
            <w:r w:rsidR="0013258D">
              <w:rPr>
                <w:noProof/>
                <w:webHidden/>
              </w:rPr>
            </w:r>
            <w:r w:rsidR="0013258D">
              <w:rPr>
                <w:noProof/>
                <w:webHidden/>
              </w:rPr>
              <w:fldChar w:fldCharType="separate"/>
            </w:r>
            <w:r w:rsidR="0013258D">
              <w:rPr>
                <w:noProof/>
                <w:webHidden/>
              </w:rPr>
              <w:t>31</w:t>
            </w:r>
            <w:r w:rsidR="0013258D">
              <w:rPr>
                <w:noProof/>
                <w:webHidden/>
              </w:rPr>
              <w:fldChar w:fldCharType="end"/>
            </w:r>
          </w:hyperlink>
        </w:p>
        <w:p w14:paraId="3A3513C1" w14:textId="1239AD22" w:rsidR="0013258D" w:rsidRDefault="00000000">
          <w:pPr>
            <w:pStyle w:val="Inhopg1"/>
            <w:rPr>
              <w:rFonts w:eastAsiaTheme="minorEastAsia"/>
              <w:noProof/>
              <w:lang w:eastAsia="en-NL"/>
            </w:rPr>
          </w:pPr>
          <w:hyperlink w:anchor="_Toc124339178" w:history="1">
            <w:r w:rsidR="0013258D" w:rsidRPr="008A0295">
              <w:rPr>
                <w:rStyle w:val="Hyperlink"/>
                <w:rFonts w:eastAsia="Times New Roman"/>
                <w:noProof/>
                <w:shd w:val="clear" w:color="auto" w:fill="FFFFFF"/>
                <w:lang w:val="nl-NL" w:eastAsia="en-NL"/>
              </w:rPr>
              <w:t>Bijlages</w:t>
            </w:r>
            <w:r w:rsidR="0013258D">
              <w:rPr>
                <w:noProof/>
                <w:webHidden/>
              </w:rPr>
              <w:tab/>
            </w:r>
            <w:r w:rsidR="0013258D">
              <w:rPr>
                <w:noProof/>
                <w:webHidden/>
              </w:rPr>
              <w:fldChar w:fldCharType="begin"/>
            </w:r>
            <w:r w:rsidR="0013258D">
              <w:rPr>
                <w:noProof/>
                <w:webHidden/>
              </w:rPr>
              <w:instrText xml:space="preserve"> PAGEREF _Toc124339178 \h </w:instrText>
            </w:r>
            <w:r w:rsidR="0013258D">
              <w:rPr>
                <w:noProof/>
                <w:webHidden/>
              </w:rPr>
            </w:r>
            <w:r w:rsidR="0013258D">
              <w:rPr>
                <w:noProof/>
                <w:webHidden/>
              </w:rPr>
              <w:fldChar w:fldCharType="separate"/>
            </w:r>
            <w:r w:rsidR="0013258D">
              <w:rPr>
                <w:noProof/>
                <w:webHidden/>
              </w:rPr>
              <w:t>31</w:t>
            </w:r>
            <w:r w:rsidR="0013258D">
              <w:rPr>
                <w:noProof/>
                <w:webHidden/>
              </w:rPr>
              <w:fldChar w:fldCharType="end"/>
            </w:r>
          </w:hyperlink>
        </w:p>
        <w:p w14:paraId="2143AB3B" w14:textId="20107330" w:rsidR="0013258D" w:rsidRDefault="00000000">
          <w:pPr>
            <w:pStyle w:val="Inhopg1"/>
            <w:rPr>
              <w:rFonts w:eastAsiaTheme="minorEastAsia"/>
              <w:noProof/>
              <w:lang w:eastAsia="en-NL"/>
            </w:rPr>
          </w:pPr>
          <w:hyperlink w:anchor="_Toc124339179" w:history="1">
            <w:r w:rsidR="0013258D" w:rsidRPr="008A0295">
              <w:rPr>
                <w:rStyle w:val="Hyperlink"/>
                <w:rFonts w:eastAsia="Times New Roman"/>
                <w:noProof/>
                <w:shd w:val="clear" w:color="auto" w:fill="FFFFFF"/>
                <w:lang w:val="nl-NL" w:eastAsia="en-NL"/>
              </w:rPr>
              <w:t>Bronnen</w:t>
            </w:r>
            <w:r w:rsidR="0013258D">
              <w:rPr>
                <w:noProof/>
                <w:webHidden/>
              </w:rPr>
              <w:tab/>
            </w:r>
            <w:r w:rsidR="0013258D">
              <w:rPr>
                <w:noProof/>
                <w:webHidden/>
              </w:rPr>
              <w:fldChar w:fldCharType="begin"/>
            </w:r>
            <w:r w:rsidR="0013258D">
              <w:rPr>
                <w:noProof/>
                <w:webHidden/>
              </w:rPr>
              <w:instrText xml:space="preserve"> PAGEREF _Toc124339179 \h </w:instrText>
            </w:r>
            <w:r w:rsidR="0013258D">
              <w:rPr>
                <w:noProof/>
                <w:webHidden/>
              </w:rPr>
            </w:r>
            <w:r w:rsidR="0013258D">
              <w:rPr>
                <w:noProof/>
                <w:webHidden/>
              </w:rPr>
              <w:fldChar w:fldCharType="separate"/>
            </w:r>
            <w:r w:rsidR="0013258D">
              <w:rPr>
                <w:noProof/>
                <w:webHidden/>
              </w:rPr>
              <w:t>32</w:t>
            </w:r>
            <w:r w:rsidR="0013258D">
              <w:rPr>
                <w:noProof/>
                <w:webHidden/>
              </w:rPr>
              <w:fldChar w:fldCharType="end"/>
            </w:r>
          </w:hyperlink>
        </w:p>
        <w:p w14:paraId="1B21FACC" w14:textId="1AE635A6" w:rsidR="00E1342F" w:rsidRPr="00E867B8" w:rsidRDefault="00E1342F">
          <w:pPr>
            <w:rPr>
              <w:lang w:val="nl-NL"/>
            </w:rPr>
          </w:pPr>
          <w:r w:rsidRPr="00E867B8">
            <w:rPr>
              <w:b/>
              <w:bCs/>
              <w:lang w:val="nl-NL"/>
            </w:rPr>
            <w:fldChar w:fldCharType="end"/>
          </w:r>
        </w:p>
      </w:sdtContent>
    </w:sdt>
    <w:p w14:paraId="1B95E550" w14:textId="608AE73B" w:rsidR="009A6D40" w:rsidRPr="00E867B8" w:rsidRDefault="009A6D40" w:rsidP="009A6D40">
      <w:pPr>
        <w:rPr>
          <w:lang w:val="nl-NL"/>
        </w:rPr>
      </w:pPr>
    </w:p>
    <w:p w14:paraId="4BD5B2FA" w14:textId="603FF3EA" w:rsidR="009A6D40" w:rsidRPr="00E867B8" w:rsidRDefault="009A6D40" w:rsidP="009A6D40">
      <w:pPr>
        <w:rPr>
          <w:lang w:val="nl-NL"/>
        </w:rPr>
      </w:pPr>
    </w:p>
    <w:p w14:paraId="107D42B5" w14:textId="3074E668" w:rsidR="009A6D40" w:rsidRPr="00E867B8" w:rsidRDefault="009A6D40" w:rsidP="009A6D40">
      <w:pPr>
        <w:rPr>
          <w:lang w:val="nl-NL"/>
        </w:rPr>
      </w:pPr>
    </w:p>
    <w:p w14:paraId="0FB7F6A8" w14:textId="1F7E3A77" w:rsidR="009A6D40" w:rsidRPr="00E867B8" w:rsidRDefault="009A6D40" w:rsidP="009A6D40">
      <w:pPr>
        <w:rPr>
          <w:lang w:val="nl-NL"/>
        </w:rPr>
      </w:pPr>
    </w:p>
    <w:p w14:paraId="489599E2" w14:textId="2E3D44DA" w:rsidR="009A6D40" w:rsidRPr="00E867B8" w:rsidRDefault="009A6D40" w:rsidP="009A6D40">
      <w:pPr>
        <w:rPr>
          <w:lang w:val="nl-NL"/>
        </w:rPr>
      </w:pPr>
    </w:p>
    <w:p w14:paraId="7F871930" w14:textId="7CDE36E7" w:rsidR="009A6D40" w:rsidRPr="00E867B8" w:rsidRDefault="009A6D40" w:rsidP="009A6D40">
      <w:pPr>
        <w:rPr>
          <w:lang w:val="nl-NL"/>
        </w:rPr>
      </w:pPr>
    </w:p>
    <w:p w14:paraId="73ED2E7B" w14:textId="6D1D1A8B" w:rsidR="009A6D40" w:rsidRPr="00E867B8" w:rsidRDefault="009A6D40" w:rsidP="009A6D40">
      <w:pPr>
        <w:rPr>
          <w:lang w:val="nl-NL"/>
        </w:rPr>
      </w:pPr>
    </w:p>
    <w:p w14:paraId="10903C10" w14:textId="085CE524" w:rsidR="009A6D40" w:rsidRPr="00E867B8" w:rsidRDefault="009A6D40" w:rsidP="009A6D40">
      <w:pPr>
        <w:rPr>
          <w:lang w:val="nl-NL"/>
        </w:rPr>
      </w:pPr>
    </w:p>
    <w:p w14:paraId="6ECF59D0" w14:textId="23B56232" w:rsidR="009A6D40" w:rsidRPr="00E867B8" w:rsidRDefault="009A6D40" w:rsidP="009A6D40">
      <w:pPr>
        <w:rPr>
          <w:lang w:val="nl-NL"/>
        </w:rPr>
      </w:pPr>
    </w:p>
    <w:p w14:paraId="0084E5B8" w14:textId="7DCE5CFB" w:rsidR="009A6D40" w:rsidRPr="00E867B8" w:rsidRDefault="009A6D40" w:rsidP="009A6D40">
      <w:pPr>
        <w:rPr>
          <w:lang w:val="nl-NL"/>
        </w:rPr>
      </w:pPr>
    </w:p>
    <w:p w14:paraId="70D214B3" w14:textId="0867F024" w:rsidR="008B7BA0" w:rsidRPr="00E867B8" w:rsidRDefault="008B7BA0" w:rsidP="009A6D40">
      <w:pPr>
        <w:rPr>
          <w:lang w:val="nl-NL"/>
        </w:rPr>
      </w:pPr>
    </w:p>
    <w:p w14:paraId="167449C1" w14:textId="063E3F31" w:rsidR="008B7BA0" w:rsidRPr="00E867B8" w:rsidRDefault="008B7BA0" w:rsidP="009A6D40">
      <w:pPr>
        <w:rPr>
          <w:lang w:val="nl-NL"/>
        </w:rPr>
      </w:pPr>
    </w:p>
    <w:p w14:paraId="1D0AF89E" w14:textId="48F0999E" w:rsidR="008B7BA0" w:rsidRPr="00E867B8" w:rsidRDefault="008B7BA0" w:rsidP="009A6D40">
      <w:pPr>
        <w:rPr>
          <w:lang w:val="nl-NL"/>
        </w:rPr>
      </w:pPr>
    </w:p>
    <w:p w14:paraId="51422288" w14:textId="713396F7" w:rsidR="008B7BA0" w:rsidRPr="00E867B8" w:rsidRDefault="008B7BA0" w:rsidP="009A6D40">
      <w:pPr>
        <w:rPr>
          <w:lang w:val="nl-NL"/>
        </w:rPr>
      </w:pPr>
    </w:p>
    <w:p w14:paraId="49BC42BF" w14:textId="51BC468D" w:rsidR="00182905" w:rsidRPr="00E867B8" w:rsidRDefault="003A3BB1" w:rsidP="00182905">
      <w:pPr>
        <w:pStyle w:val="Kop1"/>
        <w:numPr>
          <w:ilvl w:val="0"/>
          <w:numId w:val="4"/>
        </w:numPr>
        <w:rPr>
          <w:lang w:val="nl-NL"/>
        </w:rPr>
      </w:pPr>
      <w:bookmarkStart w:id="2" w:name="_Toc124339127"/>
      <w:r w:rsidRPr="00E867B8">
        <w:rPr>
          <w:lang w:val="nl-NL"/>
        </w:rPr>
        <w:t>A</w:t>
      </w:r>
      <w:r w:rsidR="00182905" w:rsidRPr="00E867B8">
        <w:rPr>
          <w:lang w:val="nl-NL"/>
        </w:rPr>
        <w:t>fkortingenlijst</w:t>
      </w:r>
      <w:bookmarkEnd w:id="2"/>
      <w:r w:rsidR="00182905" w:rsidRPr="00E867B8">
        <w:rPr>
          <w:lang w:val="nl-NL"/>
        </w:rPr>
        <w:t xml:space="preserve"> </w:t>
      </w:r>
    </w:p>
    <w:p w14:paraId="492BB2AC" w14:textId="78388D6A" w:rsidR="00182905" w:rsidRPr="00E867B8" w:rsidRDefault="00182905" w:rsidP="00182905">
      <w:pPr>
        <w:rPr>
          <w:lang w:val="nl-NL"/>
        </w:rPr>
      </w:pPr>
    </w:p>
    <w:tbl>
      <w:tblPr>
        <w:tblStyle w:val="Tabelraster"/>
        <w:tblW w:w="0" w:type="auto"/>
        <w:tblLook w:val="04A0" w:firstRow="1" w:lastRow="0" w:firstColumn="1" w:lastColumn="0" w:noHBand="0" w:noVBand="1"/>
      </w:tblPr>
      <w:tblGrid>
        <w:gridCol w:w="4508"/>
        <w:gridCol w:w="4508"/>
      </w:tblGrid>
      <w:tr w:rsidR="00B22F15" w:rsidRPr="00E867B8" w14:paraId="39450B59" w14:textId="77777777" w:rsidTr="0013258D">
        <w:tc>
          <w:tcPr>
            <w:tcW w:w="4508" w:type="dxa"/>
            <w:shd w:val="clear" w:color="auto" w:fill="BFBFBF" w:themeFill="background1" w:themeFillShade="BF"/>
          </w:tcPr>
          <w:p w14:paraId="4137C4D5" w14:textId="4558011C" w:rsidR="00B22F15" w:rsidRPr="00E867B8" w:rsidRDefault="00B22F15" w:rsidP="00182905">
            <w:pPr>
              <w:rPr>
                <w:lang w:val="nl-NL"/>
              </w:rPr>
            </w:pPr>
            <w:r w:rsidRPr="00E867B8">
              <w:rPr>
                <w:lang w:val="nl-NL"/>
              </w:rPr>
              <w:t>Afkorting</w:t>
            </w:r>
          </w:p>
        </w:tc>
        <w:tc>
          <w:tcPr>
            <w:tcW w:w="4508" w:type="dxa"/>
            <w:shd w:val="clear" w:color="auto" w:fill="BFBFBF" w:themeFill="background1" w:themeFillShade="BF"/>
          </w:tcPr>
          <w:p w14:paraId="1386E67D" w14:textId="09EA6B00" w:rsidR="00B22F15" w:rsidRPr="00E867B8" w:rsidRDefault="00B22F15" w:rsidP="00182905">
            <w:pPr>
              <w:rPr>
                <w:lang w:val="nl-NL"/>
              </w:rPr>
            </w:pPr>
            <w:r w:rsidRPr="00E867B8">
              <w:rPr>
                <w:lang w:val="nl-NL"/>
              </w:rPr>
              <w:t>Betekenis</w:t>
            </w:r>
          </w:p>
        </w:tc>
      </w:tr>
      <w:tr w:rsidR="00B22F15" w:rsidRPr="00E867B8" w14:paraId="69B8FB2A" w14:textId="77777777" w:rsidTr="00B22F15">
        <w:tc>
          <w:tcPr>
            <w:tcW w:w="4508" w:type="dxa"/>
          </w:tcPr>
          <w:p w14:paraId="28D1292E" w14:textId="4476759D" w:rsidR="00B22F15" w:rsidRPr="00E867B8" w:rsidRDefault="003A3BB1" w:rsidP="00182905">
            <w:pPr>
              <w:rPr>
                <w:lang w:val="nl-NL"/>
              </w:rPr>
            </w:pPr>
            <w:r w:rsidRPr="00E867B8">
              <w:rPr>
                <w:lang w:val="nl-NL"/>
              </w:rPr>
              <w:t>API</w:t>
            </w:r>
          </w:p>
        </w:tc>
        <w:tc>
          <w:tcPr>
            <w:tcW w:w="4508" w:type="dxa"/>
          </w:tcPr>
          <w:p w14:paraId="7B258700" w14:textId="47FC4E1C" w:rsidR="00B22F15" w:rsidRPr="00E867B8" w:rsidRDefault="003A3BB1" w:rsidP="00182905">
            <w:pPr>
              <w:rPr>
                <w:lang w:val="nl-NL"/>
              </w:rPr>
            </w:pPr>
            <w:r w:rsidRPr="00E867B8">
              <w:rPr>
                <w:lang w:val="nl-NL"/>
              </w:rPr>
              <w:t>Application Programming Interface</w:t>
            </w:r>
          </w:p>
        </w:tc>
      </w:tr>
      <w:tr w:rsidR="00B22F15" w:rsidRPr="00E867B8" w14:paraId="4FE2721D" w14:textId="77777777" w:rsidTr="00B22F15">
        <w:tc>
          <w:tcPr>
            <w:tcW w:w="4508" w:type="dxa"/>
          </w:tcPr>
          <w:p w14:paraId="7888774F" w14:textId="0FCD2B4B" w:rsidR="00B22F15" w:rsidRPr="00E867B8" w:rsidRDefault="003A3BB1" w:rsidP="00182905">
            <w:pPr>
              <w:rPr>
                <w:lang w:val="nl-NL"/>
              </w:rPr>
            </w:pPr>
            <w:r w:rsidRPr="00E867B8">
              <w:rPr>
                <w:lang w:val="nl-NL"/>
              </w:rPr>
              <w:t>Blazor WASM</w:t>
            </w:r>
          </w:p>
        </w:tc>
        <w:tc>
          <w:tcPr>
            <w:tcW w:w="4508" w:type="dxa"/>
          </w:tcPr>
          <w:p w14:paraId="265617F9" w14:textId="29979B48" w:rsidR="00B22F15" w:rsidRPr="00E867B8" w:rsidRDefault="003A3BB1" w:rsidP="00182905">
            <w:pPr>
              <w:rPr>
                <w:lang w:val="nl-NL"/>
              </w:rPr>
            </w:pPr>
            <w:r w:rsidRPr="00E867B8">
              <w:rPr>
                <w:lang w:val="nl-NL"/>
              </w:rPr>
              <w:t xml:space="preserve">Blazor </w:t>
            </w:r>
            <w:proofErr w:type="spellStart"/>
            <w:r w:rsidRPr="00E867B8">
              <w:rPr>
                <w:lang w:val="nl-NL"/>
              </w:rPr>
              <w:t>WebAssembly</w:t>
            </w:r>
            <w:proofErr w:type="spellEnd"/>
          </w:p>
        </w:tc>
      </w:tr>
      <w:tr w:rsidR="00B22F15" w:rsidRPr="00E867B8" w14:paraId="40FE84FF" w14:textId="77777777" w:rsidTr="00B22F15">
        <w:tc>
          <w:tcPr>
            <w:tcW w:w="4508" w:type="dxa"/>
          </w:tcPr>
          <w:p w14:paraId="4A8D5748" w14:textId="72944C2F" w:rsidR="00B22F15" w:rsidRPr="00E867B8" w:rsidRDefault="00EB2B1D" w:rsidP="00182905">
            <w:pPr>
              <w:rPr>
                <w:lang w:val="nl-NL"/>
              </w:rPr>
            </w:pPr>
            <w:r w:rsidRPr="00E867B8">
              <w:rPr>
                <w:lang w:val="nl-NL"/>
              </w:rPr>
              <w:t>UI</w:t>
            </w:r>
          </w:p>
        </w:tc>
        <w:tc>
          <w:tcPr>
            <w:tcW w:w="4508" w:type="dxa"/>
          </w:tcPr>
          <w:p w14:paraId="2B5A4464" w14:textId="508CA5F6" w:rsidR="00B22F15" w:rsidRPr="00E867B8" w:rsidRDefault="00EB2B1D" w:rsidP="00182905">
            <w:pPr>
              <w:rPr>
                <w:lang w:val="nl-NL"/>
              </w:rPr>
            </w:pPr>
            <w:r w:rsidRPr="00E867B8">
              <w:rPr>
                <w:lang w:val="nl-NL"/>
              </w:rPr>
              <w:t>User Interface</w:t>
            </w:r>
          </w:p>
        </w:tc>
      </w:tr>
      <w:tr w:rsidR="00B22F15" w:rsidRPr="00E867B8" w14:paraId="78F6E872" w14:textId="77777777" w:rsidTr="00B22F15">
        <w:tc>
          <w:tcPr>
            <w:tcW w:w="4508" w:type="dxa"/>
          </w:tcPr>
          <w:p w14:paraId="7F410E36" w14:textId="7F53D370" w:rsidR="00B22F15" w:rsidRPr="00E867B8" w:rsidRDefault="00EB2B1D" w:rsidP="00182905">
            <w:pPr>
              <w:rPr>
                <w:lang w:val="nl-NL"/>
              </w:rPr>
            </w:pPr>
            <w:r w:rsidRPr="00E867B8">
              <w:rPr>
                <w:lang w:val="nl-NL"/>
              </w:rPr>
              <w:t>JSON</w:t>
            </w:r>
          </w:p>
        </w:tc>
        <w:tc>
          <w:tcPr>
            <w:tcW w:w="4508" w:type="dxa"/>
          </w:tcPr>
          <w:p w14:paraId="7DCB3D2D" w14:textId="6FDF1E94" w:rsidR="00B22F15" w:rsidRPr="00E867B8" w:rsidRDefault="00EB2B1D" w:rsidP="00182905">
            <w:pPr>
              <w:rPr>
                <w:lang w:val="nl-NL"/>
              </w:rPr>
            </w:pPr>
            <w:proofErr w:type="spellStart"/>
            <w:r w:rsidRPr="00E867B8">
              <w:rPr>
                <w:lang w:val="nl-NL"/>
              </w:rPr>
              <w:t>JavaScript</w:t>
            </w:r>
            <w:proofErr w:type="spellEnd"/>
            <w:r w:rsidRPr="00E867B8">
              <w:rPr>
                <w:lang w:val="nl-NL"/>
              </w:rPr>
              <w:t xml:space="preserve"> Object </w:t>
            </w:r>
            <w:proofErr w:type="spellStart"/>
            <w:r w:rsidRPr="00E867B8">
              <w:rPr>
                <w:lang w:val="nl-NL"/>
              </w:rPr>
              <w:t>Notation</w:t>
            </w:r>
            <w:proofErr w:type="spellEnd"/>
          </w:p>
        </w:tc>
      </w:tr>
      <w:tr w:rsidR="00BC6861" w:rsidRPr="00E867B8" w14:paraId="7994417D" w14:textId="77777777" w:rsidTr="00B22F15">
        <w:tc>
          <w:tcPr>
            <w:tcW w:w="4508" w:type="dxa"/>
          </w:tcPr>
          <w:p w14:paraId="4CA9172A" w14:textId="31DF0E99" w:rsidR="00BC6861" w:rsidRPr="00E867B8" w:rsidRDefault="00BC6861" w:rsidP="00182905">
            <w:pPr>
              <w:rPr>
                <w:lang w:val="nl-NL"/>
              </w:rPr>
            </w:pPr>
            <w:r w:rsidRPr="00E867B8">
              <w:rPr>
                <w:lang w:val="nl-NL"/>
              </w:rPr>
              <w:t>HTML</w:t>
            </w:r>
          </w:p>
        </w:tc>
        <w:tc>
          <w:tcPr>
            <w:tcW w:w="4508" w:type="dxa"/>
          </w:tcPr>
          <w:p w14:paraId="0DEA88F1" w14:textId="3E7D9E99" w:rsidR="00BC6861" w:rsidRPr="00E867B8" w:rsidRDefault="00BC6861" w:rsidP="00182905">
            <w:pPr>
              <w:rPr>
                <w:lang w:val="nl-NL"/>
              </w:rPr>
            </w:pPr>
            <w:proofErr w:type="spellStart"/>
            <w:r w:rsidRPr="00E867B8">
              <w:rPr>
                <w:lang w:val="nl-NL"/>
              </w:rPr>
              <w:t>HyperText</w:t>
            </w:r>
            <w:proofErr w:type="spellEnd"/>
            <w:r w:rsidRPr="00E867B8">
              <w:rPr>
                <w:lang w:val="nl-NL"/>
              </w:rPr>
              <w:t xml:space="preserve"> </w:t>
            </w:r>
            <w:proofErr w:type="spellStart"/>
            <w:r w:rsidRPr="00E867B8">
              <w:rPr>
                <w:lang w:val="nl-NL"/>
              </w:rPr>
              <w:t>Markup</w:t>
            </w:r>
            <w:proofErr w:type="spellEnd"/>
            <w:r w:rsidRPr="00E867B8">
              <w:rPr>
                <w:lang w:val="nl-NL"/>
              </w:rPr>
              <w:t xml:space="preserve"> Language</w:t>
            </w:r>
          </w:p>
        </w:tc>
      </w:tr>
      <w:tr w:rsidR="00CB1315" w:rsidRPr="00E867B8" w14:paraId="123421C8" w14:textId="77777777" w:rsidTr="00B22F15">
        <w:tc>
          <w:tcPr>
            <w:tcW w:w="4508" w:type="dxa"/>
          </w:tcPr>
          <w:p w14:paraId="1520BF15" w14:textId="65A09E25" w:rsidR="00CB1315" w:rsidRPr="00E867B8" w:rsidRDefault="00CB1315" w:rsidP="00182905">
            <w:pPr>
              <w:rPr>
                <w:lang w:val="nl-NL"/>
              </w:rPr>
            </w:pPr>
            <w:r w:rsidRPr="00E867B8">
              <w:rPr>
                <w:lang w:val="nl-NL"/>
              </w:rPr>
              <w:t>URL</w:t>
            </w:r>
          </w:p>
        </w:tc>
        <w:tc>
          <w:tcPr>
            <w:tcW w:w="4508" w:type="dxa"/>
          </w:tcPr>
          <w:p w14:paraId="244F531C" w14:textId="5E2122E9" w:rsidR="00CB1315" w:rsidRPr="00E867B8" w:rsidRDefault="00CB1315" w:rsidP="00182905">
            <w:pPr>
              <w:rPr>
                <w:lang w:val="nl-NL"/>
              </w:rPr>
            </w:pPr>
            <w:r w:rsidRPr="00E867B8">
              <w:rPr>
                <w:lang w:val="nl-NL"/>
              </w:rPr>
              <w:t xml:space="preserve">Uniform Resource </w:t>
            </w:r>
            <w:proofErr w:type="spellStart"/>
            <w:r w:rsidRPr="00E867B8">
              <w:rPr>
                <w:lang w:val="nl-NL"/>
              </w:rPr>
              <w:t>Locator</w:t>
            </w:r>
            <w:proofErr w:type="spellEnd"/>
          </w:p>
        </w:tc>
      </w:tr>
      <w:tr w:rsidR="00477FEB" w:rsidRPr="00E867B8" w14:paraId="6261D1E3" w14:textId="77777777" w:rsidTr="00B22F15">
        <w:tc>
          <w:tcPr>
            <w:tcW w:w="4508" w:type="dxa"/>
          </w:tcPr>
          <w:p w14:paraId="0F78E6CB" w14:textId="310404F1" w:rsidR="00477FEB" w:rsidRPr="00E867B8" w:rsidRDefault="00477FEB" w:rsidP="00182905">
            <w:pPr>
              <w:rPr>
                <w:lang w:val="nl-NL"/>
              </w:rPr>
            </w:pPr>
            <w:r w:rsidRPr="00E867B8">
              <w:rPr>
                <w:lang w:val="nl-NL"/>
              </w:rPr>
              <w:t>PWA</w:t>
            </w:r>
          </w:p>
        </w:tc>
        <w:tc>
          <w:tcPr>
            <w:tcW w:w="4508" w:type="dxa"/>
          </w:tcPr>
          <w:p w14:paraId="2C3AAF3F" w14:textId="21498F8A" w:rsidR="00477FEB" w:rsidRPr="00E867B8" w:rsidRDefault="0013258D" w:rsidP="00182905">
            <w:pPr>
              <w:rPr>
                <w:lang w:val="nl-NL"/>
              </w:rPr>
            </w:pPr>
            <w:proofErr w:type="spellStart"/>
            <w:r>
              <w:rPr>
                <w:lang w:val="nl-NL"/>
              </w:rPr>
              <w:t>Progressive</w:t>
            </w:r>
            <w:proofErr w:type="spellEnd"/>
            <w:r>
              <w:rPr>
                <w:lang w:val="nl-NL"/>
              </w:rPr>
              <w:t xml:space="preserve"> Web App</w:t>
            </w:r>
          </w:p>
        </w:tc>
      </w:tr>
    </w:tbl>
    <w:p w14:paraId="2C960529" w14:textId="77777777" w:rsidR="00B22F15" w:rsidRPr="00E867B8" w:rsidRDefault="00B22F15" w:rsidP="00182905">
      <w:pPr>
        <w:rPr>
          <w:lang w:val="nl-NL"/>
        </w:rPr>
      </w:pPr>
    </w:p>
    <w:p w14:paraId="06D6F9F5" w14:textId="003FE7E0" w:rsidR="00182905" w:rsidRPr="00E867B8" w:rsidRDefault="00182905" w:rsidP="00182905">
      <w:pPr>
        <w:rPr>
          <w:lang w:val="nl-NL"/>
        </w:rPr>
      </w:pPr>
    </w:p>
    <w:p w14:paraId="2EAF34DF" w14:textId="08DB037E" w:rsidR="00182905" w:rsidRPr="00E867B8" w:rsidRDefault="00182905" w:rsidP="00182905">
      <w:pPr>
        <w:rPr>
          <w:lang w:val="nl-NL"/>
        </w:rPr>
      </w:pPr>
    </w:p>
    <w:p w14:paraId="5521A5BB" w14:textId="41983CAE" w:rsidR="00182905" w:rsidRPr="00E867B8" w:rsidRDefault="00182905" w:rsidP="00182905">
      <w:pPr>
        <w:rPr>
          <w:lang w:val="nl-NL"/>
        </w:rPr>
      </w:pPr>
    </w:p>
    <w:p w14:paraId="085CB036" w14:textId="67CBFB14" w:rsidR="00182905" w:rsidRPr="00E867B8" w:rsidRDefault="00182905" w:rsidP="00182905">
      <w:pPr>
        <w:rPr>
          <w:lang w:val="nl-NL"/>
        </w:rPr>
      </w:pPr>
    </w:p>
    <w:p w14:paraId="176C184B" w14:textId="55F5BDDE" w:rsidR="00182905" w:rsidRPr="00E867B8" w:rsidRDefault="00182905" w:rsidP="00182905">
      <w:pPr>
        <w:rPr>
          <w:lang w:val="nl-NL"/>
        </w:rPr>
      </w:pPr>
    </w:p>
    <w:p w14:paraId="4F81C41D" w14:textId="404D7DE7" w:rsidR="00182905" w:rsidRPr="00E867B8" w:rsidRDefault="00182905" w:rsidP="00182905">
      <w:pPr>
        <w:rPr>
          <w:lang w:val="nl-NL"/>
        </w:rPr>
      </w:pPr>
    </w:p>
    <w:p w14:paraId="77E3D9EF" w14:textId="7B2CAFEA" w:rsidR="00182905" w:rsidRPr="00E867B8" w:rsidRDefault="00182905" w:rsidP="00182905">
      <w:pPr>
        <w:rPr>
          <w:lang w:val="nl-NL"/>
        </w:rPr>
      </w:pPr>
    </w:p>
    <w:p w14:paraId="7C659B37" w14:textId="18C42D9D" w:rsidR="00182905" w:rsidRPr="00E867B8" w:rsidRDefault="00182905" w:rsidP="00182905">
      <w:pPr>
        <w:rPr>
          <w:lang w:val="nl-NL"/>
        </w:rPr>
      </w:pPr>
    </w:p>
    <w:p w14:paraId="3916ACEA" w14:textId="310E3270" w:rsidR="00182905" w:rsidRPr="00E867B8" w:rsidRDefault="00182905" w:rsidP="00182905">
      <w:pPr>
        <w:rPr>
          <w:lang w:val="nl-NL"/>
        </w:rPr>
      </w:pPr>
    </w:p>
    <w:p w14:paraId="08B1BE4B" w14:textId="0B05C9C4" w:rsidR="00182905" w:rsidRPr="00E867B8" w:rsidRDefault="00182905" w:rsidP="00182905">
      <w:pPr>
        <w:rPr>
          <w:lang w:val="nl-NL"/>
        </w:rPr>
      </w:pPr>
    </w:p>
    <w:p w14:paraId="781A1414" w14:textId="6D177C11" w:rsidR="00182905" w:rsidRPr="00E867B8" w:rsidRDefault="00182905" w:rsidP="00182905">
      <w:pPr>
        <w:rPr>
          <w:lang w:val="nl-NL"/>
        </w:rPr>
      </w:pPr>
    </w:p>
    <w:p w14:paraId="38FF814D" w14:textId="66EBA7AB" w:rsidR="00182905" w:rsidRPr="00E867B8" w:rsidRDefault="00182905" w:rsidP="00182905">
      <w:pPr>
        <w:rPr>
          <w:lang w:val="nl-NL"/>
        </w:rPr>
      </w:pPr>
    </w:p>
    <w:p w14:paraId="798C3956" w14:textId="3B3CC2CD" w:rsidR="00182905" w:rsidRPr="00E867B8" w:rsidRDefault="00182905" w:rsidP="00182905">
      <w:pPr>
        <w:rPr>
          <w:lang w:val="nl-NL"/>
        </w:rPr>
      </w:pPr>
    </w:p>
    <w:p w14:paraId="250A0E1D" w14:textId="35F74CCD" w:rsidR="00182905" w:rsidRPr="00E867B8" w:rsidRDefault="00182905" w:rsidP="00182905">
      <w:pPr>
        <w:rPr>
          <w:lang w:val="nl-NL"/>
        </w:rPr>
      </w:pPr>
    </w:p>
    <w:p w14:paraId="6B4A2D1C" w14:textId="6A3265F4" w:rsidR="00182905" w:rsidRPr="00E867B8" w:rsidRDefault="00182905" w:rsidP="00182905">
      <w:pPr>
        <w:rPr>
          <w:lang w:val="nl-NL"/>
        </w:rPr>
      </w:pPr>
    </w:p>
    <w:p w14:paraId="2A7E4059" w14:textId="3B56D939" w:rsidR="00182905" w:rsidRPr="00E867B8" w:rsidRDefault="00182905" w:rsidP="00182905">
      <w:pPr>
        <w:rPr>
          <w:lang w:val="nl-NL"/>
        </w:rPr>
      </w:pPr>
    </w:p>
    <w:p w14:paraId="0DD82D69" w14:textId="7425AECA" w:rsidR="00182905" w:rsidRPr="00E867B8" w:rsidRDefault="00182905" w:rsidP="00182905">
      <w:pPr>
        <w:rPr>
          <w:lang w:val="nl-NL"/>
        </w:rPr>
      </w:pPr>
    </w:p>
    <w:p w14:paraId="64AF8061" w14:textId="374B9F4D" w:rsidR="00182905" w:rsidRPr="00E867B8" w:rsidRDefault="00182905" w:rsidP="00182905">
      <w:pPr>
        <w:rPr>
          <w:lang w:val="nl-NL"/>
        </w:rPr>
      </w:pPr>
    </w:p>
    <w:p w14:paraId="6B2B23AA" w14:textId="4490AAFF" w:rsidR="00182905" w:rsidRPr="00E867B8" w:rsidRDefault="00182905" w:rsidP="00182905">
      <w:pPr>
        <w:rPr>
          <w:lang w:val="nl-NL"/>
        </w:rPr>
      </w:pPr>
    </w:p>
    <w:p w14:paraId="7CFCCBCE" w14:textId="1685DA1B" w:rsidR="00182905" w:rsidRPr="00E867B8" w:rsidRDefault="00182905" w:rsidP="00182905">
      <w:pPr>
        <w:rPr>
          <w:lang w:val="nl-NL"/>
        </w:rPr>
      </w:pPr>
    </w:p>
    <w:p w14:paraId="280CF542" w14:textId="39C9DE01" w:rsidR="00182905" w:rsidRPr="00E867B8" w:rsidRDefault="00182905" w:rsidP="00182905">
      <w:pPr>
        <w:rPr>
          <w:lang w:val="nl-NL"/>
        </w:rPr>
      </w:pPr>
    </w:p>
    <w:p w14:paraId="105694BF" w14:textId="5D66A1E2" w:rsidR="00182905" w:rsidRPr="00E867B8" w:rsidRDefault="00182905" w:rsidP="00182905">
      <w:pPr>
        <w:rPr>
          <w:lang w:val="nl-NL"/>
        </w:rPr>
      </w:pPr>
    </w:p>
    <w:p w14:paraId="0D9364BC" w14:textId="00555055" w:rsidR="00182905" w:rsidRPr="00E867B8" w:rsidRDefault="00182905" w:rsidP="00182905">
      <w:pPr>
        <w:pStyle w:val="Kop1"/>
        <w:numPr>
          <w:ilvl w:val="0"/>
          <w:numId w:val="4"/>
        </w:numPr>
        <w:rPr>
          <w:lang w:val="nl-NL"/>
        </w:rPr>
      </w:pPr>
      <w:bookmarkStart w:id="3" w:name="_Toc124339128"/>
      <w:r w:rsidRPr="00E867B8">
        <w:rPr>
          <w:lang w:val="nl-NL"/>
        </w:rPr>
        <w:t>Begrippenlijst</w:t>
      </w:r>
      <w:bookmarkEnd w:id="3"/>
    </w:p>
    <w:p w14:paraId="63F7884C" w14:textId="14EAB2BA" w:rsidR="00182905" w:rsidRPr="00E867B8" w:rsidRDefault="00182905" w:rsidP="00182905">
      <w:pPr>
        <w:rPr>
          <w:lang w:val="nl-NL"/>
        </w:rPr>
      </w:pPr>
    </w:p>
    <w:tbl>
      <w:tblPr>
        <w:tblStyle w:val="Tabelraster"/>
        <w:tblW w:w="0" w:type="auto"/>
        <w:tblLook w:val="04A0" w:firstRow="1" w:lastRow="0" w:firstColumn="1" w:lastColumn="0" w:noHBand="0" w:noVBand="1"/>
      </w:tblPr>
      <w:tblGrid>
        <w:gridCol w:w="4508"/>
        <w:gridCol w:w="4508"/>
      </w:tblGrid>
      <w:tr w:rsidR="00B22F15" w:rsidRPr="00E867B8" w14:paraId="56D3FD73" w14:textId="77777777" w:rsidTr="0013258D">
        <w:tc>
          <w:tcPr>
            <w:tcW w:w="4508" w:type="dxa"/>
            <w:shd w:val="clear" w:color="auto" w:fill="BFBFBF" w:themeFill="background1" w:themeFillShade="BF"/>
          </w:tcPr>
          <w:p w14:paraId="0B2A2A39" w14:textId="228B92FB" w:rsidR="00B22F15" w:rsidRPr="00E867B8" w:rsidRDefault="00B22F15" w:rsidP="00182905">
            <w:pPr>
              <w:rPr>
                <w:lang w:val="nl-NL"/>
              </w:rPr>
            </w:pPr>
            <w:r w:rsidRPr="00E867B8">
              <w:rPr>
                <w:lang w:val="nl-NL"/>
              </w:rPr>
              <w:t>Begrip</w:t>
            </w:r>
          </w:p>
        </w:tc>
        <w:tc>
          <w:tcPr>
            <w:tcW w:w="4508" w:type="dxa"/>
            <w:shd w:val="clear" w:color="auto" w:fill="BFBFBF" w:themeFill="background1" w:themeFillShade="BF"/>
          </w:tcPr>
          <w:p w14:paraId="6BA29250" w14:textId="0350CAAF" w:rsidR="00B22F15" w:rsidRPr="00E867B8" w:rsidRDefault="00B22F15" w:rsidP="00182905">
            <w:pPr>
              <w:rPr>
                <w:lang w:val="nl-NL"/>
              </w:rPr>
            </w:pPr>
            <w:r w:rsidRPr="00E867B8">
              <w:rPr>
                <w:lang w:val="nl-NL"/>
              </w:rPr>
              <w:t>Uitleg</w:t>
            </w:r>
          </w:p>
        </w:tc>
      </w:tr>
      <w:tr w:rsidR="00B22F15" w:rsidRPr="00E867B8" w14:paraId="2AFD755E" w14:textId="77777777" w:rsidTr="00B22F15">
        <w:tc>
          <w:tcPr>
            <w:tcW w:w="4508" w:type="dxa"/>
          </w:tcPr>
          <w:p w14:paraId="1DAEFE52" w14:textId="2AE39BDF" w:rsidR="00B22F15" w:rsidRPr="00E867B8" w:rsidRDefault="003A3BB1" w:rsidP="00182905">
            <w:pPr>
              <w:rPr>
                <w:lang w:val="nl-NL"/>
              </w:rPr>
            </w:pPr>
            <w:r w:rsidRPr="00E867B8">
              <w:rPr>
                <w:lang w:val="nl-NL"/>
              </w:rPr>
              <w:t>Blazor</w:t>
            </w:r>
          </w:p>
        </w:tc>
        <w:tc>
          <w:tcPr>
            <w:tcW w:w="4508" w:type="dxa"/>
          </w:tcPr>
          <w:p w14:paraId="5D5F4596" w14:textId="2BE20ACF" w:rsidR="00B22F15" w:rsidRPr="00E867B8" w:rsidRDefault="0013258D" w:rsidP="00182905">
            <w:pPr>
              <w:rPr>
                <w:lang w:val="nl-NL"/>
              </w:rPr>
            </w:pPr>
            <w:r w:rsidRPr="0013258D">
              <w:rPr>
                <w:lang w:val="nl-NL"/>
              </w:rPr>
              <w:t>Blazor is een nieuw front-end framework van Microsoft om .NET code te laten werken in de browser.</w:t>
            </w:r>
          </w:p>
        </w:tc>
      </w:tr>
      <w:tr w:rsidR="00B22F15" w:rsidRPr="00E867B8" w14:paraId="6724A9A6" w14:textId="77777777" w:rsidTr="00B22F15">
        <w:tc>
          <w:tcPr>
            <w:tcW w:w="4508" w:type="dxa"/>
          </w:tcPr>
          <w:p w14:paraId="588C63E0" w14:textId="274E49A7" w:rsidR="00B22F15" w:rsidRPr="00E867B8" w:rsidRDefault="003A3BB1" w:rsidP="00182905">
            <w:pPr>
              <w:rPr>
                <w:lang w:val="nl-NL"/>
              </w:rPr>
            </w:pPr>
            <w:proofErr w:type="spellStart"/>
            <w:r w:rsidRPr="00E867B8">
              <w:rPr>
                <w:lang w:val="nl-NL"/>
              </w:rPr>
              <w:t>NuGet</w:t>
            </w:r>
            <w:proofErr w:type="spellEnd"/>
            <w:r w:rsidRPr="00E867B8">
              <w:rPr>
                <w:lang w:val="nl-NL"/>
              </w:rPr>
              <w:t xml:space="preserve"> package</w:t>
            </w:r>
          </w:p>
        </w:tc>
        <w:tc>
          <w:tcPr>
            <w:tcW w:w="4508" w:type="dxa"/>
          </w:tcPr>
          <w:p w14:paraId="1CE06237" w14:textId="717276C0" w:rsidR="00B22F15" w:rsidRPr="00E867B8" w:rsidRDefault="0013258D" w:rsidP="00182905">
            <w:pPr>
              <w:rPr>
                <w:lang w:val="nl-NL"/>
              </w:rPr>
            </w:pPr>
            <w:proofErr w:type="spellStart"/>
            <w:r w:rsidRPr="0013258D">
              <w:rPr>
                <w:lang w:val="nl-NL"/>
              </w:rPr>
              <w:t>NuGet</w:t>
            </w:r>
            <w:proofErr w:type="spellEnd"/>
            <w:r w:rsidRPr="0013258D">
              <w:rPr>
                <w:lang w:val="nl-NL"/>
              </w:rPr>
              <w:t xml:space="preserve"> is een package manager voor het Microsoft development platform om packages te creëren van één of meerdere </w:t>
            </w:r>
            <w:proofErr w:type="spellStart"/>
            <w:r w:rsidRPr="0013258D">
              <w:rPr>
                <w:lang w:val="nl-NL"/>
              </w:rPr>
              <w:t>assemblies</w:t>
            </w:r>
            <w:proofErr w:type="spellEnd"/>
            <w:r w:rsidRPr="0013258D">
              <w:rPr>
                <w:lang w:val="nl-NL"/>
              </w:rPr>
              <w:t xml:space="preserve"> en deze te publiceren zodat andere projecten deze kunnen consumeren.</w:t>
            </w:r>
          </w:p>
        </w:tc>
      </w:tr>
      <w:tr w:rsidR="00B22F15" w:rsidRPr="00E867B8" w14:paraId="05689E9B" w14:textId="77777777" w:rsidTr="00B22F15">
        <w:tc>
          <w:tcPr>
            <w:tcW w:w="4508" w:type="dxa"/>
          </w:tcPr>
          <w:p w14:paraId="048D4510" w14:textId="59DB88A7" w:rsidR="00B22F15" w:rsidRPr="00E867B8" w:rsidRDefault="00EB2B1D" w:rsidP="00182905">
            <w:pPr>
              <w:rPr>
                <w:lang w:val="nl-NL"/>
              </w:rPr>
            </w:pPr>
            <w:r w:rsidRPr="00E867B8">
              <w:rPr>
                <w:lang w:val="nl-NL"/>
              </w:rPr>
              <w:t>VSR KMS</w:t>
            </w:r>
          </w:p>
        </w:tc>
        <w:tc>
          <w:tcPr>
            <w:tcW w:w="4508" w:type="dxa"/>
          </w:tcPr>
          <w:p w14:paraId="3A9F1EAD" w14:textId="0E2F7AF1" w:rsidR="00B22F15" w:rsidRPr="00E867B8" w:rsidRDefault="0013258D" w:rsidP="00182905">
            <w:pPr>
              <w:rPr>
                <w:lang w:val="nl-NL"/>
              </w:rPr>
            </w:pPr>
            <w:r w:rsidRPr="0013258D">
              <w:rPr>
                <w:lang w:val="nl-NL"/>
              </w:rPr>
              <w:t xml:space="preserve">Vereniging Schoonmaak Research </w:t>
            </w:r>
            <w:proofErr w:type="spellStart"/>
            <w:r>
              <w:rPr>
                <w:lang w:val="nl-NL"/>
              </w:rPr>
              <w:t>Kwaliteits</w:t>
            </w:r>
            <w:proofErr w:type="spellEnd"/>
            <w:r>
              <w:rPr>
                <w:lang w:val="nl-NL"/>
              </w:rPr>
              <w:t xml:space="preserve"> Meet </w:t>
            </w:r>
            <w:proofErr w:type="spellStart"/>
            <w:r>
              <w:rPr>
                <w:lang w:val="nl-NL"/>
              </w:rPr>
              <w:t>Systeen</w:t>
            </w:r>
            <w:proofErr w:type="spellEnd"/>
            <w:r>
              <w:rPr>
                <w:lang w:val="nl-NL"/>
              </w:rPr>
              <w:t>.</w:t>
            </w:r>
          </w:p>
        </w:tc>
      </w:tr>
    </w:tbl>
    <w:p w14:paraId="0AD746A4" w14:textId="571E4B35" w:rsidR="00182905" w:rsidRPr="00E867B8" w:rsidRDefault="00182905" w:rsidP="00182905">
      <w:pPr>
        <w:rPr>
          <w:lang w:val="nl-NL"/>
        </w:rPr>
      </w:pPr>
    </w:p>
    <w:p w14:paraId="40381662" w14:textId="2F3CEEAA" w:rsidR="00182905" w:rsidRPr="00E867B8" w:rsidRDefault="00182905" w:rsidP="00182905">
      <w:pPr>
        <w:rPr>
          <w:lang w:val="nl-NL"/>
        </w:rPr>
      </w:pPr>
    </w:p>
    <w:p w14:paraId="4F9CAB40" w14:textId="12E1748A" w:rsidR="00182905" w:rsidRPr="00E867B8" w:rsidRDefault="00182905" w:rsidP="00182905">
      <w:pPr>
        <w:rPr>
          <w:lang w:val="nl-NL"/>
        </w:rPr>
      </w:pPr>
    </w:p>
    <w:p w14:paraId="6E407B1E" w14:textId="00516547" w:rsidR="00182905" w:rsidRPr="00E867B8" w:rsidRDefault="00182905" w:rsidP="00182905">
      <w:pPr>
        <w:rPr>
          <w:lang w:val="nl-NL"/>
        </w:rPr>
      </w:pPr>
    </w:p>
    <w:p w14:paraId="4DA7002D" w14:textId="025CC456" w:rsidR="00182905" w:rsidRPr="00E867B8" w:rsidRDefault="00182905" w:rsidP="00182905">
      <w:pPr>
        <w:rPr>
          <w:lang w:val="nl-NL"/>
        </w:rPr>
      </w:pPr>
    </w:p>
    <w:p w14:paraId="3BE4D32F" w14:textId="68912339" w:rsidR="00182905" w:rsidRPr="00E867B8" w:rsidRDefault="00182905" w:rsidP="00182905">
      <w:pPr>
        <w:rPr>
          <w:lang w:val="nl-NL"/>
        </w:rPr>
      </w:pPr>
    </w:p>
    <w:p w14:paraId="2301388C" w14:textId="085FC295" w:rsidR="00182905" w:rsidRPr="00E867B8" w:rsidRDefault="00182905" w:rsidP="00182905">
      <w:pPr>
        <w:rPr>
          <w:lang w:val="nl-NL"/>
        </w:rPr>
      </w:pPr>
    </w:p>
    <w:p w14:paraId="5CB883A0" w14:textId="487CD3F9" w:rsidR="00182905" w:rsidRPr="00E867B8" w:rsidRDefault="00182905" w:rsidP="00182905">
      <w:pPr>
        <w:rPr>
          <w:lang w:val="nl-NL"/>
        </w:rPr>
      </w:pPr>
    </w:p>
    <w:p w14:paraId="77DCE48D" w14:textId="2C616D6A" w:rsidR="00182905" w:rsidRPr="00E867B8" w:rsidRDefault="00182905" w:rsidP="00182905">
      <w:pPr>
        <w:rPr>
          <w:lang w:val="nl-NL"/>
        </w:rPr>
      </w:pPr>
    </w:p>
    <w:p w14:paraId="30AF47F0" w14:textId="2E588C26" w:rsidR="00182905" w:rsidRPr="00E867B8" w:rsidRDefault="00182905" w:rsidP="00182905">
      <w:pPr>
        <w:rPr>
          <w:lang w:val="nl-NL"/>
        </w:rPr>
      </w:pPr>
    </w:p>
    <w:p w14:paraId="1605525E" w14:textId="3E2DDB68" w:rsidR="00182905" w:rsidRPr="00E867B8" w:rsidRDefault="00182905" w:rsidP="00182905">
      <w:pPr>
        <w:rPr>
          <w:lang w:val="nl-NL"/>
        </w:rPr>
      </w:pPr>
    </w:p>
    <w:p w14:paraId="0046EB5E" w14:textId="374AB242" w:rsidR="00182905" w:rsidRPr="00E867B8" w:rsidRDefault="00182905" w:rsidP="00182905">
      <w:pPr>
        <w:rPr>
          <w:lang w:val="nl-NL"/>
        </w:rPr>
      </w:pPr>
    </w:p>
    <w:p w14:paraId="47A55502" w14:textId="4E84F3FA" w:rsidR="00182905" w:rsidRPr="00E867B8" w:rsidRDefault="00182905" w:rsidP="00182905">
      <w:pPr>
        <w:rPr>
          <w:lang w:val="nl-NL"/>
        </w:rPr>
      </w:pPr>
    </w:p>
    <w:p w14:paraId="5D9094E3" w14:textId="32AECCED" w:rsidR="00182905" w:rsidRPr="00E867B8" w:rsidRDefault="00182905" w:rsidP="00182905">
      <w:pPr>
        <w:rPr>
          <w:lang w:val="nl-NL"/>
        </w:rPr>
      </w:pPr>
    </w:p>
    <w:p w14:paraId="76F86208" w14:textId="17F5C90F" w:rsidR="00182905" w:rsidRPr="00E867B8" w:rsidRDefault="00182905" w:rsidP="00182905">
      <w:pPr>
        <w:rPr>
          <w:lang w:val="nl-NL"/>
        </w:rPr>
      </w:pPr>
    </w:p>
    <w:p w14:paraId="4B2F0A6F" w14:textId="00AA154F" w:rsidR="00182905" w:rsidRPr="00E867B8" w:rsidRDefault="00182905" w:rsidP="00182905">
      <w:pPr>
        <w:rPr>
          <w:lang w:val="nl-NL"/>
        </w:rPr>
      </w:pPr>
    </w:p>
    <w:p w14:paraId="1800349E" w14:textId="0E8933F3" w:rsidR="00182905" w:rsidRPr="00E867B8" w:rsidRDefault="00182905" w:rsidP="00182905">
      <w:pPr>
        <w:rPr>
          <w:lang w:val="nl-NL"/>
        </w:rPr>
      </w:pPr>
    </w:p>
    <w:p w14:paraId="409AAE58" w14:textId="6CD3ABB4" w:rsidR="00182905" w:rsidRPr="00E867B8" w:rsidRDefault="00182905" w:rsidP="00182905">
      <w:pPr>
        <w:rPr>
          <w:lang w:val="nl-NL"/>
        </w:rPr>
      </w:pPr>
    </w:p>
    <w:p w14:paraId="0F6F0304" w14:textId="202AEC0A" w:rsidR="00182905" w:rsidRPr="00E867B8" w:rsidRDefault="00182905" w:rsidP="00182905">
      <w:pPr>
        <w:rPr>
          <w:lang w:val="nl-NL"/>
        </w:rPr>
      </w:pPr>
    </w:p>
    <w:p w14:paraId="29AE0584" w14:textId="5F7306F3" w:rsidR="00182905" w:rsidRPr="00E867B8" w:rsidRDefault="00182905" w:rsidP="00182905">
      <w:pPr>
        <w:rPr>
          <w:lang w:val="nl-NL"/>
        </w:rPr>
      </w:pPr>
    </w:p>
    <w:p w14:paraId="69451542" w14:textId="354E10F2" w:rsidR="00182905" w:rsidRPr="00E867B8" w:rsidRDefault="00182905" w:rsidP="00182905">
      <w:pPr>
        <w:rPr>
          <w:lang w:val="nl-NL"/>
        </w:rPr>
      </w:pPr>
    </w:p>
    <w:p w14:paraId="0EECD58E" w14:textId="2568E6D6" w:rsidR="00182905" w:rsidRPr="00E867B8" w:rsidRDefault="00182905" w:rsidP="00182905">
      <w:pPr>
        <w:pStyle w:val="Kop1"/>
        <w:numPr>
          <w:ilvl w:val="0"/>
          <w:numId w:val="4"/>
        </w:numPr>
        <w:rPr>
          <w:lang w:val="nl-NL"/>
        </w:rPr>
      </w:pPr>
      <w:bookmarkStart w:id="4" w:name="_Toc124339129"/>
      <w:r w:rsidRPr="00E867B8">
        <w:rPr>
          <w:lang w:val="nl-NL"/>
        </w:rPr>
        <w:lastRenderedPageBreak/>
        <w:t>Inleiding</w:t>
      </w:r>
      <w:bookmarkEnd w:id="4"/>
    </w:p>
    <w:p w14:paraId="26A490E0" w14:textId="15B591C4" w:rsidR="00547F5D" w:rsidRDefault="00547F5D" w:rsidP="00182905">
      <w:pPr>
        <w:rPr>
          <w:lang w:val="nl-NL"/>
        </w:rPr>
      </w:pPr>
    </w:p>
    <w:p w14:paraId="71A5C8BE" w14:textId="0013183D" w:rsidR="00547F5D" w:rsidRDefault="00547F5D" w:rsidP="00182905">
      <w:pPr>
        <w:rPr>
          <w:lang w:val="nl-NL"/>
        </w:rPr>
      </w:pPr>
    </w:p>
    <w:p w14:paraId="77958F55" w14:textId="3FA8B268" w:rsidR="00547F5D" w:rsidRDefault="00547F5D" w:rsidP="00182905">
      <w:pPr>
        <w:rPr>
          <w:lang w:val="nl-NL"/>
        </w:rPr>
      </w:pPr>
    </w:p>
    <w:p w14:paraId="45D11114" w14:textId="0089092E" w:rsidR="00547F5D" w:rsidRDefault="00547F5D" w:rsidP="00182905">
      <w:pPr>
        <w:rPr>
          <w:lang w:val="nl-NL"/>
        </w:rPr>
      </w:pPr>
    </w:p>
    <w:p w14:paraId="2431E62E" w14:textId="29583C98" w:rsidR="00547F5D" w:rsidRDefault="00547F5D" w:rsidP="00182905">
      <w:pPr>
        <w:rPr>
          <w:lang w:val="nl-NL"/>
        </w:rPr>
      </w:pPr>
    </w:p>
    <w:p w14:paraId="391955F1" w14:textId="1C02E205" w:rsidR="00547F5D" w:rsidRDefault="00547F5D" w:rsidP="00182905">
      <w:pPr>
        <w:rPr>
          <w:lang w:val="nl-NL"/>
        </w:rPr>
      </w:pPr>
    </w:p>
    <w:p w14:paraId="35A5A558" w14:textId="2EC4FE68" w:rsidR="00547F5D" w:rsidRDefault="00547F5D" w:rsidP="00182905">
      <w:pPr>
        <w:rPr>
          <w:lang w:val="nl-NL"/>
        </w:rPr>
      </w:pPr>
    </w:p>
    <w:p w14:paraId="5660A2AA" w14:textId="544D2727" w:rsidR="00547F5D" w:rsidRDefault="00547F5D" w:rsidP="00182905">
      <w:pPr>
        <w:rPr>
          <w:lang w:val="nl-NL"/>
        </w:rPr>
      </w:pPr>
    </w:p>
    <w:p w14:paraId="2EE3E361" w14:textId="7796BC67" w:rsidR="00547F5D" w:rsidRDefault="00547F5D" w:rsidP="00182905">
      <w:pPr>
        <w:rPr>
          <w:lang w:val="nl-NL"/>
        </w:rPr>
      </w:pPr>
    </w:p>
    <w:p w14:paraId="6CC6B626" w14:textId="1E46BE07" w:rsidR="00547F5D" w:rsidRDefault="00547F5D" w:rsidP="00182905">
      <w:pPr>
        <w:rPr>
          <w:lang w:val="nl-NL"/>
        </w:rPr>
      </w:pPr>
    </w:p>
    <w:p w14:paraId="1AF4CD84" w14:textId="77777777" w:rsidR="00547F5D" w:rsidRPr="00547F5D" w:rsidRDefault="00547F5D" w:rsidP="00182905">
      <w:pPr>
        <w:rPr>
          <w:b/>
          <w:bCs/>
          <w:lang w:val="nl-NL"/>
        </w:rPr>
      </w:pPr>
    </w:p>
    <w:p w14:paraId="5AB82918" w14:textId="1B4385FB" w:rsidR="00B24D9F" w:rsidRPr="00E867B8" w:rsidRDefault="00B24D9F" w:rsidP="00182905">
      <w:pPr>
        <w:rPr>
          <w:lang w:val="nl-NL"/>
        </w:rPr>
      </w:pPr>
    </w:p>
    <w:p w14:paraId="0877AFF9" w14:textId="05FAC3C0" w:rsidR="00B24D9F" w:rsidRPr="00E867B8" w:rsidRDefault="00B24D9F" w:rsidP="00182905">
      <w:pPr>
        <w:rPr>
          <w:lang w:val="nl-NL"/>
        </w:rPr>
      </w:pPr>
    </w:p>
    <w:p w14:paraId="003443B8" w14:textId="605954D6" w:rsidR="00B24D9F" w:rsidRPr="00E867B8" w:rsidRDefault="00B24D9F" w:rsidP="00182905">
      <w:pPr>
        <w:rPr>
          <w:lang w:val="nl-NL"/>
        </w:rPr>
      </w:pPr>
    </w:p>
    <w:p w14:paraId="5E18762C" w14:textId="1968E319" w:rsidR="00B24D9F" w:rsidRPr="00E867B8" w:rsidRDefault="00B24D9F" w:rsidP="00182905">
      <w:pPr>
        <w:rPr>
          <w:lang w:val="nl-NL"/>
        </w:rPr>
      </w:pPr>
    </w:p>
    <w:p w14:paraId="67DCEF53" w14:textId="15595231" w:rsidR="00B24D9F" w:rsidRPr="00E867B8" w:rsidRDefault="00B24D9F" w:rsidP="00182905">
      <w:pPr>
        <w:rPr>
          <w:lang w:val="nl-NL"/>
        </w:rPr>
      </w:pPr>
    </w:p>
    <w:p w14:paraId="1EB2D31B" w14:textId="673AD751" w:rsidR="00B24D9F" w:rsidRPr="00E867B8" w:rsidRDefault="00B24D9F" w:rsidP="00182905">
      <w:pPr>
        <w:rPr>
          <w:lang w:val="nl-NL"/>
        </w:rPr>
      </w:pPr>
    </w:p>
    <w:p w14:paraId="57633197" w14:textId="6327B256" w:rsidR="00B24D9F" w:rsidRPr="00E867B8" w:rsidRDefault="00B24D9F" w:rsidP="00182905">
      <w:pPr>
        <w:rPr>
          <w:lang w:val="nl-NL"/>
        </w:rPr>
      </w:pPr>
    </w:p>
    <w:p w14:paraId="04F16699" w14:textId="4A89883D" w:rsidR="00B24D9F" w:rsidRPr="00E867B8" w:rsidRDefault="00B24D9F" w:rsidP="00182905">
      <w:pPr>
        <w:rPr>
          <w:lang w:val="nl-NL"/>
        </w:rPr>
      </w:pPr>
    </w:p>
    <w:p w14:paraId="193C69C0" w14:textId="0D277455" w:rsidR="00B24D9F" w:rsidRPr="00E867B8" w:rsidRDefault="00B24D9F" w:rsidP="00182905">
      <w:pPr>
        <w:rPr>
          <w:lang w:val="nl-NL"/>
        </w:rPr>
      </w:pPr>
    </w:p>
    <w:p w14:paraId="3DA685F8" w14:textId="69ADF336" w:rsidR="00B24D9F" w:rsidRPr="00E867B8" w:rsidRDefault="00B24D9F" w:rsidP="00182905">
      <w:pPr>
        <w:rPr>
          <w:lang w:val="nl-NL"/>
        </w:rPr>
      </w:pPr>
    </w:p>
    <w:p w14:paraId="5158577A" w14:textId="1F645897" w:rsidR="00B24D9F" w:rsidRPr="00E867B8" w:rsidRDefault="00B24D9F" w:rsidP="00182905">
      <w:pPr>
        <w:rPr>
          <w:lang w:val="nl-NL"/>
        </w:rPr>
      </w:pPr>
    </w:p>
    <w:p w14:paraId="67A75B9E" w14:textId="0F5A57A7" w:rsidR="00B24D9F" w:rsidRPr="00E867B8" w:rsidRDefault="00B24D9F" w:rsidP="00182905">
      <w:pPr>
        <w:rPr>
          <w:lang w:val="nl-NL"/>
        </w:rPr>
      </w:pPr>
    </w:p>
    <w:p w14:paraId="17E15E83" w14:textId="11939F91" w:rsidR="00B24D9F" w:rsidRPr="00E867B8" w:rsidRDefault="00B24D9F" w:rsidP="00182905">
      <w:pPr>
        <w:rPr>
          <w:lang w:val="nl-NL"/>
        </w:rPr>
      </w:pPr>
    </w:p>
    <w:p w14:paraId="675D3C2A" w14:textId="60F5855B" w:rsidR="00B24D9F" w:rsidRPr="00E867B8" w:rsidRDefault="00B24D9F" w:rsidP="00182905">
      <w:pPr>
        <w:rPr>
          <w:lang w:val="nl-NL"/>
        </w:rPr>
      </w:pPr>
    </w:p>
    <w:p w14:paraId="4609DBC2" w14:textId="15514CED" w:rsidR="00B24D9F" w:rsidRPr="00E867B8" w:rsidRDefault="00B24D9F" w:rsidP="00182905">
      <w:pPr>
        <w:rPr>
          <w:lang w:val="nl-NL"/>
        </w:rPr>
      </w:pPr>
    </w:p>
    <w:p w14:paraId="6B00DCB6" w14:textId="2A25AAC2" w:rsidR="00B24D9F" w:rsidRPr="00E867B8" w:rsidRDefault="00B24D9F" w:rsidP="00182905">
      <w:pPr>
        <w:rPr>
          <w:lang w:val="nl-NL"/>
        </w:rPr>
      </w:pPr>
    </w:p>
    <w:p w14:paraId="02149465" w14:textId="6ACD60CC" w:rsidR="00B24D9F" w:rsidRPr="00E867B8" w:rsidRDefault="00B24D9F" w:rsidP="00182905">
      <w:pPr>
        <w:rPr>
          <w:lang w:val="nl-NL"/>
        </w:rPr>
      </w:pPr>
    </w:p>
    <w:p w14:paraId="20E5C9F5" w14:textId="77777777" w:rsidR="00E867B8" w:rsidRPr="00E867B8" w:rsidRDefault="00E867B8" w:rsidP="00182905">
      <w:pPr>
        <w:rPr>
          <w:lang w:val="nl-NL"/>
        </w:rPr>
      </w:pPr>
    </w:p>
    <w:p w14:paraId="5A45B85A" w14:textId="103B6666" w:rsidR="009A6D40" w:rsidRPr="00E867B8" w:rsidRDefault="009A6D40" w:rsidP="008B7BA0">
      <w:pPr>
        <w:pStyle w:val="Kop1"/>
        <w:numPr>
          <w:ilvl w:val="0"/>
          <w:numId w:val="4"/>
        </w:numPr>
        <w:rPr>
          <w:rFonts w:eastAsia="Times New Roman"/>
          <w:lang w:val="nl-NL" w:eastAsia="en-NL"/>
        </w:rPr>
      </w:pPr>
      <w:bookmarkStart w:id="5" w:name="_Toc124339130"/>
      <w:r w:rsidRPr="00E867B8">
        <w:rPr>
          <w:rFonts w:eastAsia="Times New Roman"/>
          <w:lang w:val="nl-NL" w:eastAsia="en-NL"/>
        </w:rPr>
        <w:lastRenderedPageBreak/>
        <w:t>Welke methodes van opslaan voor data kent Blazor?</w:t>
      </w:r>
      <w:bookmarkEnd w:id="5"/>
    </w:p>
    <w:p w14:paraId="43F0CF78" w14:textId="77777777" w:rsidR="008B7BA0" w:rsidRPr="00E867B8" w:rsidRDefault="008B7BA0" w:rsidP="00E867B8">
      <w:pPr>
        <w:rPr>
          <w:lang w:val="nl-NL" w:eastAsia="en-NL"/>
        </w:rPr>
      </w:pPr>
    </w:p>
    <w:p w14:paraId="7FE65A19" w14:textId="232346FF" w:rsidR="009A6D40" w:rsidRPr="00E867B8" w:rsidRDefault="008B7BA0" w:rsidP="008B7BA0">
      <w:pPr>
        <w:pStyle w:val="Kop2"/>
        <w:rPr>
          <w:rFonts w:eastAsia="Times New Roman"/>
          <w:sz w:val="24"/>
          <w:szCs w:val="24"/>
          <w:lang w:val="nl-NL" w:eastAsia="en-NL"/>
        </w:rPr>
      </w:pPr>
      <w:bookmarkStart w:id="6" w:name="_Toc124339131"/>
      <w:r w:rsidRPr="00E867B8">
        <w:rPr>
          <w:lang w:val="nl-NL"/>
        </w:rPr>
        <w:t>4.1 Doel</w:t>
      </w:r>
      <w:bookmarkEnd w:id="6"/>
    </w:p>
    <w:p w14:paraId="431B7B66" w14:textId="51D413F8" w:rsidR="009A6D40" w:rsidRPr="00E867B8" w:rsidRDefault="009A6D40" w:rsidP="009A6D40">
      <w:pPr>
        <w:spacing w:before="100" w:beforeAutospacing="1" w:after="202" w:line="276" w:lineRule="auto"/>
        <w:rPr>
          <w:rFonts w:eastAsia="Times New Roman" w:cstheme="minorHAnsi"/>
          <w:color w:val="000000"/>
          <w:sz w:val="24"/>
          <w:szCs w:val="24"/>
          <w:lang w:val="nl-NL" w:eastAsia="en-NL"/>
        </w:rPr>
      </w:pPr>
      <w:r w:rsidRPr="00E867B8">
        <w:rPr>
          <w:rFonts w:eastAsia="Times New Roman" w:cstheme="minorHAnsi"/>
          <w:color w:val="000000"/>
          <w:lang w:val="nl-NL" w:eastAsia="en-NL"/>
        </w:rPr>
        <w:t xml:space="preserve">Het doel van </w:t>
      </w:r>
      <w:r w:rsidR="005B493A" w:rsidRPr="00E867B8">
        <w:rPr>
          <w:rFonts w:eastAsia="Times New Roman" w:cstheme="minorHAnsi"/>
          <w:color w:val="000000"/>
          <w:lang w:val="nl-NL" w:eastAsia="en-NL"/>
        </w:rPr>
        <w:t>deze deelvraag</w:t>
      </w:r>
      <w:r w:rsidRPr="00E867B8">
        <w:rPr>
          <w:rFonts w:eastAsia="Times New Roman" w:cstheme="minorHAnsi"/>
          <w:color w:val="000000"/>
          <w:lang w:val="nl-NL" w:eastAsia="en-NL"/>
        </w:rPr>
        <w:t xml:space="preserve"> is het vinden van een geschikte manier voor het opslaan van data binnen de app</w:t>
      </w:r>
      <w:r w:rsidR="00C201CA" w:rsidRPr="00E867B8">
        <w:rPr>
          <w:rFonts w:eastAsia="Times New Roman" w:cstheme="minorHAnsi"/>
          <w:color w:val="000000"/>
          <w:lang w:val="nl-NL" w:eastAsia="en-NL"/>
        </w:rPr>
        <w:t>licatie</w:t>
      </w:r>
      <w:r w:rsidRPr="00E867B8">
        <w:rPr>
          <w:rFonts w:eastAsia="Times New Roman" w:cstheme="minorHAnsi"/>
          <w:color w:val="000000"/>
          <w:lang w:val="nl-NL" w:eastAsia="en-NL"/>
        </w:rPr>
        <w:t>.</w:t>
      </w:r>
      <w:r w:rsidR="008B7BA0" w:rsidRPr="00E867B8">
        <w:rPr>
          <w:rFonts w:eastAsia="Times New Roman" w:cstheme="minorHAnsi"/>
          <w:color w:val="000000"/>
          <w:lang w:val="nl-NL" w:eastAsia="en-NL"/>
        </w:rPr>
        <w:t xml:space="preserve"> Hierbij moet</w:t>
      </w:r>
      <w:r w:rsidRPr="00E867B8">
        <w:rPr>
          <w:rFonts w:eastAsia="Times New Roman" w:cstheme="minorHAnsi"/>
          <w:color w:val="000000"/>
          <w:lang w:val="nl-NL" w:eastAsia="en-NL"/>
        </w:rPr>
        <w:t xml:space="preserve"> er gedacht worden aan </w:t>
      </w:r>
      <w:r w:rsidR="008B7BA0" w:rsidRPr="00E867B8">
        <w:rPr>
          <w:rFonts w:eastAsia="Times New Roman" w:cstheme="minorHAnsi"/>
          <w:color w:val="000000"/>
          <w:lang w:val="nl-NL" w:eastAsia="en-NL"/>
        </w:rPr>
        <w:t xml:space="preserve">een </w:t>
      </w:r>
      <w:r w:rsidRPr="00E867B8">
        <w:rPr>
          <w:rFonts w:eastAsia="Times New Roman" w:cstheme="minorHAnsi"/>
          <w:color w:val="000000"/>
          <w:lang w:val="nl-NL" w:eastAsia="en-NL"/>
        </w:rPr>
        <w:t>gebruiksvriendelijke en toekomstbestendige oplossing.</w:t>
      </w:r>
      <w:r w:rsidR="008B7BA0" w:rsidRPr="00E867B8">
        <w:rPr>
          <w:rFonts w:eastAsia="Times New Roman" w:cstheme="minorHAnsi"/>
          <w:color w:val="000000"/>
          <w:lang w:val="nl-NL" w:eastAsia="en-NL"/>
        </w:rPr>
        <w:t xml:space="preserve"> </w:t>
      </w:r>
    </w:p>
    <w:p w14:paraId="62A1FB2B" w14:textId="499894AB" w:rsidR="009A6D40" w:rsidRPr="00E867B8" w:rsidRDefault="008B7BA0" w:rsidP="00E867B8">
      <w:pPr>
        <w:rPr>
          <w:lang w:val="nl-NL" w:eastAsia="en-NL"/>
        </w:rPr>
      </w:pPr>
      <w:r w:rsidRPr="00E867B8">
        <w:rPr>
          <w:rFonts w:eastAsia="Times New Roman"/>
          <w:lang w:val="nl-NL" w:eastAsia="en-NL"/>
        </w:rPr>
        <w:t>4.2</w:t>
      </w:r>
      <w:r w:rsidR="005B493A" w:rsidRPr="00E867B8">
        <w:rPr>
          <w:lang w:val="nl-NL" w:eastAsia="en-NL"/>
        </w:rPr>
        <w:t>het beantwoorden van deze deelvraag zal de ‘’</w:t>
      </w:r>
      <w:proofErr w:type="spellStart"/>
      <w:r w:rsidR="005B493A" w:rsidRPr="00E867B8">
        <w:rPr>
          <w:lang w:val="nl-NL" w:eastAsia="en-NL"/>
        </w:rPr>
        <w:t>choose</w:t>
      </w:r>
      <w:proofErr w:type="spellEnd"/>
      <w:r w:rsidR="005B493A" w:rsidRPr="00E867B8">
        <w:rPr>
          <w:lang w:val="nl-NL" w:eastAsia="en-NL"/>
        </w:rPr>
        <w:t xml:space="preserve"> fitting pattern’’ onderzoeksmethode gebruikt worden. In figuur 1 is weergegeven hoe deze methode gebruikt zal worden om tot een resultaat te komen.</w:t>
      </w:r>
    </w:p>
    <w:p w14:paraId="7B2D992D" w14:textId="77777777" w:rsidR="009A6D40" w:rsidRPr="00E867B8" w:rsidRDefault="009A6D40" w:rsidP="009A6D40">
      <w:pPr>
        <w:spacing w:before="115" w:after="115" w:line="240" w:lineRule="auto"/>
        <w:rPr>
          <w:rFonts w:eastAsia="Times New Roman" w:cstheme="minorHAnsi"/>
          <w:color w:val="000000"/>
          <w:sz w:val="24"/>
          <w:szCs w:val="24"/>
          <w:bdr w:val="none" w:sz="0" w:space="0" w:color="auto" w:frame="1"/>
          <w:shd w:val="clear" w:color="auto" w:fill="FFFFFF"/>
          <w:lang w:val="nl-NL" w:eastAsia="en-NL"/>
        </w:rPr>
      </w:pPr>
      <w:r w:rsidRPr="00E867B8">
        <w:rPr>
          <w:rFonts w:cstheme="minorHAnsi"/>
          <w:noProof/>
          <w:lang w:val="nl-NL"/>
        </w:rPr>
        <mc:AlternateContent>
          <mc:Choice Requires="wps">
            <w:drawing>
              <wp:anchor distT="0" distB="0" distL="114300" distR="114300" simplePos="0" relativeHeight="251680768" behindDoc="0" locked="0" layoutInCell="1" allowOverlap="1" wp14:anchorId="7A285159" wp14:editId="77C5C388">
                <wp:simplePos x="0" y="0"/>
                <wp:positionH relativeFrom="column">
                  <wp:posOffset>0</wp:posOffset>
                </wp:positionH>
                <wp:positionV relativeFrom="paragraph">
                  <wp:posOffset>666750</wp:posOffset>
                </wp:positionV>
                <wp:extent cx="330517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593A3DEF" w14:textId="19A24CCB" w:rsidR="009A6D40" w:rsidRPr="0090627B" w:rsidRDefault="002479B0" w:rsidP="009A6D40">
                            <w:pPr>
                              <w:pStyle w:val="Bijschrift"/>
                              <w:rPr>
                                <w:rFonts w:ascii="Times New Roman" w:eastAsia="Times New Roman" w:hAnsi="Times New Roman" w:cs="Times New Roman"/>
                                <w:noProof/>
                                <w:color w:val="000000"/>
                                <w:sz w:val="24"/>
                                <w:szCs w:val="24"/>
                                <w:lang w:val="en-US"/>
                              </w:rPr>
                            </w:pPr>
                            <w:proofErr w:type="spellStart"/>
                            <w:r>
                              <w:rPr>
                                <w:lang w:val="en-GB"/>
                              </w:rPr>
                              <w:t>Figuur</w:t>
                            </w:r>
                            <w:proofErr w:type="spellEnd"/>
                            <w:r>
                              <w:rPr>
                                <w:lang w:val="en-GB"/>
                              </w:rPr>
                              <w:t xml:space="preserve"> 1: </w:t>
                            </w:r>
                            <w:r w:rsidR="009A6D40">
                              <w:t>Choose fitting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5159" id="Tekstvak 8" o:spid="_x0000_s1029" type="#_x0000_t202" style="position:absolute;margin-left:0;margin-top:52.5pt;width:26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c3Gg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qcz6eL2ccFZ5J8t/N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" stroked="f">
                <v:textbox style="mso-fit-shape-to-text:t" inset="0,0,0,0">
                  <w:txbxContent>
                    <w:p w14:paraId="593A3DEF" w14:textId="19A24CCB" w:rsidR="009A6D40" w:rsidRPr="0090627B" w:rsidRDefault="002479B0" w:rsidP="009A6D40">
                      <w:pPr>
                        <w:pStyle w:val="Bijschrift"/>
                        <w:rPr>
                          <w:rFonts w:ascii="Times New Roman" w:eastAsia="Times New Roman" w:hAnsi="Times New Roman" w:cs="Times New Roman"/>
                          <w:noProof/>
                          <w:color w:val="000000"/>
                          <w:sz w:val="24"/>
                          <w:szCs w:val="24"/>
                          <w:lang w:val="en-US"/>
                        </w:rPr>
                      </w:pPr>
                      <w:proofErr w:type="spellStart"/>
                      <w:r>
                        <w:rPr>
                          <w:lang w:val="en-GB"/>
                        </w:rPr>
                        <w:t>Figuur</w:t>
                      </w:r>
                      <w:proofErr w:type="spellEnd"/>
                      <w:r>
                        <w:rPr>
                          <w:lang w:val="en-GB"/>
                        </w:rPr>
                        <w:t xml:space="preserve"> 1: </w:t>
                      </w:r>
                      <w:r w:rsidR="009A6D40">
                        <w:t>Choose fitting pattern</w:t>
                      </w:r>
                    </w:p>
                  </w:txbxContent>
                </v:textbox>
                <w10:wrap type="square"/>
              </v:shape>
            </w:pict>
          </mc:Fallback>
        </mc:AlternateContent>
      </w:r>
      <w:r w:rsidRPr="00E867B8">
        <w:rPr>
          <w:rFonts w:eastAsia="Times New Roman" w:cstheme="minorHAnsi"/>
          <w:noProof/>
          <w:color w:val="000000"/>
          <w:sz w:val="24"/>
          <w:szCs w:val="24"/>
          <w:lang w:val="nl-NL" w:eastAsia="en-NL"/>
        </w:rPr>
        <w:drawing>
          <wp:anchor distT="0" distB="0" distL="114300" distR="114300" simplePos="0" relativeHeight="251679744" behindDoc="0" locked="0" layoutInCell="1" allowOverlap="0" wp14:anchorId="78EB3083" wp14:editId="71B11862">
            <wp:simplePos x="0" y="0"/>
            <wp:positionH relativeFrom="column">
              <wp:align>left</wp:align>
            </wp:positionH>
            <wp:positionV relativeFrom="line">
              <wp:posOffset>0</wp:posOffset>
            </wp:positionV>
            <wp:extent cx="3305175" cy="609600"/>
            <wp:effectExtent l="0" t="0" r="9525" b="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280EE" w14:textId="4E80B8D3" w:rsidR="00702720" w:rsidRPr="00E867B8" w:rsidRDefault="00702720" w:rsidP="009A6D40">
      <w:pPr>
        <w:spacing w:before="100" w:beforeAutospacing="1" w:after="0"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Hieronder een opsomming van de te doorlopen stappen om de deelvraag te kunnen beantwoorden:</w:t>
      </w:r>
    </w:p>
    <w:p w14:paraId="2C6344B3" w14:textId="27C04155" w:rsidR="00702720" w:rsidRPr="00E867B8" w:rsidRDefault="009A6D40" w:rsidP="009A6D40">
      <w:pPr>
        <w:spacing w:before="100" w:beforeAutospacing="1" w:after="0"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1. Library: </w:t>
      </w:r>
      <w:proofErr w:type="spellStart"/>
      <w:r w:rsidRPr="00E867B8">
        <w:rPr>
          <w:rFonts w:eastAsia="Times New Roman" w:cstheme="minorHAnsi"/>
          <w:color w:val="000000"/>
          <w:shd w:val="clear" w:color="auto" w:fill="FFFFFF"/>
          <w:lang w:val="nl-NL" w:eastAsia="en-NL"/>
        </w:rPr>
        <w:t>Literature</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study</w:t>
      </w:r>
      <w:proofErr w:type="spellEnd"/>
      <w:r w:rsidRPr="00E867B8">
        <w:rPr>
          <w:rFonts w:eastAsia="Times New Roman" w:cstheme="minorHAnsi"/>
          <w:color w:val="000000"/>
          <w:shd w:val="clear" w:color="auto" w:fill="FFFFFF"/>
          <w:lang w:val="nl-NL" w:eastAsia="en-NL"/>
        </w:rPr>
        <w:t xml:space="preserve"> &amp; community research</w:t>
      </w:r>
    </w:p>
    <w:p w14:paraId="6D4D9D18"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2. Field: </w:t>
      </w:r>
      <w:proofErr w:type="spellStart"/>
      <w:r w:rsidRPr="00E867B8">
        <w:rPr>
          <w:rFonts w:eastAsia="Times New Roman" w:cstheme="minorHAnsi"/>
          <w:color w:val="000000"/>
          <w:shd w:val="clear" w:color="auto" w:fill="FFFFFF"/>
          <w:lang w:val="nl-NL" w:eastAsia="en-NL"/>
        </w:rPr>
        <w:t>Explore</w:t>
      </w:r>
      <w:proofErr w:type="spellEnd"/>
      <w:r w:rsidRPr="00E867B8">
        <w:rPr>
          <w:rFonts w:eastAsia="Times New Roman" w:cstheme="minorHAnsi"/>
          <w:color w:val="000000"/>
          <w:shd w:val="clear" w:color="auto" w:fill="FFFFFF"/>
          <w:lang w:val="nl-NL" w:eastAsia="en-NL"/>
        </w:rPr>
        <w:t xml:space="preserve"> (user)requirements</w:t>
      </w:r>
    </w:p>
    <w:p w14:paraId="559095A2"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3. Lab: </w:t>
      </w:r>
      <w:proofErr w:type="spellStart"/>
      <w:r w:rsidRPr="00E867B8">
        <w:rPr>
          <w:rFonts w:eastAsia="Times New Roman" w:cstheme="minorHAnsi"/>
          <w:color w:val="000000"/>
          <w:shd w:val="clear" w:color="auto" w:fill="FFFFFF"/>
          <w:lang w:val="nl-NL" w:eastAsia="en-NL"/>
        </w:rPr>
        <w:t>Usability</w:t>
      </w:r>
      <w:proofErr w:type="spellEnd"/>
      <w:r w:rsidRPr="00E867B8">
        <w:rPr>
          <w:rFonts w:eastAsia="Times New Roman" w:cstheme="minorHAnsi"/>
          <w:color w:val="000000"/>
          <w:shd w:val="clear" w:color="auto" w:fill="FFFFFF"/>
          <w:lang w:val="nl-NL" w:eastAsia="en-NL"/>
        </w:rPr>
        <w:t xml:space="preserve"> testing</w:t>
      </w:r>
    </w:p>
    <w:p w14:paraId="26C941B1" w14:textId="77777777" w:rsidR="009A6D40" w:rsidRPr="00E867B8" w:rsidRDefault="009A6D40" w:rsidP="009A6D40">
      <w:pPr>
        <w:spacing w:before="100" w:beforeAutospacing="1" w:after="0"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4. Workshop: prototyping</w:t>
      </w:r>
    </w:p>
    <w:p w14:paraId="11E9F4FA"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p>
    <w:p w14:paraId="5767CDD8" w14:textId="0CF6A2CE" w:rsidR="009A6D40" w:rsidRPr="00E867B8" w:rsidRDefault="00C201CA" w:rsidP="009A6D40">
      <w:pPr>
        <w:pStyle w:val="Kop2"/>
        <w:rPr>
          <w:rFonts w:eastAsia="Times New Roman"/>
          <w:shd w:val="clear" w:color="auto" w:fill="FFFFFF"/>
          <w:lang w:val="nl-NL" w:eastAsia="en-NL"/>
        </w:rPr>
      </w:pPr>
      <w:bookmarkStart w:id="7" w:name="_Toc124339132"/>
      <w:r w:rsidRPr="00E867B8">
        <w:rPr>
          <w:rFonts w:eastAsia="Times New Roman"/>
          <w:shd w:val="clear" w:color="auto" w:fill="FFFFFF"/>
          <w:lang w:val="nl-NL" w:eastAsia="en-NL"/>
        </w:rPr>
        <w:t xml:space="preserve">4.3 </w:t>
      </w:r>
      <w:r w:rsidR="009A6D40" w:rsidRPr="00E867B8">
        <w:rPr>
          <w:rFonts w:eastAsia="Times New Roman"/>
          <w:shd w:val="clear" w:color="auto" w:fill="FFFFFF"/>
          <w:lang w:val="nl-NL" w:eastAsia="en-NL"/>
        </w:rPr>
        <w:t>Uitwerking</w:t>
      </w:r>
      <w:bookmarkEnd w:id="7"/>
    </w:p>
    <w:p w14:paraId="6CD064BE" w14:textId="1E5EF6E6" w:rsidR="00B22F15" w:rsidRPr="00E867B8" w:rsidRDefault="00B22F15" w:rsidP="00E867B8">
      <w:pPr>
        <w:pStyle w:val="Kop3"/>
        <w:rPr>
          <w:lang w:val="nl-NL" w:eastAsia="en-NL"/>
        </w:rPr>
      </w:pPr>
      <w:r w:rsidRPr="00E867B8">
        <w:rPr>
          <w:lang w:val="nl-NL" w:eastAsia="en-NL"/>
        </w:rPr>
        <w:br/>
      </w:r>
      <w:bookmarkStart w:id="8" w:name="_Toc124339133"/>
      <w:r w:rsidRPr="00E867B8">
        <w:rPr>
          <w:lang w:val="nl-NL" w:eastAsia="en-NL"/>
        </w:rPr>
        <w:t>4.3.1 Hier moet je voor onderstaand stuk een subtitel bedenken</w:t>
      </w:r>
      <w:bookmarkEnd w:id="8"/>
    </w:p>
    <w:p w14:paraId="4450CC0F" w14:textId="2DE16A69"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Voor het uitvoeren van dit onderzoek </w:t>
      </w:r>
      <w:r w:rsidR="00CB5213" w:rsidRPr="00E867B8">
        <w:rPr>
          <w:rFonts w:eastAsia="Times New Roman" w:cstheme="minorHAnsi"/>
          <w:color w:val="000000"/>
          <w:shd w:val="clear" w:color="auto" w:fill="FFFFFF"/>
          <w:lang w:val="nl-NL" w:eastAsia="en-NL"/>
        </w:rPr>
        <w:t>zijn er</w:t>
      </w:r>
      <w:r w:rsidRPr="00E867B8">
        <w:rPr>
          <w:rFonts w:eastAsia="Times New Roman" w:cstheme="minorHAnsi"/>
          <w:color w:val="000000"/>
          <w:shd w:val="clear" w:color="auto" w:fill="FFFFFF"/>
          <w:lang w:val="nl-NL" w:eastAsia="en-NL"/>
        </w:rPr>
        <w:t xml:space="preserve"> verschillende </w:t>
      </w:r>
      <w:commentRangeStart w:id="9"/>
      <w:r w:rsidRPr="00E867B8">
        <w:rPr>
          <w:rFonts w:eastAsia="Times New Roman" w:cstheme="minorHAnsi"/>
          <w:color w:val="000000"/>
          <w:shd w:val="clear" w:color="auto" w:fill="FFFFFF"/>
          <w:lang w:val="nl-NL" w:eastAsia="en-NL"/>
        </w:rPr>
        <w:t>documentaties</w:t>
      </w:r>
      <w:commentRangeEnd w:id="9"/>
      <w:r w:rsidR="00C201CA" w:rsidRPr="00E867B8">
        <w:rPr>
          <w:rStyle w:val="Verwijzingopmerking"/>
          <w:lang w:val="nl-NL"/>
        </w:rPr>
        <w:commentReference w:id="9"/>
      </w:r>
      <w:r w:rsidRPr="00E867B8">
        <w:rPr>
          <w:rFonts w:eastAsia="Times New Roman" w:cstheme="minorHAnsi"/>
          <w:color w:val="000000"/>
          <w:shd w:val="clear" w:color="auto" w:fill="FFFFFF"/>
          <w:lang w:val="nl-NL" w:eastAsia="en-NL"/>
        </w:rPr>
        <w:t xml:space="preserve"> bestudeerd. Er zijn twee omgevingen waar data opgeslagen kan worden</w:t>
      </w:r>
      <w:r w:rsidR="00CB5213"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server-</w:t>
      </w:r>
      <w:commentRangeStart w:id="10"/>
      <w:r w:rsidRPr="00E867B8">
        <w:rPr>
          <w:rFonts w:eastAsia="Times New Roman" w:cstheme="minorHAnsi"/>
          <w:color w:val="000000"/>
          <w:shd w:val="clear" w:color="auto" w:fill="FFFFFF"/>
          <w:lang w:val="nl-NL" w:eastAsia="en-NL"/>
        </w:rPr>
        <w:t>side</w:t>
      </w:r>
      <w:commentRangeEnd w:id="10"/>
      <w:r w:rsidR="00CB5213" w:rsidRPr="00E867B8">
        <w:rPr>
          <w:rStyle w:val="Verwijzingopmerking"/>
          <w:lang w:val="nl-NL"/>
        </w:rPr>
        <w:commentReference w:id="10"/>
      </w:r>
      <w:r w:rsidRPr="00E867B8">
        <w:rPr>
          <w:rFonts w:eastAsia="Times New Roman" w:cstheme="minorHAnsi"/>
          <w:color w:val="000000"/>
          <w:shd w:val="clear" w:color="auto" w:fill="FFFFFF"/>
          <w:lang w:val="nl-NL" w:eastAsia="en-NL"/>
        </w:rPr>
        <w:t xml:space="preserve"> storage en de client-storage, in het geval van Blazor de webbrowser. </w:t>
      </w:r>
      <w:r w:rsidR="00CB5213" w:rsidRPr="00E867B8">
        <w:rPr>
          <w:rFonts w:eastAsia="Times New Roman" w:cstheme="minorHAnsi"/>
          <w:color w:val="000000"/>
          <w:shd w:val="clear" w:color="auto" w:fill="FFFFFF"/>
          <w:lang w:val="nl-NL" w:eastAsia="en-NL"/>
        </w:rPr>
        <w:t xml:space="preserve">Voor de </w:t>
      </w:r>
      <w:proofErr w:type="spellStart"/>
      <w:r w:rsidR="00CB5213" w:rsidRPr="00E867B8">
        <w:rPr>
          <w:rFonts w:eastAsia="Times New Roman" w:cstheme="minorHAnsi"/>
          <w:color w:val="000000"/>
          <w:shd w:val="clear" w:color="auto" w:fill="FFFFFF"/>
          <w:lang w:val="nl-NL" w:eastAsia="en-NL"/>
        </w:rPr>
        <w:t>applicatieis</w:t>
      </w:r>
      <w:proofErr w:type="spellEnd"/>
      <w:r w:rsidR="00CB5213" w:rsidRPr="00E867B8">
        <w:rPr>
          <w:rFonts w:eastAsia="Times New Roman" w:cstheme="minorHAnsi"/>
          <w:color w:val="000000"/>
          <w:shd w:val="clear" w:color="auto" w:fill="FFFFFF"/>
          <w:lang w:val="nl-NL" w:eastAsia="en-NL"/>
        </w:rPr>
        <w:t xml:space="preserve"> het</w:t>
      </w:r>
      <w:r w:rsidRPr="00E867B8">
        <w:rPr>
          <w:rFonts w:eastAsia="Times New Roman" w:cstheme="minorHAnsi"/>
          <w:color w:val="000000"/>
          <w:shd w:val="clear" w:color="auto" w:fill="FFFFFF"/>
          <w:lang w:val="nl-NL" w:eastAsia="en-NL"/>
        </w:rPr>
        <w:t xml:space="preserve"> van belang dat data opgeslagen kan worden op de client, zodat de inspecteur zonder </w:t>
      </w:r>
      <w:r w:rsidR="00C90955" w:rsidRPr="00E867B8">
        <w:rPr>
          <w:rFonts w:eastAsia="Times New Roman" w:cstheme="minorHAnsi"/>
          <w:color w:val="000000"/>
          <w:shd w:val="clear" w:color="auto" w:fill="FFFFFF"/>
          <w:lang w:val="nl-NL" w:eastAsia="en-NL"/>
        </w:rPr>
        <w:t>internetverbinding</w:t>
      </w:r>
      <w:r w:rsidRPr="00E867B8">
        <w:rPr>
          <w:rFonts w:eastAsia="Times New Roman" w:cstheme="minorHAnsi"/>
          <w:color w:val="000000"/>
          <w:shd w:val="clear" w:color="auto" w:fill="FFFFFF"/>
          <w:lang w:val="nl-NL" w:eastAsia="en-NL"/>
        </w:rPr>
        <w:t xml:space="preserve"> gebruik kan blijven maken van de app</w:t>
      </w:r>
      <w:r w:rsidR="00CB5213" w:rsidRPr="00E867B8">
        <w:rPr>
          <w:rFonts w:eastAsia="Times New Roman" w:cstheme="minorHAnsi"/>
          <w:color w:val="000000"/>
          <w:shd w:val="clear" w:color="auto" w:fill="FFFFFF"/>
          <w:lang w:val="nl-NL" w:eastAsia="en-NL"/>
        </w:rPr>
        <w:t>licatie</w:t>
      </w:r>
      <w:r w:rsidRPr="00E867B8">
        <w:rPr>
          <w:rFonts w:eastAsia="Times New Roman" w:cstheme="minorHAnsi"/>
          <w:color w:val="000000"/>
          <w:shd w:val="clear" w:color="auto" w:fill="FFFFFF"/>
          <w:lang w:val="nl-NL" w:eastAsia="en-NL"/>
        </w:rPr>
        <w:t>. Hierbij wordt dus meteen de server-side storage uitgesloten, aangezien er dan een constante verbinding moet zijn</w:t>
      </w:r>
      <w:r w:rsidR="00314826" w:rsidRPr="00E867B8">
        <w:rPr>
          <w:rFonts w:eastAsia="Times New Roman" w:cstheme="minorHAnsi"/>
          <w:color w:val="000000"/>
          <w:shd w:val="clear" w:color="auto" w:fill="FFFFFF"/>
          <w:lang w:val="nl-NL" w:eastAsia="en-NL"/>
        </w:rPr>
        <w:t>.</w:t>
      </w:r>
      <w:r w:rsidR="00CB5213" w:rsidRPr="00E867B8">
        <w:rPr>
          <w:rFonts w:eastAsia="Times New Roman" w:cstheme="minorHAnsi"/>
          <w:color w:val="000000"/>
          <w:shd w:val="clear" w:color="auto" w:fill="FFFFFF"/>
          <w:lang w:val="nl-NL" w:eastAsia="en-NL"/>
        </w:rPr>
        <w:t xml:space="preserve"> </w:t>
      </w:r>
    </w:p>
    <w:p w14:paraId="5EC1A52E" w14:textId="1993C00D" w:rsidR="00C201CA"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Nu de keuze voor client-side storage is gemaakt</w:t>
      </w:r>
      <w:r w:rsidR="00314826" w:rsidRPr="00E867B8">
        <w:rPr>
          <w:rFonts w:eastAsia="Times New Roman" w:cstheme="minorHAnsi"/>
          <w:color w:val="000000"/>
          <w:shd w:val="clear" w:color="auto" w:fill="FFFFFF"/>
          <w:lang w:val="nl-NL" w:eastAsia="en-NL"/>
        </w:rPr>
        <w:t xml:space="preserve">, moet er gekeken worden naar welke mogelijkheden er hiervoor zijn en de daarbij behorende </w:t>
      </w:r>
      <w:commentRangeStart w:id="11"/>
      <w:r w:rsidR="00314826" w:rsidRPr="00E867B8">
        <w:rPr>
          <w:rFonts w:eastAsia="Times New Roman" w:cstheme="minorHAnsi"/>
          <w:color w:val="000000"/>
          <w:shd w:val="clear" w:color="auto" w:fill="FFFFFF"/>
          <w:lang w:val="nl-NL" w:eastAsia="en-NL"/>
        </w:rPr>
        <w:t>functionaliteiten</w:t>
      </w:r>
      <w:commentRangeEnd w:id="11"/>
      <w:r w:rsidR="00B80978" w:rsidRPr="00E867B8">
        <w:rPr>
          <w:rStyle w:val="Verwijzingopmerking"/>
          <w:lang w:val="nl-NL"/>
        </w:rPr>
        <w:commentReference w:id="11"/>
      </w:r>
      <w:r w:rsidR="00314826" w:rsidRPr="00E867B8">
        <w:rPr>
          <w:rFonts w:eastAsia="Times New Roman" w:cstheme="minorHAnsi"/>
          <w:color w:val="000000"/>
          <w:shd w:val="clear" w:color="auto" w:fill="FFFFFF"/>
          <w:lang w:val="nl-NL" w:eastAsia="en-NL"/>
        </w:rPr>
        <w:t xml:space="preserve">.. </w:t>
      </w:r>
      <w:r w:rsidR="00B80978" w:rsidRPr="00E867B8">
        <w:rPr>
          <w:rFonts w:eastAsia="Times New Roman" w:cstheme="minorHAnsi"/>
          <w:color w:val="000000"/>
          <w:shd w:val="clear" w:color="auto" w:fill="FFFFFF"/>
          <w:lang w:val="nl-NL" w:eastAsia="en-NL"/>
        </w:rPr>
        <w:t xml:space="preserve">In dit onderzoek zullen er 4 methodes binnen de client-side storage onderzocht worden, namelijk: </w:t>
      </w:r>
      <w:proofErr w:type="spellStart"/>
      <w:r w:rsidR="00B80978" w:rsidRPr="00E867B8">
        <w:rPr>
          <w:rFonts w:eastAsia="Times New Roman" w:cstheme="minorHAnsi"/>
          <w:color w:val="000000"/>
          <w:shd w:val="clear" w:color="auto" w:fill="FFFFFF"/>
          <w:lang w:val="nl-NL" w:eastAsia="en-NL"/>
        </w:rPr>
        <w:t>LocalStorage</w:t>
      </w:r>
      <w:proofErr w:type="spellEnd"/>
      <w:r w:rsidR="00B80978" w:rsidRPr="00E867B8">
        <w:rPr>
          <w:rFonts w:eastAsia="Times New Roman" w:cstheme="minorHAnsi"/>
          <w:color w:val="000000"/>
          <w:shd w:val="clear" w:color="auto" w:fill="FFFFFF"/>
          <w:lang w:val="nl-NL" w:eastAsia="en-NL"/>
        </w:rPr>
        <w:t xml:space="preserve">, </w:t>
      </w:r>
      <w:proofErr w:type="spellStart"/>
      <w:r w:rsidR="00B80978" w:rsidRPr="00E867B8">
        <w:rPr>
          <w:rFonts w:eastAsia="Times New Roman" w:cstheme="minorHAnsi"/>
          <w:color w:val="000000"/>
          <w:shd w:val="clear" w:color="auto" w:fill="FFFFFF"/>
          <w:lang w:val="nl-NL" w:eastAsia="en-NL"/>
        </w:rPr>
        <w:t>SessionStorage</w:t>
      </w:r>
      <w:proofErr w:type="spellEnd"/>
      <w:r w:rsidR="00B80978" w:rsidRPr="00E867B8">
        <w:rPr>
          <w:rFonts w:eastAsia="Times New Roman" w:cstheme="minorHAnsi"/>
          <w:color w:val="000000"/>
          <w:shd w:val="clear" w:color="auto" w:fill="FFFFFF"/>
          <w:lang w:val="nl-NL" w:eastAsia="en-NL"/>
        </w:rPr>
        <w:t xml:space="preserve">, </w:t>
      </w:r>
      <w:proofErr w:type="spellStart"/>
      <w:r w:rsidR="00B80978" w:rsidRPr="00E867B8">
        <w:rPr>
          <w:rFonts w:eastAsia="Times New Roman" w:cstheme="minorHAnsi"/>
          <w:color w:val="000000"/>
          <w:shd w:val="clear" w:color="auto" w:fill="FFFFFF"/>
          <w:lang w:val="nl-NL" w:eastAsia="en-NL"/>
        </w:rPr>
        <w:t>IndexedDB</w:t>
      </w:r>
      <w:proofErr w:type="spellEnd"/>
      <w:r w:rsidR="00B80978" w:rsidRPr="00E867B8">
        <w:rPr>
          <w:rFonts w:eastAsia="Times New Roman" w:cstheme="minorHAnsi"/>
          <w:color w:val="000000"/>
          <w:shd w:val="clear" w:color="auto" w:fill="FFFFFF"/>
          <w:lang w:val="nl-NL" w:eastAsia="en-NL"/>
        </w:rPr>
        <w:t xml:space="preserve"> en ?.</w:t>
      </w:r>
      <w:r w:rsidR="001E174D" w:rsidRPr="00E867B8">
        <w:rPr>
          <w:rFonts w:eastAsia="Times New Roman" w:cstheme="minorHAnsi"/>
          <w:color w:val="000000"/>
          <w:shd w:val="clear" w:color="auto" w:fill="FFFFFF"/>
          <w:lang w:val="nl-NL" w:eastAsia="en-NL"/>
        </w:rPr>
        <w:t xml:space="preserve"> Om te kijken of deze methodes effectief zijn voor hetgeen er in de toekomst mee gedaan gaat worden, zal er een demo gemaakt worden van elk van deze methodes. In deze demo</w:t>
      </w:r>
      <w:r w:rsidR="00B22F15" w:rsidRPr="00E867B8">
        <w:rPr>
          <w:rFonts w:eastAsia="Times New Roman" w:cstheme="minorHAnsi"/>
          <w:color w:val="000000"/>
          <w:shd w:val="clear" w:color="auto" w:fill="FFFFFF"/>
          <w:lang w:val="nl-NL" w:eastAsia="en-NL"/>
        </w:rPr>
        <w:t>’</w:t>
      </w:r>
      <w:r w:rsidR="001E174D" w:rsidRPr="00E867B8">
        <w:rPr>
          <w:rFonts w:eastAsia="Times New Roman" w:cstheme="minorHAnsi"/>
          <w:color w:val="000000"/>
          <w:shd w:val="clear" w:color="auto" w:fill="FFFFFF"/>
          <w:lang w:val="nl-NL" w:eastAsia="en-NL"/>
        </w:rPr>
        <w:t xml:space="preserve">s zal er een bulk data van de bestaande </w:t>
      </w:r>
      <w:proofErr w:type="spellStart"/>
      <w:r w:rsidR="001E174D" w:rsidRPr="00E867B8">
        <w:rPr>
          <w:rFonts w:eastAsia="Times New Roman" w:cstheme="minorHAnsi"/>
          <w:color w:val="000000"/>
          <w:shd w:val="clear" w:color="auto" w:fill="FFFFFF"/>
          <w:lang w:val="nl-NL" w:eastAsia="en-NL"/>
        </w:rPr>
        <w:t>back-end</w:t>
      </w:r>
      <w:proofErr w:type="spellEnd"/>
      <w:r w:rsidR="001E174D" w:rsidRPr="00E867B8">
        <w:rPr>
          <w:rFonts w:eastAsia="Times New Roman" w:cstheme="minorHAnsi"/>
          <w:color w:val="000000"/>
          <w:shd w:val="clear" w:color="auto" w:fill="FFFFFF"/>
          <w:lang w:val="nl-NL" w:eastAsia="en-NL"/>
        </w:rPr>
        <w:t xml:space="preserve"> gedownload worden. </w:t>
      </w:r>
      <w:r w:rsidR="00B80978" w:rsidRPr="00E867B8">
        <w:rPr>
          <w:rFonts w:eastAsia="Times New Roman" w:cstheme="minorHAnsi"/>
          <w:color w:val="000000"/>
          <w:shd w:val="clear" w:color="auto" w:fill="FFFFFF"/>
          <w:lang w:val="nl-NL" w:eastAsia="en-NL"/>
        </w:rPr>
        <w:t xml:space="preserve"> </w:t>
      </w:r>
      <w:r w:rsidR="001E174D" w:rsidRPr="00E867B8">
        <w:rPr>
          <w:rFonts w:eastAsia="Times New Roman" w:cstheme="minorHAnsi"/>
          <w:color w:val="000000"/>
          <w:shd w:val="clear" w:color="auto" w:fill="FFFFFF"/>
          <w:lang w:val="nl-NL" w:eastAsia="en-NL"/>
        </w:rPr>
        <w:t xml:space="preserve">Deze bestaande data zal gemanipuleerd worden, zodat er de volgende tests mee uitgevoerd kunnen worden: het sluiten van </w:t>
      </w:r>
      <w:r w:rsidR="001E174D" w:rsidRPr="00E867B8">
        <w:rPr>
          <w:rFonts w:eastAsia="Times New Roman" w:cstheme="minorHAnsi"/>
          <w:color w:val="000000"/>
          <w:shd w:val="clear" w:color="auto" w:fill="FFFFFF"/>
          <w:lang w:val="nl-NL" w:eastAsia="en-NL"/>
        </w:rPr>
        <w:lastRenderedPageBreak/>
        <w:t xml:space="preserve">de browser, het openen van nieuwe tabs naar dezelfde </w:t>
      </w:r>
      <w:commentRangeStart w:id="12"/>
      <w:r w:rsidR="001E174D" w:rsidRPr="00E867B8">
        <w:rPr>
          <w:rFonts w:eastAsia="Times New Roman" w:cstheme="minorHAnsi"/>
          <w:color w:val="000000"/>
          <w:shd w:val="clear" w:color="auto" w:fill="FFFFFF"/>
          <w:lang w:val="nl-NL" w:eastAsia="en-NL"/>
        </w:rPr>
        <w:t>URL</w:t>
      </w:r>
      <w:commentRangeEnd w:id="12"/>
      <w:r w:rsidR="001E174D" w:rsidRPr="00E867B8">
        <w:rPr>
          <w:rStyle w:val="Verwijzingopmerking"/>
          <w:lang w:val="nl-NL"/>
        </w:rPr>
        <w:commentReference w:id="12"/>
      </w:r>
      <w:r w:rsidR="00B80978" w:rsidRPr="00E867B8">
        <w:rPr>
          <w:rFonts w:eastAsia="Times New Roman" w:cstheme="minorHAnsi"/>
          <w:color w:val="000000"/>
          <w:shd w:val="clear" w:color="auto" w:fill="FFFFFF"/>
          <w:lang w:val="nl-NL" w:eastAsia="en-NL"/>
        </w:rPr>
        <w:t xml:space="preserve"> </w:t>
      </w:r>
      <w:r w:rsidR="00C201CA" w:rsidRPr="00E867B8">
        <w:rPr>
          <w:rFonts w:eastAsia="Times New Roman" w:cstheme="minorHAnsi"/>
          <w:color w:val="000000"/>
          <w:shd w:val="clear" w:color="auto" w:fill="FFFFFF"/>
          <w:lang w:val="nl-NL" w:eastAsia="en-NL"/>
        </w:rPr>
        <w:t xml:space="preserve"> De resultaten van deze tests zullen een beeld geven of de methodes effectief zijn. </w:t>
      </w:r>
    </w:p>
    <w:p w14:paraId="27CF4288" w14:textId="507F03F9"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Volgens de ontwikkelaar van Blazor, Microsoft, zijn er </w:t>
      </w:r>
      <w:commentRangeStart w:id="13"/>
      <w:r w:rsidRPr="00E867B8">
        <w:rPr>
          <w:rFonts w:eastAsia="Times New Roman" w:cstheme="minorHAnsi"/>
          <w:color w:val="000000"/>
          <w:shd w:val="clear" w:color="auto" w:fill="FFFFFF"/>
          <w:lang w:val="nl-NL" w:eastAsia="en-NL"/>
        </w:rPr>
        <w:t>twee</w:t>
      </w:r>
      <w:commentRangeEnd w:id="13"/>
      <w:r w:rsidR="00C201CA" w:rsidRPr="00E867B8">
        <w:rPr>
          <w:rStyle w:val="Verwijzingopmerking"/>
          <w:lang w:val="nl-NL"/>
        </w:rPr>
        <w:commentReference w:id="13"/>
      </w:r>
      <w:r w:rsidRPr="00E867B8">
        <w:rPr>
          <w:rFonts w:eastAsia="Times New Roman" w:cstheme="minorHAnsi"/>
          <w:color w:val="000000"/>
          <w:shd w:val="clear" w:color="auto" w:fill="FFFFFF"/>
          <w:lang w:val="nl-NL" w:eastAsia="en-NL"/>
        </w:rPr>
        <w:t xml:space="preserve"> voorname </w:t>
      </w:r>
      <w:r w:rsidR="00412DBC" w:rsidRPr="00E867B8">
        <w:rPr>
          <w:rFonts w:eastAsia="Times New Roman" w:cstheme="minorHAnsi"/>
          <w:color w:val="000000"/>
          <w:shd w:val="clear" w:color="auto" w:fill="FFFFFF"/>
          <w:lang w:val="nl-NL" w:eastAsia="en-NL"/>
        </w:rPr>
        <w:t>methodes.</w:t>
      </w:r>
    </w:p>
    <w:p w14:paraId="55382FED" w14:textId="19900620" w:rsidR="009A6D40" w:rsidRPr="00E867B8" w:rsidRDefault="009A6D40" w:rsidP="00E867B8">
      <w:pPr>
        <w:pStyle w:val="Kop3"/>
        <w:numPr>
          <w:ilvl w:val="2"/>
          <w:numId w:val="4"/>
        </w:numPr>
        <w:rPr>
          <w:rFonts w:eastAsia="Times New Roman"/>
          <w:shd w:val="clear" w:color="auto" w:fill="FFFFFF"/>
          <w:lang w:val="nl-NL" w:eastAsia="en-NL"/>
        </w:rPr>
      </w:pPr>
      <w:bookmarkStart w:id="14" w:name="_Toc124339134"/>
      <w:proofErr w:type="spellStart"/>
      <w:r w:rsidRPr="00E867B8">
        <w:rPr>
          <w:rFonts w:eastAsia="Times New Roman"/>
          <w:shd w:val="clear" w:color="auto" w:fill="FFFFFF"/>
          <w:lang w:val="nl-NL" w:eastAsia="en-NL"/>
        </w:rPr>
        <w:t>LocalStorage</w:t>
      </w:r>
      <w:bookmarkEnd w:id="14"/>
      <w:proofErr w:type="spellEnd"/>
    </w:p>
    <w:p w14:paraId="67936CBD" w14:textId="6EC9B8F9"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proofErr w:type="spellStart"/>
      <w:r w:rsidRPr="00E867B8">
        <w:rPr>
          <w:rFonts w:eastAsia="Times New Roman" w:cstheme="minorHAnsi"/>
          <w:color w:val="000000"/>
          <w:shd w:val="clear" w:color="auto" w:fill="FFFFFF"/>
          <w:lang w:val="nl-NL" w:eastAsia="en-NL"/>
        </w:rPr>
        <w:t>LocalStorage</w:t>
      </w:r>
      <w:proofErr w:type="spellEnd"/>
      <w:r w:rsidRPr="00E867B8">
        <w:rPr>
          <w:rFonts w:eastAsia="Times New Roman" w:cstheme="minorHAnsi"/>
          <w:color w:val="000000"/>
          <w:shd w:val="clear" w:color="auto" w:fill="FFFFFF"/>
          <w:lang w:val="nl-NL" w:eastAsia="en-NL"/>
        </w:rPr>
        <w:t xml:space="preserve"> is gebonden aan de browser zelf. Wanneer een gebruiker de pagina </w:t>
      </w:r>
      <w:proofErr w:type="spellStart"/>
      <w:r w:rsidR="00B22F15" w:rsidRPr="00E867B8">
        <w:rPr>
          <w:rFonts w:eastAsia="Times New Roman" w:cstheme="minorHAnsi"/>
          <w:color w:val="000000"/>
          <w:shd w:val="clear" w:color="auto" w:fill="FFFFFF"/>
          <w:lang w:val="nl-NL" w:eastAsia="en-NL"/>
        </w:rPr>
        <w:t>herlaadt</w:t>
      </w:r>
      <w:r w:rsidRPr="00E867B8">
        <w:rPr>
          <w:rFonts w:eastAsia="Times New Roman" w:cstheme="minorHAnsi"/>
          <w:color w:val="000000"/>
          <w:shd w:val="clear" w:color="auto" w:fill="FFFFFF"/>
          <w:lang w:val="nl-NL" w:eastAsia="en-NL"/>
        </w:rPr>
        <w:t>d</w:t>
      </w:r>
      <w:proofErr w:type="spellEnd"/>
      <w:r w:rsidRPr="00E867B8">
        <w:rPr>
          <w:rFonts w:eastAsia="Times New Roman" w:cstheme="minorHAnsi"/>
          <w:color w:val="000000"/>
          <w:shd w:val="clear" w:color="auto" w:fill="FFFFFF"/>
          <w:lang w:val="nl-NL" w:eastAsia="en-NL"/>
        </w:rPr>
        <w:t xml:space="preserve"> of opnieuw opent</w:t>
      </w:r>
      <w:r w:rsidR="00B22F15"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blijft de opgeslagen data en </w:t>
      </w:r>
      <w:commentRangeStart w:id="15"/>
      <w:r w:rsidRPr="00E867B8">
        <w:rPr>
          <w:rFonts w:eastAsia="Times New Roman" w:cstheme="minorHAnsi"/>
          <w:color w:val="000000"/>
          <w:shd w:val="clear" w:color="auto" w:fill="FFFFFF"/>
          <w:lang w:val="nl-NL" w:eastAsia="en-NL"/>
        </w:rPr>
        <w:t>state</w:t>
      </w:r>
      <w:commentRangeEnd w:id="15"/>
      <w:r w:rsidR="00B22F15" w:rsidRPr="00E867B8">
        <w:rPr>
          <w:rStyle w:val="Verwijzingopmerking"/>
          <w:lang w:val="nl-NL"/>
        </w:rPr>
        <w:commentReference w:id="15"/>
      </w:r>
      <w:r w:rsidRPr="00E867B8">
        <w:rPr>
          <w:rFonts w:eastAsia="Times New Roman" w:cstheme="minorHAnsi"/>
          <w:color w:val="000000"/>
          <w:shd w:val="clear" w:color="auto" w:fill="FFFFFF"/>
          <w:lang w:val="nl-NL" w:eastAsia="en-NL"/>
        </w:rPr>
        <w:t xml:space="preserve"> bestaan. Wanneer een gebruiker een nieuw tabblad zou op</w:t>
      </w:r>
      <w:r w:rsidR="00B22F15" w:rsidRPr="00E867B8">
        <w:rPr>
          <w:rFonts w:eastAsia="Times New Roman" w:cstheme="minorHAnsi"/>
          <w:color w:val="000000"/>
          <w:shd w:val="clear" w:color="auto" w:fill="FFFFFF"/>
          <w:lang w:val="nl-NL" w:eastAsia="en-NL"/>
        </w:rPr>
        <w:t>e</w:t>
      </w:r>
      <w:r w:rsidRPr="00E867B8">
        <w:rPr>
          <w:rFonts w:eastAsia="Times New Roman" w:cstheme="minorHAnsi"/>
          <w:color w:val="000000"/>
          <w:shd w:val="clear" w:color="auto" w:fill="FFFFFF"/>
          <w:lang w:val="nl-NL" w:eastAsia="en-NL"/>
        </w:rPr>
        <w:t>nen, is diezelfde data ook vanuit dit nieuwe tabblad te gebruiken.</w:t>
      </w:r>
    </w:p>
    <w:p w14:paraId="1DBF801B" w14:textId="19B6A7A8" w:rsidR="009A6D40" w:rsidRPr="00E867B8" w:rsidRDefault="009A6D40" w:rsidP="00E867B8">
      <w:pPr>
        <w:pStyle w:val="Kop3"/>
        <w:numPr>
          <w:ilvl w:val="2"/>
          <w:numId w:val="4"/>
        </w:numPr>
        <w:rPr>
          <w:rFonts w:eastAsia="Times New Roman"/>
          <w:shd w:val="clear" w:color="auto" w:fill="FFFFFF"/>
          <w:lang w:val="nl-NL" w:eastAsia="en-NL"/>
        </w:rPr>
      </w:pPr>
      <w:bookmarkStart w:id="16" w:name="_Toc124339135"/>
      <w:proofErr w:type="spellStart"/>
      <w:r w:rsidRPr="00E867B8">
        <w:rPr>
          <w:rFonts w:eastAsia="Times New Roman"/>
          <w:shd w:val="clear" w:color="auto" w:fill="FFFFFF"/>
          <w:lang w:val="nl-NL" w:eastAsia="en-NL"/>
        </w:rPr>
        <w:t>SessionStorage</w:t>
      </w:r>
      <w:bookmarkEnd w:id="16"/>
      <w:proofErr w:type="spellEnd"/>
    </w:p>
    <w:p w14:paraId="56A23F6F" w14:textId="49482D55"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E867B8">
        <w:rPr>
          <w:rFonts w:eastAsia="Times New Roman" w:cstheme="minorHAnsi"/>
          <w:color w:val="000000"/>
          <w:shd w:val="clear" w:color="auto" w:fill="FFFFFF"/>
          <w:lang w:val="nl-NL" w:eastAsia="en-NL"/>
        </w:rPr>
        <w:t>SessionStorage</w:t>
      </w:r>
      <w:proofErr w:type="spellEnd"/>
      <w:r w:rsidRPr="00E867B8">
        <w:rPr>
          <w:rFonts w:eastAsia="Times New Roman" w:cstheme="minorHAnsi"/>
          <w:color w:val="000000"/>
          <w:shd w:val="clear" w:color="auto" w:fill="FFFFFF"/>
          <w:lang w:val="nl-NL" w:eastAsia="en-NL"/>
        </w:rPr>
        <w:t xml:space="preserve"> is gebonden aan de tab waar de gebruiker zich in bevind</w:t>
      </w:r>
      <w:r w:rsidR="00B22F15" w:rsidRPr="00E867B8">
        <w:rPr>
          <w:rFonts w:eastAsia="Times New Roman" w:cstheme="minorHAnsi"/>
          <w:color w:val="000000"/>
          <w:shd w:val="clear" w:color="auto" w:fill="FFFFFF"/>
          <w:lang w:val="nl-NL" w:eastAsia="en-NL"/>
        </w:rPr>
        <w:t>t</w:t>
      </w:r>
      <w:r w:rsidRPr="00E867B8">
        <w:rPr>
          <w:rFonts w:eastAsia="Times New Roman" w:cstheme="minorHAnsi"/>
          <w:color w:val="000000"/>
          <w:shd w:val="clear" w:color="auto" w:fill="FFFFFF"/>
          <w:lang w:val="nl-NL" w:eastAsia="en-NL"/>
        </w:rPr>
        <w:t xml:space="preserve">. Wanneer de gebruiker zijn pagina </w:t>
      </w:r>
      <w:commentRangeStart w:id="17"/>
      <w:proofErr w:type="spellStart"/>
      <w:r w:rsidRPr="00E867B8">
        <w:rPr>
          <w:rFonts w:eastAsia="Times New Roman" w:cstheme="minorHAnsi"/>
          <w:color w:val="000000"/>
          <w:shd w:val="clear" w:color="auto" w:fill="FFFFFF"/>
          <w:lang w:val="nl-NL" w:eastAsia="en-NL"/>
        </w:rPr>
        <w:t>refreshed</w:t>
      </w:r>
      <w:commentRangeEnd w:id="17"/>
      <w:proofErr w:type="spellEnd"/>
      <w:r w:rsidR="00B22F15" w:rsidRPr="00E867B8">
        <w:rPr>
          <w:rStyle w:val="Verwijzingopmerking"/>
          <w:lang w:val="nl-NL"/>
        </w:rPr>
        <w:commentReference w:id="17"/>
      </w:r>
      <w:r w:rsidRPr="00E867B8">
        <w:rPr>
          <w:rFonts w:eastAsia="Times New Roman" w:cstheme="minorHAnsi"/>
          <w:color w:val="000000"/>
          <w:shd w:val="clear" w:color="auto" w:fill="FFFFFF"/>
          <w:lang w:val="nl-NL" w:eastAsia="en-NL"/>
        </w:rPr>
        <w:t xml:space="preserve"> blijft de </w:t>
      </w:r>
      <w:commentRangeStart w:id="18"/>
      <w:r w:rsidRPr="00E867B8">
        <w:rPr>
          <w:rFonts w:eastAsia="Times New Roman" w:cstheme="minorHAnsi"/>
          <w:color w:val="000000"/>
          <w:shd w:val="clear" w:color="auto" w:fill="FFFFFF"/>
          <w:lang w:val="nl-NL" w:eastAsia="en-NL"/>
        </w:rPr>
        <w:t>state</w:t>
      </w:r>
      <w:commentRangeEnd w:id="18"/>
      <w:r w:rsidR="00B22F15" w:rsidRPr="00E867B8">
        <w:rPr>
          <w:rStyle w:val="Verwijzingopmerking"/>
          <w:lang w:val="nl-NL"/>
        </w:rPr>
        <w:commentReference w:id="18"/>
      </w:r>
      <w:r w:rsidRPr="00E867B8">
        <w:rPr>
          <w:rFonts w:eastAsia="Times New Roman" w:cstheme="minorHAnsi"/>
          <w:color w:val="000000"/>
          <w:shd w:val="clear" w:color="auto" w:fill="FFFFFF"/>
          <w:lang w:val="nl-NL" w:eastAsia="en-NL"/>
        </w:rPr>
        <w:t xml:space="preserve"> bestaan. Wanneer de tab gesloten wordt</w:t>
      </w:r>
      <w:r w:rsidR="00B22F15"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is alles kwijt. Dit lijkt op voorhand al niet een geschikte </w:t>
      </w:r>
      <w:r w:rsidR="00B22F15" w:rsidRPr="00E867B8">
        <w:rPr>
          <w:rFonts w:eastAsia="Times New Roman" w:cstheme="minorHAnsi"/>
          <w:color w:val="000000"/>
          <w:shd w:val="clear" w:color="auto" w:fill="FFFFFF"/>
          <w:lang w:val="nl-NL" w:eastAsia="en-NL"/>
        </w:rPr>
        <w:t>methode</w:t>
      </w:r>
      <w:r w:rsidRPr="00E867B8">
        <w:rPr>
          <w:rFonts w:eastAsia="Times New Roman" w:cstheme="minorHAnsi"/>
          <w:color w:val="000000"/>
          <w:shd w:val="clear" w:color="auto" w:fill="FFFFFF"/>
          <w:lang w:val="nl-NL" w:eastAsia="en-NL"/>
        </w:rPr>
        <w:t xml:space="preserve">. Het is </w:t>
      </w:r>
      <w:r w:rsidR="00B22F15" w:rsidRPr="00E867B8">
        <w:rPr>
          <w:rFonts w:eastAsia="Times New Roman" w:cstheme="minorHAnsi"/>
          <w:color w:val="000000"/>
          <w:shd w:val="clear" w:color="auto" w:fill="FFFFFF"/>
          <w:lang w:val="nl-NL" w:eastAsia="en-NL"/>
        </w:rPr>
        <w:t>namelijk</w:t>
      </w:r>
      <w:r w:rsidRPr="00E867B8">
        <w:rPr>
          <w:rFonts w:eastAsia="Times New Roman" w:cstheme="minorHAnsi"/>
          <w:color w:val="000000"/>
          <w:shd w:val="clear" w:color="auto" w:fill="FFFFFF"/>
          <w:lang w:val="nl-NL" w:eastAsia="en-NL"/>
        </w:rPr>
        <w:t xml:space="preserve"> niet uit te sluiten dat een gebruiker altijd maar </w:t>
      </w:r>
      <w:r w:rsidR="00B22F15" w:rsidRPr="00E867B8">
        <w:rPr>
          <w:rFonts w:eastAsia="Times New Roman" w:cstheme="minorHAnsi"/>
          <w:color w:val="000000"/>
          <w:shd w:val="clear" w:color="auto" w:fill="FFFFFF"/>
          <w:lang w:val="nl-NL" w:eastAsia="en-NL"/>
        </w:rPr>
        <w:t>éé</w:t>
      </w:r>
      <w:r w:rsidRPr="00E867B8">
        <w:rPr>
          <w:rFonts w:eastAsia="Times New Roman" w:cstheme="minorHAnsi"/>
          <w:color w:val="000000"/>
          <w:shd w:val="clear" w:color="auto" w:fill="FFFFFF"/>
          <w:lang w:val="nl-NL" w:eastAsia="en-NL"/>
        </w:rPr>
        <w:t>n tabblad geopend heeft</w:t>
      </w:r>
      <w:r w:rsidR="00B22F15" w:rsidRPr="00E867B8">
        <w:rPr>
          <w:rFonts w:eastAsia="Times New Roman" w:cstheme="minorHAnsi"/>
          <w:color w:val="000000"/>
          <w:shd w:val="clear" w:color="auto" w:fill="FFFFFF"/>
          <w:lang w:val="nl-NL" w:eastAsia="en-NL"/>
        </w:rPr>
        <w:t>. Ook kan er niet vanuit gegaan worden dat de gebruiker het tabblad nooit sluit.</w:t>
      </w:r>
    </w:p>
    <w:p w14:paraId="15220709" w14:textId="7D4A5CED" w:rsidR="009A6D40" w:rsidRPr="00E867B8" w:rsidRDefault="009A6D40" w:rsidP="00E867B8">
      <w:pPr>
        <w:pStyle w:val="Kop3"/>
        <w:numPr>
          <w:ilvl w:val="2"/>
          <w:numId w:val="4"/>
        </w:numPr>
        <w:rPr>
          <w:rFonts w:eastAsia="Times New Roman"/>
          <w:shd w:val="clear" w:color="auto" w:fill="FFFFFF"/>
          <w:lang w:val="nl-NL" w:eastAsia="en-NL"/>
        </w:rPr>
      </w:pPr>
      <w:bookmarkStart w:id="19" w:name="_Toc124339136"/>
      <w:proofErr w:type="spellStart"/>
      <w:r w:rsidRPr="00E867B8">
        <w:rPr>
          <w:rFonts w:eastAsia="Times New Roman"/>
          <w:shd w:val="clear" w:color="auto" w:fill="FFFFFF"/>
          <w:lang w:val="nl-NL" w:eastAsia="en-NL"/>
        </w:rPr>
        <w:t>IndexedDB</w:t>
      </w:r>
      <w:bookmarkEnd w:id="19"/>
      <w:proofErr w:type="spellEnd"/>
    </w:p>
    <w:p w14:paraId="5574AD66" w14:textId="3484FE7B"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is een veelvuldig gebruikte Javascript API, gemaakt voor het opslaan van data binnen front-end applicaties. Ook wordt deze methode vaak gebruikt voor het opslaan van data binnen Blazor WASM applicaties. Vanwege dit veelvuldig gebruik binnen Blazor, zijn er ook </w:t>
      </w:r>
      <w:proofErr w:type="spellStart"/>
      <w:r w:rsidRPr="00E867B8">
        <w:rPr>
          <w:rFonts w:eastAsia="Times New Roman" w:cstheme="minorHAnsi"/>
          <w:color w:val="000000"/>
          <w:shd w:val="clear" w:color="auto" w:fill="FFFFFF"/>
          <w:lang w:val="nl-NL" w:eastAsia="en-NL"/>
        </w:rPr>
        <w:t>NuGet</w:t>
      </w:r>
      <w:proofErr w:type="spellEnd"/>
      <w:r w:rsidRPr="00E867B8">
        <w:rPr>
          <w:rFonts w:eastAsia="Times New Roman" w:cstheme="minorHAnsi"/>
          <w:color w:val="000000"/>
          <w:shd w:val="clear" w:color="auto" w:fill="FFFFFF"/>
          <w:lang w:val="nl-NL" w:eastAsia="en-NL"/>
        </w:rPr>
        <w:t xml:space="preserve"> packages te gebruiken</w:t>
      </w:r>
      <w:r w:rsidR="003A3BB1" w:rsidRPr="00E867B8">
        <w:rPr>
          <w:rFonts w:eastAsia="Times New Roman" w:cstheme="minorHAnsi"/>
          <w:color w:val="000000"/>
          <w:shd w:val="clear" w:color="auto" w:fill="FFFFFF"/>
          <w:lang w:val="nl-NL" w:eastAsia="en-NL"/>
        </w:rPr>
        <w:t xml:space="preserve">. Deze </w:t>
      </w:r>
      <w:proofErr w:type="spellStart"/>
      <w:r w:rsidR="003A3BB1" w:rsidRPr="00E867B8">
        <w:rPr>
          <w:rFonts w:eastAsia="Times New Roman" w:cstheme="minorHAnsi"/>
          <w:color w:val="000000"/>
          <w:shd w:val="clear" w:color="auto" w:fill="FFFFFF"/>
          <w:lang w:val="nl-NL" w:eastAsia="en-NL"/>
        </w:rPr>
        <w:t>NuGet</w:t>
      </w:r>
      <w:proofErr w:type="spellEnd"/>
      <w:r w:rsidR="003A3BB1" w:rsidRPr="00E867B8">
        <w:rPr>
          <w:rFonts w:eastAsia="Times New Roman" w:cstheme="minorHAnsi"/>
          <w:color w:val="000000"/>
          <w:shd w:val="clear" w:color="auto" w:fill="FFFFFF"/>
          <w:lang w:val="nl-NL" w:eastAsia="en-NL"/>
        </w:rPr>
        <w:t xml:space="preserve"> packages zorgen ervoor dat er een enkele regel javascript code geschreven hoeft te worden.</w:t>
      </w:r>
    </w:p>
    <w:p w14:paraId="782D06AE" w14:textId="77777777"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commentRangeStart w:id="20"/>
      <w:r w:rsidRPr="00E867B8">
        <w:rPr>
          <w:rFonts w:eastAsia="Times New Roman" w:cstheme="minorHAnsi"/>
          <w:color w:val="000000"/>
          <w:shd w:val="clear" w:color="auto" w:fill="FFFFFF"/>
          <w:lang w:val="nl-NL" w:eastAsia="en-NL"/>
        </w:rPr>
        <w:t>Bron: https://developer.mozilla.org/</w:t>
      </w:r>
    </w:p>
    <w:p w14:paraId="088AEC17" w14:textId="50BC54B1" w:rsidR="009A6D40" w:rsidRPr="00E867B8" w:rsidRDefault="009A6D40" w:rsidP="00E867B8">
      <w:pPr>
        <w:pStyle w:val="Kop4"/>
        <w:rPr>
          <w:rFonts w:eastAsia="Times New Roman"/>
          <w:shd w:val="clear" w:color="auto" w:fill="FFFFFF"/>
          <w:lang w:val="nl-NL" w:eastAsia="en-NL"/>
        </w:rPr>
      </w:pP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is a low-level API </w:t>
      </w:r>
      <w:proofErr w:type="spellStart"/>
      <w:r w:rsidRPr="00E867B8">
        <w:rPr>
          <w:rFonts w:eastAsia="Times New Roman" w:cstheme="minorHAnsi"/>
          <w:color w:val="000000"/>
          <w:shd w:val="clear" w:color="auto" w:fill="FFFFFF"/>
          <w:lang w:val="nl-NL" w:eastAsia="en-NL"/>
        </w:rPr>
        <w:t>for</w:t>
      </w:r>
      <w:proofErr w:type="spellEnd"/>
      <w:r w:rsidRPr="00E867B8">
        <w:rPr>
          <w:rFonts w:eastAsia="Times New Roman" w:cstheme="minorHAnsi"/>
          <w:color w:val="000000"/>
          <w:shd w:val="clear" w:color="auto" w:fill="FFFFFF"/>
          <w:lang w:val="nl-NL" w:eastAsia="en-NL"/>
        </w:rPr>
        <w:t xml:space="preserve"> client-side storage of significant </w:t>
      </w:r>
      <w:proofErr w:type="spellStart"/>
      <w:r w:rsidRPr="00E867B8">
        <w:rPr>
          <w:rFonts w:eastAsia="Times New Roman" w:cstheme="minorHAnsi"/>
          <w:color w:val="000000"/>
          <w:shd w:val="clear" w:color="auto" w:fill="FFFFFF"/>
          <w:lang w:val="nl-NL" w:eastAsia="en-NL"/>
        </w:rPr>
        <w:t>amounts</w:t>
      </w:r>
      <w:proofErr w:type="spellEnd"/>
      <w:r w:rsidRPr="00E867B8">
        <w:rPr>
          <w:rFonts w:eastAsia="Times New Roman" w:cstheme="minorHAnsi"/>
          <w:color w:val="000000"/>
          <w:shd w:val="clear" w:color="auto" w:fill="FFFFFF"/>
          <w:lang w:val="nl-NL" w:eastAsia="en-NL"/>
        </w:rPr>
        <w:t xml:space="preserve"> of </w:t>
      </w:r>
      <w:proofErr w:type="spellStart"/>
      <w:r w:rsidRPr="00E867B8">
        <w:rPr>
          <w:rFonts w:eastAsia="Times New Roman" w:cstheme="minorHAnsi"/>
          <w:color w:val="000000"/>
          <w:shd w:val="clear" w:color="auto" w:fill="FFFFFF"/>
          <w:lang w:val="nl-NL" w:eastAsia="en-NL"/>
        </w:rPr>
        <w:t>structured</w:t>
      </w:r>
      <w:proofErr w:type="spellEnd"/>
      <w:r w:rsidRPr="00E867B8">
        <w:rPr>
          <w:rFonts w:eastAsia="Times New Roman" w:cstheme="minorHAnsi"/>
          <w:color w:val="000000"/>
          <w:shd w:val="clear" w:color="auto" w:fill="FFFFFF"/>
          <w:lang w:val="nl-NL" w:eastAsia="en-NL"/>
        </w:rPr>
        <w:t xml:space="preserve"> data, </w:t>
      </w:r>
      <w:proofErr w:type="spellStart"/>
      <w:r w:rsidRPr="00E867B8">
        <w:rPr>
          <w:rFonts w:eastAsia="Times New Roman" w:cstheme="minorHAnsi"/>
          <w:color w:val="000000"/>
          <w:shd w:val="clear" w:color="auto" w:fill="FFFFFF"/>
          <w:lang w:val="nl-NL" w:eastAsia="en-NL"/>
        </w:rPr>
        <w:t>including</w:t>
      </w:r>
      <w:proofErr w:type="spellEnd"/>
      <w:r w:rsidRPr="00E867B8">
        <w:rPr>
          <w:rFonts w:eastAsia="Times New Roman" w:cstheme="minorHAnsi"/>
          <w:color w:val="000000"/>
          <w:shd w:val="clear" w:color="auto" w:fill="FFFFFF"/>
          <w:lang w:val="nl-NL" w:eastAsia="en-NL"/>
        </w:rPr>
        <w:t xml:space="preserve"> files/</w:t>
      </w:r>
      <w:proofErr w:type="spellStart"/>
      <w:r w:rsidRPr="00E867B8">
        <w:rPr>
          <w:rFonts w:eastAsia="Times New Roman" w:cstheme="minorHAnsi"/>
          <w:color w:val="000000"/>
          <w:shd w:val="clear" w:color="auto" w:fill="FFFFFF"/>
          <w:lang w:val="nl-NL" w:eastAsia="en-NL"/>
        </w:rPr>
        <w:t>blobs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This</w:t>
      </w:r>
      <w:proofErr w:type="spellEnd"/>
      <w:r w:rsidRPr="00E867B8">
        <w:rPr>
          <w:rFonts w:eastAsia="Times New Roman" w:cstheme="minorHAnsi"/>
          <w:color w:val="000000"/>
          <w:shd w:val="clear" w:color="auto" w:fill="FFFFFF"/>
          <w:lang w:val="nl-NL" w:eastAsia="en-NL"/>
        </w:rPr>
        <w:t xml:space="preserve"> API </w:t>
      </w:r>
      <w:proofErr w:type="spellStart"/>
      <w:r w:rsidRPr="00E867B8">
        <w:rPr>
          <w:rFonts w:eastAsia="Times New Roman" w:cstheme="minorHAnsi"/>
          <w:color w:val="000000"/>
          <w:shd w:val="clear" w:color="auto" w:fill="FFFFFF"/>
          <w:lang w:val="nl-NL" w:eastAsia="en-NL"/>
        </w:rPr>
        <w:t>uses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indexes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to</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enable</w:t>
      </w:r>
      <w:proofErr w:type="spellEnd"/>
      <w:r w:rsidRPr="00E867B8">
        <w:rPr>
          <w:rFonts w:eastAsia="Times New Roman" w:cstheme="minorHAnsi"/>
          <w:color w:val="000000"/>
          <w:shd w:val="clear" w:color="auto" w:fill="FFFFFF"/>
          <w:lang w:val="nl-NL" w:eastAsia="en-NL"/>
        </w:rPr>
        <w:t xml:space="preserve"> high-performance </w:t>
      </w:r>
      <w:proofErr w:type="spellStart"/>
      <w:r w:rsidRPr="00E867B8">
        <w:rPr>
          <w:rFonts w:eastAsia="Times New Roman" w:cstheme="minorHAnsi"/>
          <w:color w:val="000000"/>
          <w:shd w:val="clear" w:color="auto" w:fill="FFFFFF"/>
          <w:lang w:val="nl-NL" w:eastAsia="en-NL"/>
        </w:rPr>
        <w:t>searches</w:t>
      </w:r>
      <w:proofErr w:type="spellEnd"/>
      <w:r w:rsidRPr="00E867B8">
        <w:rPr>
          <w:rFonts w:eastAsia="Times New Roman" w:cstheme="minorHAnsi"/>
          <w:color w:val="000000"/>
          <w:shd w:val="clear" w:color="auto" w:fill="FFFFFF"/>
          <w:lang w:val="nl-NL" w:eastAsia="en-NL"/>
        </w:rPr>
        <w:t xml:space="preserve"> of </w:t>
      </w:r>
      <w:proofErr w:type="spellStart"/>
      <w:r w:rsidRPr="00E867B8">
        <w:rPr>
          <w:rFonts w:eastAsia="Times New Roman" w:cstheme="minorHAnsi"/>
          <w:color w:val="000000"/>
          <w:shd w:val="clear" w:color="auto" w:fill="FFFFFF"/>
          <w:lang w:val="nl-NL" w:eastAsia="en-NL"/>
        </w:rPr>
        <w:t>this</w:t>
      </w:r>
      <w:proofErr w:type="spellEnd"/>
      <w:r w:rsidRPr="00E867B8">
        <w:rPr>
          <w:rFonts w:eastAsia="Times New Roman" w:cstheme="minorHAnsi"/>
          <w:color w:val="000000"/>
          <w:shd w:val="clear" w:color="auto" w:fill="FFFFFF"/>
          <w:lang w:val="nl-NL" w:eastAsia="en-NL"/>
        </w:rPr>
        <w:t xml:space="preserve"> data. </w:t>
      </w:r>
      <w:proofErr w:type="spellStart"/>
      <w:r w:rsidRPr="00E867B8">
        <w:rPr>
          <w:rFonts w:eastAsia="Times New Roman" w:cstheme="minorHAnsi"/>
          <w:color w:val="000000"/>
          <w:shd w:val="clear" w:color="auto" w:fill="FFFFFF"/>
          <w:lang w:val="nl-NL" w:eastAsia="en-NL"/>
        </w:rPr>
        <w:t>While</w:t>
      </w:r>
      <w:proofErr w:type="spellEnd"/>
      <w:r w:rsidRPr="00E867B8">
        <w:rPr>
          <w:rFonts w:eastAsia="Times New Roman" w:cstheme="minorHAnsi"/>
          <w:color w:val="000000"/>
          <w:shd w:val="clear" w:color="auto" w:fill="FFFFFF"/>
          <w:lang w:val="nl-NL" w:eastAsia="en-NL"/>
        </w:rPr>
        <w:t xml:space="preserve"> Web Storage is </w:t>
      </w:r>
      <w:proofErr w:type="spellStart"/>
      <w:r w:rsidRPr="00E867B8">
        <w:rPr>
          <w:rFonts w:eastAsia="Times New Roman" w:cstheme="minorHAnsi"/>
          <w:color w:val="000000"/>
          <w:shd w:val="clear" w:color="auto" w:fill="FFFFFF"/>
          <w:lang w:val="nl-NL" w:eastAsia="en-NL"/>
        </w:rPr>
        <w:t>useful</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for</w:t>
      </w:r>
      <w:proofErr w:type="spellEnd"/>
      <w:r w:rsidRPr="00E867B8">
        <w:rPr>
          <w:rFonts w:eastAsia="Times New Roman" w:cstheme="minorHAnsi"/>
          <w:color w:val="000000"/>
          <w:shd w:val="clear" w:color="auto" w:fill="FFFFFF"/>
          <w:lang w:val="nl-NL" w:eastAsia="en-NL"/>
        </w:rPr>
        <w:t xml:space="preserve"> storing smaller </w:t>
      </w:r>
      <w:proofErr w:type="spellStart"/>
      <w:r w:rsidRPr="00E867B8">
        <w:rPr>
          <w:rFonts w:eastAsia="Times New Roman" w:cstheme="minorHAnsi"/>
          <w:color w:val="000000"/>
          <w:shd w:val="clear" w:color="auto" w:fill="FFFFFF"/>
          <w:lang w:val="nl-NL" w:eastAsia="en-NL"/>
        </w:rPr>
        <w:t>amounts</w:t>
      </w:r>
      <w:proofErr w:type="spellEnd"/>
      <w:r w:rsidRPr="00E867B8">
        <w:rPr>
          <w:rFonts w:eastAsia="Times New Roman" w:cstheme="minorHAnsi"/>
          <w:color w:val="000000"/>
          <w:shd w:val="clear" w:color="auto" w:fill="FFFFFF"/>
          <w:lang w:val="nl-NL" w:eastAsia="en-NL"/>
        </w:rPr>
        <w:t xml:space="preserve"> of data, </w:t>
      </w:r>
      <w:proofErr w:type="spellStart"/>
      <w:r w:rsidRPr="00E867B8">
        <w:rPr>
          <w:rFonts w:eastAsia="Times New Roman" w:cstheme="minorHAnsi"/>
          <w:color w:val="000000"/>
          <w:shd w:val="clear" w:color="auto" w:fill="FFFFFF"/>
          <w:lang w:val="nl-NL" w:eastAsia="en-NL"/>
        </w:rPr>
        <w:t>it</w:t>
      </w:r>
      <w:proofErr w:type="spellEnd"/>
      <w:r w:rsidRPr="00E867B8">
        <w:rPr>
          <w:rFonts w:eastAsia="Times New Roman" w:cstheme="minorHAnsi"/>
          <w:color w:val="000000"/>
          <w:shd w:val="clear" w:color="auto" w:fill="FFFFFF"/>
          <w:lang w:val="nl-NL" w:eastAsia="en-NL"/>
        </w:rPr>
        <w:t xml:space="preserve"> is </w:t>
      </w:r>
      <w:proofErr w:type="spellStart"/>
      <w:r w:rsidRPr="00E867B8">
        <w:rPr>
          <w:rFonts w:eastAsia="Times New Roman" w:cstheme="minorHAnsi"/>
          <w:color w:val="000000"/>
          <w:shd w:val="clear" w:color="auto" w:fill="FFFFFF"/>
          <w:lang w:val="nl-NL" w:eastAsia="en-NL"/>
        </w:rPr>
        <w:t>less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useful</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for</w:t>
      </w:r>
      <w:proofErr w:type="spellEnd"/>
      <w:r w:rsidRPr="00E867B8">
        <w:rPr>
          <w:rFonts w:eastAsia="Times New Roman" w:cstheme="minorHAnsi"/>
          <w:color w:val="000000"/>
          <w:shd w:val="clear" w:color="auto" w:fill="FFFFFF"/>
          <w:lang w:val="nl-NL" w:eastAsia="en-NL"/>
        </w:rPr>
        <w:t xml:space="preserve"> storing </w:t>
      </w:r>
      <w:proofErr w:type="spellStart"/>
      <w:r w:rsidRPr="00E867B8">
        <w:rPr>
          <w:rFonts w:eastAsia="Times New Roman" w:cstheme="minorHAnsi"/>
          <w:color w:val="000000"/>
          <w:shd w:val="clear" w:color="auto" w:fill="FFFFFF"/>
          <w:lang w:val="nl-NL" w:eastAsia="en-NL"/>
        </w:rPr>
        <w:t>larger</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amounts</w:t>
      </w:r>
      <w:proofErr w:type="spellEnd"/>
      <w:r w:rsidRPr="00E867B8">
        <w:rPr>
          <w:rFonts w:eastAsia="Times New Roman" w:cstheme="minorHAnsi"/>
          <w:color w:val="000000"/>
          <w:shd w:val="clear" w:color="auto" w:fill="FFFFFF"/>
          <w:lang w:val="nl-NL" w:eastAsia="en-NL"/>
        </w:rPr>
        <w:t xml:space="preserve"> of </w:t>
      </w:r>
      <w:proofErr w:type="spellStart"/>
      <w:r w:rsidRPr="00E867B8">
        <w:rPr>
          <w:rFonts w:eastAsia="Times New Roman" w:cstheme="minorHAnsi"/>
          <w:color w:val="000000"/>
          <w:shd w:val="clear" w:color="auto" w:fill="FFFFFF"/>
          <w:lang w:val="nl-NL" w:eastAsia="en-NL"/>
        </w:rPr>
        <w:t>structured</w:t>
      </w:r>
      <w:proofErr w:type="spellEnd"/>
      <w:r w:rsidRPr="00E867B8">
        <w:rPr>
          <w:rFonts w:eastAsia="Times New Roman" w:cstheme="minorHAnsi"/>
          <w:color w:val="000000"/>
          <w:shd w:val="clear" w:color="auto" w:fill="FFFFFF"/>
          <w:lang w:val="nl-NL" w:eastAsia="en-NL"/>
        </w:rPr>
        <w:t xml:space="preserve"> data. </w:t>
      </w: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provides</w:t>
      </w:r>
      <w:proofErr w:type="spellEnd"/>
      <w:r w:rsidRPr="00E867B8">
        <w:rPr>
          <w:rFonts w:eastAsia="Times New Roman" w:cstheme="minorHAnsi"/>
          <w:color w:val="000000"/>
          <w:shd w:val="clear" w:color="auto" w:fill="FFFFFF"/>
          <w:lang w:val="nl-NL" w:eastAsia="en-NL"/>
        </w:rPr>
        <w:t xml:space="preserve"> a solution…</w:t>
      </w:r>
      <w:commentRangeEnd w:id="20"/>
      <w:r w:rsidR="003A3BB1" w:rsidRPr="00E867B8">
        <w:rPr>
          <w:rStyle w:val="Verwijzingopmerking"/>
          <w:lang w:val="nl-NL"/>
        </w:rPr>
        <w:commentReference w:id="20"/>
      </w:r>
      <w:r w:rsidR="003A3BB1" w:rsidRPr="00E867B8">
        <w:rPr>
          <w:rFonts w:eastAsia="Times New Roman"/>
          <w:shd w:val="clear" w:color="auto" w:fill="FFFFFF"/>
          <w:lang w:val="nl-NL" w:eastAsia="en-NL"/>
        </w:rPr>
        <w:t xml:space="preserve">4.3.4.1 </w:t>
      </w:r>
      <w:proofErr w:type="spellStart"/>
      <w:r w:rsidRPr="00E867B8">
        <w:rPr>
          <w:rFonts w:eastAsia="Times New Roman"/>
          <w:shd w:val="clear" w:color="auto" w:fill="FFFFFF"/>
          <w:lang w:val="nl-NL" w:eastAsia="en-NL"/>
        </w:rPr>
        <w:t>TG.Blazor.IndexedDB</w:t>
      </w:r>
      <w:proofErr w:type="spellEnd"/>
    </w:p>
    <w:p w14:paraId="548FF071" w14:textId="7CCD9085"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Een van de meest besproken </w:t>
      </w: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NuGet</w:t>
      </w:r>
      <w:proofErr w:type="spellEnd"/>
      <w:r w:rsidRPr="00E867B8">
        <w:rPr>
          <w:rFonts w:eastAsia="Times New Roman" w:cstheme="minorHAnsi"/>
          <w:color w:val="000000"/>
          <w:shd w:val="clear" w:color="auto" w:fill="FFFFFF"/>
          <w:lang w:val="nl-NL" w:eastAsia="en-NL"/>
        </w:rPr>
        <w:t xml:space="preserve"> packages </w:t>
      </w:r>
      <w:proofErr w:type="spellStart"/>
      <w:r w:rsidR="0018265E" w:rsidRPr="00E867B8">
        <w:rPr>
          <w:rFonts w:eastAsia="Times New Roman" w:cstheme="minorHAnsi"/>
          <w:color w:val="000000"/>
          <w:shd w:val="clear" w:color="auto" w:fill="FFFFFF"/>
          <w:lang w:val="nl-NL" w:eastAsia="en-NL"/>
        </w:rPr>
        <w:t>is</w:t>
      </w:r>
      <w:r w:rsidRPr="00E867B8">
        <w:rPr>
          <w:rFonts w:eastAsia="Times New Roman" w:cstheme="minorHAnsi"/>
          <w:color w:val="000000"/>
          <w:shd w:val="clear" w:color="auto" w:fill="FFFFFF"/>
          <w:lang w:val="nl-NL" w:eastAsia="en-NL"/>
        </w:rPr>
        <w:t>TG.Blazor.IndexedDB</w:t>
      </w:r>
      <w:r w:rsidR="0018265E" w:rsidRPr="00E867B8">
        <w:rPr>
          <w:rFonts w:eastAsia="Times New Roman" w:cstheme="minorHAnsi"/>
          <w:color w:val="000000"/>
          <w:shd w:val="clear" w:color="auto" w:fill="FFFFFF"/>
          <w:lang w:val="nl-NL" w:eastAsia="en-NL"/>
        </w:rPr>
        <w:t>.In</w:t>
      </w:r>
      <w:proofErr w:type="spellEnd"/>
      <w:r w:rsidR="0018265E" w:rsidRPr="00E867B8">
        <w:rPr>
          <w:rFonts w:eastAsia="Times New Roman" w:cstheme="minorHAnsi"/>
          <w:color w:val="000000"/>
          <w:shd w:val="clear" w:color="auto" w:fill="FFFFFF"/>
          <w:lang w:val="nl-NL" w:eastAsia="en-NL"/>
        </w:rPr>
        <w:t xml:space="preserve"> dit onderzoek is er een prototype gemaakt van deze package. Het bleek erg lastig om dit prototype op te zetten. Na het raadplegen van de GitHub repository </w:t>
      </w:r>
      <w:r w:rsidR="00C912CA" w:rsidRPr="00E867B8">
        <w:rPr>
          <w:rFonts w:eastAsia="Times New Roman" w:cstheme="minorHAnsi"/>
          <w:color w:val="000000"/>
          <w:shd w:val="clear" w:color="auto" w:fill="FFFFFF"/>
          <w:lang w:val="nl-NL" w:eastAsia="en-NL"/>
        </w:rPr>
        <w:t xml:space="preserve">bleek </w:t>
      </w:r>
      <w:r w:rsidR="0018265E" w:rsidRPr="00E867B8">
        <w:rPr>
          <w:rFonts w:eastAsia="Times New Roman" w:cstheme="minorHAnsi"/>
          <w:color w:val="000000"/>
          <w:shd w:val="clear" w:color="auto" w:fill="FFFFFF"/>
          <w:lang w:val="nl-NL" w:eastAsia="en-NL"/>
        </w:rPr>
        <w:t xml:space="preserve"> </w:t>
      </w:r>
      <w:r w:rsidRPr="00E867B8">
        <w:rPr>
          <w:rFonts w:eastAsia="Times New Roman" w:cstheme="minorHAnsi"/>
          <w:color w:val="000000"/>
          <w:shd w:val="clear" w:color="auto" w:fill="FFFFFF"/>
          <w:lang w:val="nl-NL" w:eastAsia="en-NL"/>
        </w:rPr>
        <w:t xml:space="preserve">Echter kreeg ik dit prototype niet aan de praat en kreeg ik niet snel in de gaten waarom dit niet lukte. Na wat meer zoek werk binnen de GitHub </w:t>
      </w:r>
      <w:proofErr w:type="spellStart"/>
      <w:r w:rsidRPr="00E867B8">
        <w:rPr>
          <w:rFonts w:eastAsia="Times New Roman" w:cstheme="minorHAnsi"/>
          <w:color w:val="000000"/>
          <w:shd w:val="clear" w:color="auto" w:fill="FFFFFF"/>
          <w:lang w:val="nl-NL" w:eastAsia="en-NL"/>
        </w:rPr>
        <w:t>repo</w:t>
      </w:r>
      <w:proofErr w:type="spellEnd"/>
      <w:r w:rsidRPr="00E867B8">
        <w:rPr>
          <w:rFonts w:eastAsia="Times New Roman" w:cstheme="minorHAnsi"/>
          <w:color w:val="000000"/>
          <w:shd w:val="clear" w:color="auto" w:fill="FFFFFF"/>
          <w:lang w:val="nl-NL" w:eastAsia="en-NL"/>
        </w:rPr>
        <w:t xml:space="preserve"> van dit project kwam ik </w:t>
      </w:r>
      <w:r w:rsidR="00C90955" w:rsidRPr="00E867B8">
        <w:rPr>
          <w:rFonts w:eastAsia="Times New Roman" w:cstheme="minorHAnsi"/>
          <w:color w:val="000000"/>
          <w:shd w:val="clear" w:color="auto" w:fill="FFFFFF"/>
          <w:lang w:val="nl-NL" w:eastAsia="en-NL"/>
        </w:rPr>
        <w:t>erachter</w:t>
      </w:r>
      <w:r w:rsidRPr="00E867B8">
        <w:rPr>
          <w:rFonts w:eastAsia="Times New Roman" w:cstheme="minorHAnsi"/>
          <w:color w:val="000000"/>
          <w:shd w:val="clear" w:color="auto" w:fill="FFFFFF"/>
          <w:lang w:val="nl-NL" w:eastAsia="en-NL"/>
        </w:rPr>
        <w:t xml:space="preserve"> dat dit project “</w:t>
      </w:r>
      <w:proofErr w:type="spellStart"/>
      <w:r w:rsidRPr="00E867B8">
        <w:rPr>
          <w:rFonts w:eastAsia="Times New Roman" w:cstheme="minorHAnsi"/>
          <w:color w:val="000000"/>
          <w:shd w:val="clear" w:color="auto" w:fill="FFFFFF"/>
          <w:lang w:val="nl-NL" w:eastAsia="en-NL"/>
        </w:rPr>
        <w:t>deprecated</w:t>
      </w:r>
      <w:proofErr w:type="spellEnd"/>
      <w:r w:rsidRPr="00E867B8">
        <w:rPr>
          <w:rFonts w:eastAsia="Times New Roman" w:cstheme="minorHAnsi"/>
          <w:color w:val="000000"/>
          <w:shd w:val="clear" w:color="auto" w:fill="FFFFFF"/>
          <w:lang w:val="nl-NL" w:eastAsia="en-NL"/>
        </w:rPr>
        <w:t xml:space="preserve">” was, iets wat ik had kunnen voorkomen door vooraf beter onderzoek te doen. </w:t>
      </w:r>
    </w:p>
    <w:p w14:paraId="310800D5" w14:textId="77777777"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Afgezien van het feit dat deze package niet meer werkte, was het geen verloren tijd. Door deze les heb ik geleerd nauwkeuriger onderzoek te doen, vooral bij het kiezen van oplossing binnen de software. Dit heeft dan ook bijgedragen aan mijn “</w:t>
      </w:r>
      <w:proofErr w:type="spellStart"/>
      <w:r w:rsidRPr="00E867B8">
        <w:rPr>
          <w:rFonts w:eastAsia="Times New Roman" w:cstheme="minorHAnsi"/>
          <w:color w:val="000000"/>
          <w:shd w:val="clear" w:color="auto" w:fill="FFFFFF"/>
          <w:lang w:val="nl-NL" w:eastAsia="en-NL"/>
        </w:rPr>
        <w:t>judgement</w:t>
      </w:r>
      <w:proofErr w:type="spellEnd"/>
      <w:r w:rsidRPr="00E867B8">
        <w:rPr>
          <w:rFonts w:eastAsia="Times New Roman" w:cstheme="minorHAnsi"/>
          <w:color w:val="000000"/>
          <w:shd w:val="clear" w:color="auto" w:fill="FFFFFF"/>
          <w:lang w:val="nl-NL" w:eastAsia="en-NL"/>
        </w:rPr>
        <w:t>” leeruitkomst.</w:t>
      </w:r>
    </w:p>
    <w:p w14:paraId="1B14C6CB" w14:textId="4C92FEA6" w:rsidR="009A6D40" w:rsidRPr="00E867B8" w:rsidRDefault="0018265E" w:rsidP="00E867B8">
      <w:pPr>
        <w:pStyle w:val="Kop4"/>
        <w:rPr>
          <w:rFonts w:eastAsia="Times New Roman"/>
          <w:shd w:val="clear" w:color="auto" w:fill="FFFFFF"/>
          <w:lang w:val="nl-NL" w:eastAsia="en-NL"/>
        </w:rPr>
      </w:pPr>
      <w:bookmarkStart w:id="21" w:name="_Hlk122373612"/>
      <w:r w:rsidRPr="00E867B8">
        <w:rPr>
          <w:rFonts w:eastAsia="Times New Roman"/>
          <w:shd w:val="clear" w:color="auto" w:fill="FFFFFF"/>
          <w:lang w:val="nl-NL" w:eastAsia="en-NL"/>
        </w:rPr>
        <w:lastRenderedPageBreak/>
        <w:t>4.3.4.2</w:t>
      </w:r>
      <w:r w:rsidR="009A6D40" w:rsidRPr="00E867B8">
        <w:rPr>
          <w:rFonts w:eastAsia="Times New Roman"/>
          <w:shd w:val="clear" w:color="auto" w:fill="FFFFFF"/>
          <w:lang w:val="nl-NL" w:eastAsia="en-NL"/>
        </w:rPr>
        <w:t>BlazorIndexedDB</w:t>
      </w:r>
    </w:p>
    <w:bookmarkEnd w:id="21"/>
    <w:p w14:paraId="071B244E" w14:textId="5797CCD2"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E867B8">
        <w:rPr>
          <w:rFonts w:eastAsia="Times New Roman" w:cstheme="minorHAnsi"/>
          <w:color w:val="000000"/>
          <w:shd w:val="clear" w:color="auto" w:fill="FFFFFF"/>
          <w:lang w:val="nl-NL" w:eastAsia="en-NL"/>
        </w:rPr>
        <w:t>BlazorIndexedDB</w:t>
      </w:r>
      <w:proofErr w:type="spellEnd"/>
      <w:r w:rsidRPr="00E867B8">
        <w:rPr>
          <w:rFonts w:eastAsia="Times New Roman" w:cstheme="minorHAnsi"/>
          <w:color w:val="000000"/>
          <w:shd w:val="clear" w:color="auto" w:fill="FFFFFF"/>
          <w:lang w:val="nl-NL" w:eastAsia="en-NL"/>
        </w:rPr>
        <w:t xml:space="preserve"> is een doorstart op </w:t>
      </w:r>
      <w:proofErr w:type="spellStart"/>
      <w:r w:rsidRPr="00E867B8">
        <w:rPr>
          <w:rFonts w:eastAsia="Times New Roman" w:cstheme="minorHAnsi"/>
          <w:color w:val="000000"/>
          <w:shd w:val="clear" w:color="auto" w:fill="FFFFFF"/>
          <w:lang w:val="nl-NL" w:eastAsia="en-NL"/>
        </w:rPr>
        <w:t>TG.Blazor.IndexedDB</w:t>
      </w:r>
      <w:proofErr w:type="spellEnd"/>
      <w:r w:rsidRPr="00E867B8">
        <w:rPr>
          <w:rFonts w:eastAsia="Times New Roman" w:cstheme="minorHAnsi"/>
          <w:color w:val="000000"/>
          <w:shd w:val="clear" w:color="auto" w:fill="FFFFFF"/>
          <w:lang w:val="nl-NL" w:eastAsia="en-NL"/>
        </w:rPr>
        <w:t>. Bij deze package hebben de developers</w:t>
      </w:r>
      <w:r w:rsidR="00C912CA"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hetgeen wat er voor zorgde dat </w:t>
      </w:r>
      <w:proofErr w:type="spellStart"/>
      <w:r w:rsidRPr="00E867B8">
        <w:rPr>
          <w:rFonts w:eastAsia="Times New Roman" w:cstheme="minorHAnsi"/>
          <w:color w:val="000000"/>
          <w:shd w:val="clear" w:color="auto" w:fill="FFFFFF"/>
          <w:lang w:val="nl-NL" w:eastAsia="en-NL"/>
        </w:rPr>
        <w:t>TG.Blazor.IndexedDB</w:t>
      </w:r>
      <w:proofErr w:type="spellEnd"/>
      <w:r w:rsidRPr="00E867B8">
        <w:rPr>
          <w:rFonts w:eastAsia="Times New Roman" w:cstheme="minorHAnsi"/>
          <w:color w:val="000000"/>
          <w:shd w:val="clear" w:color="auto" w:fill="FFFFFF"/>
          <w:lang w:val="nl-NL" w:eastAsia="en-NL"/>
        </w:rPr>
        <w:t xml:space="preserve"> niet meer compatib</w:t>
      </w:r>
      <w:r w:rsidR="00C912CA" w:rsidRPr="00E867B8">
        <w:rPr>
          <w:rFonts w:eastAsia="Times New Roman" w:cstheme="minorHAnsi"/>
          <w:color w:val="000000"/>
          <w:shd w:val="clear" w:color="auto" w:fill="FFFFFF"/>
          <w:lang w:val="nl-NL" w:eastAsia="en-NL"/>
        </w:rPr>
        <w:t>el</w:t>
      </w:r>
      <w:r w:rsidRPr="00E867B8">
        <w:rPr>
          <w:rFonts w:eastAsia="Times New Roman" w:cstheme="minorHAnsi"/>
          <w:color w:val="000000"/>
          <w:shd w:val="clear" w:color="auto" w:fill="FFFFFF"/>
          <w:lang w:val="nl-NL" w:eastAsia="en-NL"/>
        </w:rPr>
        <w:t xml:space="preserve"> was met de laatste .NET versies</w:t>
      </w:r>
      <w:r w:rsidR="00C912CA"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eruit geschreven. Daarbij is te zien dat het </w:t>
      </w:r>
      <w:commentRangeStart w:id="22"/>
      <w:r w:rsidRPr="00E867B8">
        <w:rPr>
          <w:rFonts w:eastAsia="Times New Roman" w:cstheme="minorHAnsi"/>
          <w:color w:val="000000"/>
          <w:shd w:val="clear" w:color="auto" w:fill="FFFFFF"/>
          <w:lang w:val="nl-NL" w:eastAsia="en-NL"/>
        </w:rPr>
        <w:t>originele</w:t>
      </w:r>
      <w:commentRangeEnd w:id="22"/>
      <w:r w:rsidR="00EE58F6" w:rsidRPr="00E867B8">
        <w:rPr>
          <w:rStyle w:val="Verwijzingopmerking"/>
          <w:lang w:val="nl-NL"/>
        </w:rPr>
        <w:commentReference w:id="22"/>
      </w:r>
      <w:r w:rsidRPr="00E867B8">
        <w:rPr>
          <w:rFonts w:eastAsia="Times New Roman" w:cstheme="minorHAnsi"/>
          <w:color w:val="000000"/>
          <w:shd w:val="clear" w:color="auto" w:fill="FFFFFF"/>
          <w:lang w:val="nl-NL" w:eastAsia="en-NL"/>
        </w:rPr>
        <w:t xml:space="preserve"> project</w:t>
      </w:r>
      <w:r w:rsidR="00EE58F6" w:rsidRPr="00E867B8">
        <w:rPr>
          <w:rFonts w:eastAsia="Times New Roman" w:cstheme="minorHAnsi"/>
          <w:color w:val="000000"/>
          <w:shd w:val="clear" w:color="auto" w:fill="FFFFFF"/>
          <w:lang w:val="nl-NL" w:eastAsia="en-NL"/>
        </w:rPr>
        <w:t xml:space="preserve"> een</w:t>
      </w:r>
      <w:r w:rsidRPr="00E867B8">
        <w:rPr>
          <w:rFonts w:eastAsia="Times New Roman" w:cstheme="minorHAnsi"/>
          <w:color w:val="000000"/>
          <w:shd w:val="clear" w:color="auto" w:fill="FFFFFF"/>
          <w:lang w:val="nl-NL" w:eastAsia="en-NL"/>
        </w:rPr>
        <w:t xml:space="preserve"> erg goed onderhouden project is, waar veel activiteit </w:t>
      </w:r>
      <w:r w:rsidR="00C90955" w:rsidRPr="00E867B8">
        <w:rPr>
          <w:rFonts w:eastAsia="Times New Roman" w:cstheme="minorHAnsi"/>
          <w:color w:val="000000"/>
          <w:shd w:val="clear" w:color="auto" w:fill="FFFFFF"/>
          <w:lang w:val="nl-NL" w:eastAsia="en-NL"/>
        </w:rPr>
        <w:t>plaatsvindt</w:t>
      </w:r>
      <w:r w:rsidRPr="00E867B8">
        <w:rPr>
          <w:rFonts w:eastAsia="Times New Roman" w:cstheme="minorHAnsi"/>
          <w:color w:val="000000"/>
          <w:shd w:val="clear" w:color="auto" w:fill="FFFFFF"/>
          <w:lang w:val="nl-NL" w:eastAsia="en-NL"/>
        </w:rPr>
        <w:t xml:space="preserve"> en heeft gevonden</w:t>
      </w:r>
      <w:r w:rsidR="00EE58F6" w:rsidRPr="00E867B8">
        <w:rPr>
          <w:rFonts w:eastAsia="Times New Roman" w:cstheme="minorHAnsi"/>
          <w:color w:val="000000"/>
          <w:shd w:val="clear" w:color="auto" w:fill="FFFFFF"/>
          <w:lang w:val="nl-NL" w:eastAsia="en-NL"/>
        </w:rPr>
        <w:t>. Ook heeft het project een</w:t>
      </w:r>
      <w:r w:rsidRPr="00E867B8">
        <w:rPr>
          <w:rFonts w:eastAsia="Times New Roman" w:cstheme="minorHAnsi"/>
          <w:color w:val="000000"/>
          <w:shd w:val="clear" w:color="auto" w:fill="FFFFFF"/>
          <w:lang w:val="nl-NL" w:eastAsia="en-NL"/>
        </w:rPr>
        <w:t xml:space="preserve"> hoog aantal downloads en </w:t>
      </w:r>
      <w:commentRangeStart w:id="23"/>
      <w:proofErr w:type="spellStart"/>
      <w:r w:rsidRPr="00E867B8">
        <w:rPr>
          <w:rFonts w:eastAsia="Times New Roman" w:cstheme="minorHAnsi"/>
          <w:color w:val="000000"/>
          <w:shd w:val="clear" w:color="auto" w:fill="FFFFFF"/>
          <w:lang w:val="nl-NL" w:eastAsia="en-NL"/>
        </w:rPr>
        <w:t>commits</w:t>
      </w:r>
      <w:commentRangeEnd w:id="23"/>
      <w:proofErr w:type="spellEnd"/>
      <w:r w:rsidR="00EE58F6" w:rsidRPr="00E867B8">
        <w:rPr>
          <w:rStyle w:val="Verwijzingopmerking"/>
          <w:lang w:val="nl-NL"/>
        </w:rPr>
        <w:commentReference w:id="23"/>
      </w:r>
      <w:r w:rsidRPr="00E867B8">
        <w:rPr>
          <w:rFonts w:eastAsia="Times New Roman" w:cstheme="minorHAnsi"/>
          <w:color w:val="000000"/>
          <w:shd w:val="clear" w:color="auto" w:fill="FFFFFF"/>
          <w:lang w:val="nl-NL" w:eastAsia="en-NL"/>
        </w:rPr>
        <w:t xml:space="preserve"> . </w:t>
      </w:r>
      <w:r w:rsidR="00EE58F6" w:rsidRPr="00E867B8">
        <w:rPr>
          <w:rFonts w:eastAsia="Times New Roman" w:cstheme="minorHAnsi"/>
          <w:color w:val="000000"/>
          <w:shd w:val="clear" w:color="auto" w:fill="FFFFFF"/>
          <w:lang w:val="nl-NL" w:eastAsia="en-NL"/>
        </w:rPr>
        <w:t>De</w:t>
      </w:r>
      <w:r w:rsidRPr="00E867B8">
        <w:rPr>
          <w:rFonts w:eastAsia="Times New Roman" w:cstheme="minorHAnsi"/>
          <w:color w:val="000000"/>
          <w:shd w:val="clear" w:color="auto" w:fill="FFFFFF"/>
          <w:lang w:val="nl-NL" w:eastAsia="en-NL"/>
        </w:rPr>
        <w:t xml:space="preserve"> code </w:t>
      </w:r>
      <w:r w:rsidR="00EE58F6" w:rsidRPr="00E867B8">
        <w:rPr>
          <w:rFonts w:eastAsia="Times New Roman" w:cstheme="minorHAnsi"/>
          <w:color w:val="000000"/>
          <w:shd w:val="clear" w:color="auto" w:fill="FFFFFF"/>
          <w:lang w:val="nl-NL" w:eastAsia="en-NL"/>
        </w:rPr>
        <w:t xml:space="preserve">is </w:t>
      </w:r>
      <w:r w:rsidRPr="00E867B8">
        <w:rPr>
          <w:rFonts w:eastAsia="Times New Roman" w:cstheme="minorHAnsi"/>
          <w:color w:val="000000"/>
          <w:shd w:val="clear" w:color="auto" w:fill="FFFFFF"/>
          <w:lang w:val="nl-NL" w:eastAsia="en-NL"/>
        </w:rPr>
        <w:t>open-source en erg goed te begrijpen.</w:t>
      </w:r>
      <w:r w:rsidR="00231932" w:rsidRPr="00E867B8">
        <w:rPr>
          <w:rFonts w:eastAsia="Times New Roman" w:cstheme="minorHAnsi"/>
          <w:color w:val="000000"/>
          <w:shd w:val="clear" w:color="auto" w:fill="FFFFFF"/>
          <w:lang w:val="nl-NL" w:eastAsia="en-NL"/>
        </w:rPr>
        <w:t xml:space="preserve"> Deze package zou een nagenoeg oneindige levensduur hebben wanneer dit wordt toegepast in de applicatie. Deze package kan namelijk zelf aangepast worden, mocht deze in de toekomst niet meer naar behoren werken.</w:t>
      </w:r>
    </w:p>
    <w:p w14:paraId="0A1369F5" w14:textId="53C7CF2A" w:rsidR="009A6D40" w:rsidRPr="00E867B8" w:rsidRDefault="009A6D40" w:rsidP="009A6D40">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Ook is de implementatie van deze package erg simpel</w:t>
      </w:r>
      <w:r w:rsidR="00231932" w:rsidRPr="00E867B8">
        <w:rPr>
          <w:rFonts w:eastAsia="Times New Roman" w:cstheme="minorHAnsi"/>
          <w:color w:val="000000"/>
          <w:shd w:val="clear" w:color="auto" w:fill="FFFFFF"/>
          <w:lang w:val="nl-NL" w:eastAsia="en-NL"/>
        </w:rPr>
        <w:t xml:space="preserve"> zoals te zien in figuur 2 en figuur 3.Het implementeren van deze package verloopt als </w:t>
      </w:r>
      <w:proofErr w:type="spellStart"/>
      <w:r w:rsidR="00231932" w:rsidRPr="00E867B8">
        <w:rPr>
          <w:rFonts w:eastAsia="Times New Roman" w:cstheme="minorHAnsi"/>
          <w:color w:val="000000"/>
          <w:shd w:val="clear" w:color="auto" w:fill="FFFFFF"/>
          <w:lang w:val="nl-NL" w:eastAsia="en-NL"/>
        </w:rPr>
        <w:t>volgt:</w:t>
      </w:r>
      <w:r w:rsidRPr="00E867B8">
        <w:rPr>
          <w:rFonts w:eastAsia="Times New Roman" w:cstheme="minorHAnsi"/>
          <w:color w:val="000000"/>
          <w:shd w:val="clear" w:color="auto" w:fill="FFFFFF"/>
          <w:lang w:val="nl-NL" w:eastAsia="en-NL"/>
        </w:rPr>
        <w:t>Om</w:t>
      </w:r>
      <w:proofErr w:type="spellEnd"/>
      <w:r w:rsidRPr="00E867B8">
        <w:rPr>
          <w:rFonts w:eastAsia="Times New Roman" w:cstheme="minorHAnsi"/>
          <w:color w:val="000000"/>
          <w:shd w:val="clear" w:color="auto" w:fill="FFFFFF"/>
          <w:lang w:val="nl-NL" w:eastAsia="en-NL"/>
        </w:rPr>
        <w:t xml:space="preserve"> te beginnen wordt er een Singleton </w:t>
      </w:r>
      <w:proofErr w:type="spellStart"/>
      <w:r w:rsidRPr="00E867B8">
        <w:rPr>
          <w:rFonts w:eastAsia="Times New Roman" w:cstheme="minorHAnsi"/>
          <w:color w:val="000000"/>
          <w:shd w:val="clear" w:color="auto" w:fill="FFFFFF"/>
          <w:lang w:val="nl-NL" w:eastAsia="en-NL"/>
        </w:rPr>
        <w:t>instance</w:t>
      </w:r>
      <w:proofErr w:type="spellEnd"/>
      <w:r w:rsidRPr="00E867B8">
        <w:rPr>
          <w:rFonts w:eastAsia="Times New Roman" w:cstheme="minorHAnsi"/>
          <w:color w:val="000000"/>
          <w:shd w:val="clear" w:color="auto" w:fill="FFFFFF"/>
          <w:lang w:val="nl-NL" w:eastAsia="en-NL"/>
        </w:rPr>
        <w:t xml:space="preserve"> van de </w:t>
      </w:r>
      <w:proofErr w:type="spellStart"/>
      <w:r w:rsidRPr="00E867B8">
        <w:rPr>
          <w:rFonts w:eastAsia="Times New Roman" w:cstheme="minorHAnsi"/>
          <w:color w:val="000000"/>
          <w:shd w:val="clear" w:color="auto" w:fill="FFFFFF"/>
          <w:lang w:val="nl-NL" w:eastAsia="en-NL"/>
        </w:rPr>
        <w:t>IndexedDBFactory</w:t>
      </w:r>
      <w:proofErr w:type="spellEnd"/>
      <w:r w:rsidRPr="00E867B8">
        <w:rPr>
          <w:rFonts w:eastAsia="Times New Roman" w:cstheme="minorHAnsi"/>
          <w:color w:val="000000"/>
          <w:shd w:val="clear" w:color="auto" w:fill="FFFFFF"/>
          <w:lang w:val="nl-NL" w:eastAsia="en-NL"/>
        </w:rPr>
        <w:t xml:space="preserve"> interface aan de services van </w:t>
      </w:r>
      <w:proofErr w:type="spellStart"/>
      <w:r w:rsidRPr="00E867B8">
        <w:rPr>
          <w:rFonts w:eastAsia="Times New Roman" w:cstheme="minorHAnsi"/>
          <w:color w:val="000000"/>
          <w:shd w:val="clear" w:color="auto" w:fill="FFFFFF"/>
          <w:lang w:val="nl-NL" w:eastAsia="en-NL"/>
        </w:rPr>
        <w:t>m</w:t>
      </w:r>
      <w:r w:rsidR="00231932" w:rsidRPr="00E867B8">
        <w:rPr>
          <w:rFonts w:eastAsia="Times New Roman" w:cstheme="minorHAnsi"/>
          <w:color w:val="000000"/>
          <w:shd w:val="clear" w:color="auto" w:fill="FFFFFF"/>
          <w:lang w:val="nl-NL" w:eastAsia="en-NL"/>
        </w:rPr>
        <w:t>de</w:t>
      </w:r>
      <w:proofErr w:type="spellEnd"/>
      <w:r w:rsidR="00231932" w:rsidRPr="00E867B8">
        <w:rPr>
          <w:rFonts w:eastAsia="Times New Roman" w:cstheme="minorHAnsi"/>
          <w:color w:val="000000"/>
          <w:shd w:val="clear" w:color="auto" w:fill="FFFFFF"/>
          <w:lang w:val="nl-NL" w:eastAsia="en-NL"/>
        </w:rPr>
        <w:t xml:space="preserve"> applicatie toegevoegd (zie figuur 2).</w:t>
      </w:r>
    </w:p>
    <w:p w14:paraId="6A97404E" w14:textId="52FD6816" w:rsidR="00231932" w:rsidRPr="00E867B8" w:rsidRDefault="00231932" w:rsidP="00231932">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Er moet een datastore gedefinieerd worden in </w:t>
      </w:r>
      <w:proofErr w:type="spellStart"/>
      <w:r w:rsidRPr="00E867B8">
        <w:rPr>
          <w:rFonts w:eastAsia="Times New Roman" w:cstheme="minorHAnsi"/>
          <w:color w:val="000000"/>
          <w:shd w:val="clear" w:color="auto" w:fill="FFFFFF"/>
          <w:lang w:val="nl-NL" w:eastAsia="en-NL"/>
        </w:rPr>
        <w:t>program.cs</w:t>
      </w:r>
      <w:proofErr w:type="spellEnd"/>
      <w:r w:rsidR="00895722" w:rsidRPr="00E867B8">
        <w:rPr>
          <w:rFonts w:eastAsia="Times New Roman" w:cstheme="minorHAnsi"/>
          <w:color w:val="000000"/>
          <w:shd w:val="clear" w:color="auto" w:fill="FFFFFF"/>
          <w:lang w:val="nl-NL" w:eastAsia="en-NL"/>
        </w:rPr>
        <w:t xml:space="preserve"> (zie figuur 3).</w:t>
      </w:r>
      <w:r w:rsidRPr="00E867B8">
        <w:rPr>
          <w:rFonts w:eastAsia="Times New Roman" w:cstheme="minorHAnsi"/>
          <w:color w:val="000000"/>
          <w:shd w:val="clear" w:color="auto" w:fill="FFFFFF"/>
          <w:lang w:val="nl-NL" w:eastAsia="en-NL"/>
        </w:rPr>
        <w:t xml:space="preserve"> </w:t>
      </w:r>
    </w:p>
    <w:p w14:paraId="4C6D63D6" w14:textId="2E420C7C" w:rsidR="00231932" w:rsidRPr="00E867B8" w:rsidRDefault="00231932" w:rsidP="00231932">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De datastore wordt vervolgens aan het </w:t>
      </w: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object toegevoegd, zodat deze vervolgens als object te benaderen is vanuit de applicatie (zie figuur 4). </w:t>
      </w:r>
    </w:p>
    <w:p w14:paraId="6F83FDEE" w14:textId="4F8F6496" w:rsidR="00231932" w:rsidRPr="00E867B8" w:rsidRDefault="00231932" w:rsidP="00895722">
      <w:pPr>
        <w:spacing w:before="100" w:beforeAutospacing="1" w:after="202" w:line="276" w:lineRule="auto"/>
        <w:rPr>
          <w:rFonts w:eastAsia="Times New Roman" w:cstheme="minorHAnsi"/>
          <w:color w:val="000000"/>
          <w:shd w:val="clear" w:color="auto" w:fill="FFFFFF"/>
          <w:lang w:val="nl-NL" w:eastAsia="en-NL"/>
        </w:rPr>
      </w:pPr>
    </w:p>
    <w:p w14:paraId="25D4842B"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drawing>
          <wp:inline distT="0" distB="0" distL="0" distR="0" wp14:anchorId="32015F1D" wp14:editId="79AAAA95">
            <wp:extent cx="4038600" cy="1095456"/>
            <wp:effectExtent l="0" t="0" r="0" b="952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8095" cy="1106169"/>
                    </a:xfrm>
                    <a:prstGeom prst="rect">
                      <a:avLst/>
                    </a:prstGeom>
                    <a:noFill/>
                  </pic:spPr>
                </pic:pic>
              </a:graphicData>
            </a:graphic>
          </wp:inline>
        </w:drawing>
      </w:r>
    </w:p>
    <w:p w14:paraId="64DF26E2" w14:textId="20242D3B" w:rsidR="009A6D40" w:rsidRPr="00E867B8" w:rsidRDefault="00231932" w:rsidP="009A6D40">
      <w:pPr>
        <w:pStyle w:val="Bijschrift"/>
        <w:jc w:val="center"/>
        <w:rPr>
          <w:lang w:val="nl-NL"/>
        </w:rPr>
      </w:pPr>
      <w:r w:rsidRPr="00E867B8">
        <w:rPr>
          <w:lang w:val="nl-NL"/>
        </w:rPr>
        <w:t xml:space="preserve">Figuur 2: </w:t>
      </w:r>
      <w:r w:rsidR="009A6D40" w:rsidRPr="00E867B8">
        <w:rPr>
          <w:lang w:val="nl-NL"/>
        </w:rPr>
        <w:t xml:space="preserve">Toevoegen Singleton </w:t>
      </w:r>
      <w:proofErr w:type="spellStart"/>
      <w:r w:rsidR="009A6D40" w:rsidRPr="00E867B8">
        <w:rPr>
          <w:lang w:val="nl-NL"/>
        </w:rPr>
        <w:t>intance</w:t>
      </w:r>
      <w:proofErr w:type="spellEnd"/>
      <w:r w:rsidR="009A6D40" w:rsidRPr="00E867B8">
        <w:rPr>
          <w:lang w:val="nl-NL"/>
        </w:rPr>
        <w:t xml:space="preserve"> </w:t>
      </w:r>
    </w:p>
    <w:p w14:paraId="37C9D263"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drawing>
          <wp:inline distT="0" distB="0" distL="0" distR="0" wp14:anchorId="235F082C" wp14:editId="0FC94525">
            <wp:extent cx="4238625" cy="1248809"/>
            <wp:effectExtent l="0" t="0" r="0" b="889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192" cy="1250154"/>
                    </a:xfrm>
                    <a:prstGeom prst="rect">
                      <a:avLst/>
                    </a:prstGeom>
                    <a:noFill/>
                  </pic:spPr>
                </pic:pic>
              </a:graphicData>
            </a:graphic>
          </wp:inline>
        </w:drawing>
      </w:r>
    </w:p>
    <w:p w14:paraId="5498E666" w14:textId="73DFBCB3" w:rsidR="009A6D40" w:rsidRPr="00E867B8" w:rsidRDefault="00231932" w:rsidP="009A6D40">
      <w:pPr>
        <w:pStyle w:val="Bijschrift"/>
        <w:jc w:val="center"/>
        <w:rPr>
          <w:rFonts w:eastAsia="Times New Roman" w:cstheme="minorHAnsi"/>
          <w:color w:val="000000"/>
          <w:shd w:val="clear" w:color="auto" w:fill="FFFFFF"/>
          <w:lang w:val="nl-NL" w:eastAsia="en-NL"/>
        </w:rPr>
      </w:pPr>
      <w:r w:rsidRPr="00E867B8">
        <w:rPr>
          <w:lang w:val="nl-NL"/>
        </w:rPr>
        <w:t xml:space="preserve">Figuur 3: </w:t>
      </w:r>
      <w:r w:rsidR="009A6D40" w:rsidRPr="00E867B8">
        <w:rPr>
          <w:lang w:val="nl-NL"/>
        </w:rPr>
        <w:t>Defini</w:t>
      </w:r>
      <w:r w:rsidRPr="00E867B8">
        <w:rPr>
          <w:lang w:val="nl-NL"/>
        </w:rPr>
        <w:t>ëren</w:t>
      </w:r>
      <w:r w:rsidR="009A6D40" w:rsidRPr="00E867B8">
        <w:rPr>
          <w:lang w:val="nl-NL"/>
        </w:rPr>
        <w:t xml:space="preserve"> database object</w:t>
      </w:r>
    </w:p>
    <w:p w14:paraId="08CBA702"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lastRenderedPageBreak/>
        <w:drawing>
          <wp:inline distT="0" distB="0" distL="0" distR="0" wp14:anchorId="376E6905" wp14:editId="21BFB0B9">
            <wp:extent cx="4210050" cy="2343150"/>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2343150"/>
                    </a:xfrm>
                    <a:prstGeom prst="rect">
                      <a:avLst/>
                    </a:prstGeom>
                    <a:noFill/>
                    <a:ln>
                      <a:noFill/>
                    </a:ln>
                  </pic:spPr>
                </pic:pic>
              </a:graphicData>
            </a:graphic>
          </wp:inline>
        </w:drawing>
      </w:r>
    </w:p>
    <w:p w14:paraId="07D2A3F0" w14:textId="4D5FA17B" w:rsidR="009A6D40" w:rsidRPr="00E867B8" w:rsidRDefault="00231932" w:rsidP="009A6D40">
      <w:pPr>
        <w:pStyle w:val="Bijschrift"/>
        <w:jc w:val="center"/>
        <w:rPr>
          <w:lang w:val="nl-NL"/>
        </w:rPr>
      </w:pPr>
      <w:r w:rsidRPr="00E867B8">
        <w:rPr>
          <w:lang w:val="nl-NL"/>
        </w:rPr>
        <w:t xml:space="preserve">Figuur 4: </w:t>
      </w:r>
      <w:r w:rsidR="009A6D40" w:rsidRPr="00E867B8">
        <w:rPr>
          <w:lang w:val="nl-NL"/>
        </w:rPr>
        <w:t xml:space="preserve">Configuratie datastore(database) </w:t>
      </w:r>
    </w:p>
    <w:p w14:paraId="36E7E81C" w14:textId="13B06E42" w:rsidR="009A6D40" w:rsidRPr="00E867B8" w:rsidRDefault="009A6D40" w:rsidP="009A6D40">
      <w:pPr>
        <w:spacing w:before="100" w:beforeAutospacing="1" w:after="240" w:line="276" w:lineRule="auto"/>
        <w:rPr>
          <w:lang w:val="nl-NL"/>
        </w:rPr>
      </w:pPr>
      <w:r w:rsidRPr="00E867B8">
        <w:rPr>
          <w:lang w:val="nl-NL"/>
        </w:rPr>
        <w:t xml:space="preserve">Wanneer deze drie stappen zijn gemaakt, kan er direct gebruik worden gemaakt van de </w:t>
      </w:r>
      <w:proofErr w:type="spellStart"/>
      <w:r w:rsidRPr="00E867B8">
        <w:rPr>
          <w:lang w:val="nl-NL"/>
        </w:rPr>
        <w:t>IndexedDB</w:t>
      </w:r>
      <w:proofErr w:type="spellEnd"/>
      <w:r w:rsidRPr="00E867B8">
        <w:rPr>
          <w:lang w:val="nl-NL"/>
        </w:rPr>
        <w:t xml:space="preserve"> database. </w:t>
      </w:r>
      <w:r w:rsidR="00895722" w:rsidRPr="00E867B8">
        <w:rPr>
          <w:lang w:val="nl-NL"/>
        </w:rPr>
        <w:t>Z</w:t>
      </w:r>
      <w:r w:rsidRPr="00E867B8">
        <w:rPr>
          <w:lang w:val="nl-NL"/>
        </w:rPr>
        <w:t>oals te zien</w:t>
      </w:r>
      <w:r w:rsidR="00895722" w:rsidRPr="00E867B8">
        <w:rPr>
          <w:lang w:val="nl-NL"/>
        </w:rPr>
        <w:t xml:space="preserve"> is in figuren 2, 3 en 4</w:t>
      </w:r>
      <w:r w:rsidRPr="00E867B8">
        <w:rPr>
          <w:lang w:val="nl-NL"/>
        </w:rPr>
        <w:t xml:space="preserve"> komt daar geen regel </w:t>
      </w:r>
      <w:proofErr w:type="spellStart"/>
      <w:r w:rsidR="00895722" w:rsidRPr="00E867B8">
        <w:rPr>
          <w:lang w:val="nl-NL"/>
        </w:rPr>
        <w:t>javascrip</w:t>
      </w:r>
      <w:r w:rsidRPr="00E867B8">
        <w:rPr>
          <w:lang w:val="nl-NL"/>
        </w:rPr>
        <w:t>cript</w:t>
      </w:r>
      <w:proofErr w:type="spellEnd"/>
      <w:r w:rsidRPr="00E867B8">
        <w:rPr>
          <w:lang w:val="nl-NL"/>
        </w:rPr>
        <w:t xml:space="preserve"> code aan te pas</w:t>
      </w:r>
      <w:r w:rsidR="00895722" w:rsidRPr="00E867B8">
        <w:rPr>
          <w:lang w:val="nl-NL"/>
        </w:rPr>
        <w:t xml:space="preserve">. Dit </w:t>
      </w:r>
      <w:proofErr w:type="spellStart"/>
      <w:r w:rsidR="00895722" w:rsidRPr="00E867B8">
        <w:rPr>
          <w:lang w:val="nl-NL"/>
        </w:rPr>
        <w:t>betekentdat</w:t>
      </w:r>
      <w:proofErr w:type="spellEnd"/>
      <w:r w:rsidR="00895722" w:rsidRPr="00E867B8">
        <w:rPr>
          <w:lang w:val="nl-NL"/>
        </w:rPr>
        <w:t xml:space="preserve"> de developers, die hiermee (wat is hiermee) aan de slag gaan, geen javascript kennis hoeven te hebben.</w:t>
      </w:r>
      <w:r w:rsidRPr="00E867B8">
        <w:rPr>
          <w:lang w:val="nl-NL"/>
        </w:rPr>
        <w:t xml:space="preserve"> </w:t>
      </w:r>
    </w:p>
    <w:p w14:paraId="79C03D4E" w14:textId="75FABC40" w:rsidR="009A6D40" w:rsidRPr="00E867B8" w:rsidRDefault="009A6D40" w:rsidP="009A6D40">
      <w:pPr>
        <w:spacing w:before="100" w:beforeAutospacing="1" w:after="240" w:line="276" w:lineRule="auto"/>
        <w:rPr>
          <w:lang w:val="nl-NL"/>
        </w:rPr>
      </w:pPr>
      <w:r w:rsidRPr="00E867B8">
        <w:rPr>
          <w:lang w:val="nl-NL"/>
        </w:rPr>
        <w:t xml:space="preserve">Ook het ophalen, aanpassen, opslaan en verwijderen van data is eenvoudig te realiseren met enkele regels code, </w:t>
      </w:r>
      <w:r w:rsidR="00895722" w:rsidRPr="00E867B8">
        <w:rPr>
          <w:lang w:val="nl-NL"/>
        </w:rPr>
        <w:t>zoals te zien is in figuur 5.</w:t>
      </w:r>
    </w:p>
    <w:p w14:paraId="5EFCCFF2" w14:textId="77777777" w:rsidR="009A6D40" w:rsidRPr="00E867B8" w:rsidRDefault="009A6D40" w:rsidP="009A6D40">
      <w:pPr>
        <w:keepNext/>
        <w:spacing w:before="100" w:beforeAutospacing="1" w:after="240" w:line="276" w:lineRule="auto"/>
        <w:jc w:val="center"/>
        <w:rPr>
          <w:lang w:val="nl-NL"/>
        </w:rPr>
      </w:pPr>
      <w:r w:rsidRPr="00E867B8">
        <w:rPr>
          <w:noProof/>
          <w:lang w:val="nl-NL"/>
        </w:rPr>
        <w:drawing>
          <wp:inline distT="0" distB="0" distL="0" distR="0" wp14:anchorId="51EB5CC2" wp14:editId="4D52571E">
            <wp:extent cx="3905250" cy="3182306"/>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975" cy="3184526"/>
                    </a:xfrm>
                    <a:prstGeom prst="rect">
                      <a:avLst/>
                    </a:prstGeom>
                    <a:noFill/>
                    <a:ln>
                      <a:noFill/>
                    </a:ln>
                  </pic:spPr>
                </pic:pic>
              </a:graphicData>
            </a:graphic>
          </wp:inline>
        </w:drawing>
      </w:r>
    </w:p>
    <w:p w14:paraId="3680F4FB" w14:textId="4F79EFAE" w:rsidR="009A6D40" w:rsidRPr="00E867B8" w:rsidRDefault="00895722" w:rsidP="00E867B8">
      <w:pPr>
        <w:pStyle w:val="Kop4"/>
        <w:rPr>
          <w:rFonts w:eastAsia="Times New Roman"/>
          <w:shd w:val="clear" w:color="auto" w:fill="FFFFFF"/>
          <w:lang w:val="nl-NL" w:eastAsia="en-NL"/>
        </w:rPr>
      </w:pPr>
      <w:r w:rsidRPr="00E867B8">
        <w:rPr>
          <w:lang w:val="nl-NL"/>
        </w:rPr>
        <w:t xml:space="preserve">Figuur 5: </w:t>
      </w:r>
      <w:r w:rsidR="009A6D40" w:rsidRPr="00E867B8">
        <w:rPr>
          <w:lang w:val="nl-NL"/>
        </w:rPr>
        <w:t>Ophalen, aanpassen en verwijde</w:t>
      </w:r>
      <w:r w:rsidRPr="00E867B8">
        <w:rPr>
          <w:rFonts w:eastAsia="Times New Roman"/>
          <w:shd w:val="clear" w:color="auto" w:fill="FFFFFF"/>
          <w:lang w:val="nl-NL" w:eastAsia="en-NL"/>
        </w:rPr>
        <w:t>4.3</w:t>
      </w:r>
      <w:commentRangeStart w:id="24"/>
      <w:r w:rsidRPr="00E867B8">
        <w:rPr>
          <w:rFonts w:eastAsia="Times New Roman"/>
          <w:shd w:val="clear" w:color="auto" w:fill="FFFFFF"/>
          <w:lang w:val="nl-NL" w:eastAsia="en-NL"/>
        </w:rPr>
        <w:t>.</w:t>
      </w:r>
      <w:r w:rsidR="00B252DF" w:rsidRPr="00E867B8">
        <w:rPr>
          <w:rFonts w:eastAsia="Times New Roman"/>
          <w:shd w:val="clear" w:color="auto" w:fill="FFFFFF"/>
          <w:lang w:val="nl-NL" w:eastAsia="en-NL"/>
        </w:rPr>
        <w:t>4.3</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Werken met meerdere geopende tabbladen</w:t>
      </w:r>
      <w:commentRangeEnd w:id="24"/>
      <w:r w:rsidR="009163DC" w:rsidRPr="00E867B8">
        <w:rPr>
          <w:rStyle w:val="Verwijzingopmerking"/>
          <w:rFonts w:asciiTheme="minorHAnsi" w:eastAsiaTheme="minorHAnsi" w:hAnsiTheme="minorHAnsi" w:cstheme="minorBidi"/>
          <w:color w:val="auto"/>
          <w:lang w:val="nl-NL"/>
        </w:rPr>
        <w:commentReference w:id="24"/>
      </w:r>
    </w:p>
    <w:p w14:paraId="0C42FFC1" w14:textId="32D397E9" w:rsidR="009A6D40" w:rsidRPr="00E867B8" w:rsidRDefault="009A6D40" w:rsidP="009A6D40">
      <w:pPr>
        <w:rPr>
          <w:lang w:val="nl-NL" w:eastAsia="en-NL"/>
        </w:rPr>
      </w:pPr>
    </w:p>
    <w:p w14:paraId="015A4165" w14:textId="77777777" w:rsidR="009A6D40" w:rsidRPr="00E867B8" w:rsidRDefault="009A6D40" w:rsidP="009A6D40">
      <w:pPr>
        <w:rPr>
          <w:shd w:val="clear" w:color="auto" w:fill="FFFFFF"/>
          <w:lang w:val="nl-NL" w:eastAsia="en-NL"/>
        </w:rPr>
      </w:pPr>
      <w:r w:rsidRPr="00E867B8">
        <w:rPr>
          <w:shd w:val="clear" w:color="auto" w:fill="FFFFFF"/>
          <w:lang w:val="nl-NL" w:eastAsia="en-NL"/>
        </w:rPr>
        <w:t xml:space="preserve">Een belangrijke </w:t>
      </w:r>
      <w:commentRangeStart w:id="25"/>
      <w:r w:rsidRPr="00E867B8">
        <w:rPr>
          <w:shd w:val="clear" w:color="auto" w:fill="FFFFFF"/>
          <w:lang w:val="nl-NL" w:eastAsia="en-NL"/>
        </w:rPr>
        <w:t>requirement</w:t>
      </w:r>
      <w:commentRangeEnd w:id="25"/>
      <w:r w:rsidR="00895722" w:rsidRPr="00E867B8">
        <w:rPr>
          <w:rStyle w:val="Verwijzingopmerking"/>
          <w:lang w:val="nl-NL"/>
        </w:rPr>
        <w:commentReference w:id="25"/>
      </w:r>
      <w:r w:rsidRPr="00E867B8">
        <w:rPr>
          <w:shd w:val="clear" w:color="auto" w:fill="FFFFFF"/>
          <w:lang w:val="nl-NL" w:eastAsia="en-NL"/>
        </w:rPr>
        <w:t xml:space="preserve"> voor het kiezen van een methode voor het opslaan van data, is dat de data vanuit alle mogelijk geopende tabs bereikbaar moet zijn. De data moet op een centraal punt opgeslagen zijn, zodat het niet uit maakt vanaf welke tab de data aangesproken wordt.</w:t>
      </w:r>
    </w:p>
    <w:p w14:paraId="7E8B6E98" w14:textId="77777777" w:rsidR="009A6D40" w:rsidRPr="00E867B8" w:rsidRDefault="009A6D40" w:rsidP="009A6D40">
      <w:pPr>
        <w:rPr>
          <w:shd w:val="clear" w:color="auto" w:fill="FFFFFF"/>
          <w:lang w:val="nl-NL" w:eastAsia="en-NL"/>
        </w:rPr>
      </w:pPr>
      <w:commentRangeStart w:id="26"/>
      <w:r w:rsidRPr="00E867B8">
        <w:rPr>
          <w:shd w:val="clear" w:color="auto" w:fill="FFFFFF"/>
          <w:lang w:val="nl-NL" w:eastAsia="en-NL"/>
        </w:rPr>
        <w:lastRenderedPageBreak/>
        <w:t xml:space="preserve">De conclusie van deze </w:t>
      </w:r>
      <w:proofErr w:type="spellStart"/>
      <w:r w:rsidRPr="00E867B8">
        <w:rPr>
          <w:shd w:val="clear" w:color="auto" w:fill="FFFFFF"/>
          <w:lang w:val="nl-NL" w:eastAsia="en-NL"/>
        </w:rPr>
        <w:t>requirment</w:t>
      </w:r>
      <w:proofErr w:type="spellEnd"/>
      <w:r w:rsidRPr="00E867B8">
        <w:rPr>
          <w:shd w:val="clear" w:color="auto" w:fill="FFFFFF"/>
          <w:lang w:val="nl-NL" w:eastAsia="en-NL"/>
        </w:rPr>
        <w:t xml:space="preserve"> is, is dat dit mogelijk is met </w:t>
      </w:r>
      <w:proofErr w:type="spellStart"/>
      <w:r w:rsidRPr="00E867B8">
        <w:rPr>
          <w:shd w:val="clear" w:color="auto" w:fill="FFFFFF"/>
          <w:lang w:val="nl-NL" w:eastAsia="en-NL"/>
        </w:rPr>
        <w:t>BlazorIndexedDB</w:t>
      </w:r>
      <w:proofErr w:type="spellEnd"/>
      <w:r w:rsidRPr="00E867B8">
        <w:rPr>
          <w:shd w:val="clear" w:color="auto" w:fill="FFFFFF"/>
          <w:lang w:val="nl-NL" w:eastAsia="en-NL"/>
        </w:rPr>
        <w:t>. Zoals te zien in het bijgeleverde testdocument is deze requirement getest en afgevinkt.</w:t>
      </w:r>
      <w:commentRangeEnd w:id="26"/>
      <w:r w:rsidR="00895722" w:rsidRPr="00E867B8">
        <w:rPr>
          <w:rStyle w:val="Verwijzingopmerking"/>
          <w:lang w:val="nl-NL"/>
        </w:rPr>
        <w:commentReference w:id="26"/>
      </w:r>
    </w:p>
    <w:p w14:paraId="461EB22F" w14:textId="77777777" w:rsidR="009A6D40" w:rsidRPr="00E867B8" w:rsidRDefault="009A6D40" w:rsidP="009A6D40">
      <w:pPr>
        <w:rPr>
          <w:shd w:val="clear" w:color="auto" w:fill="FFFFFF"/>
          <w:lang w:val="nl-NL" w:eastAsia="en-NL"/>
        </w:rPr>
      </w:pPr>
    </w:p>
    <w:p w14:paraId="22A688EC" w14:textId="3CFA8A5B" w:rsidR="009A6D40" w:rsidRPr="00E867B8" w:rsidRDefault="00895722"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r w:rsidR="00B252DF" w:rsidRPr="00E867B8">
        <w:rPr>
          <w:rFonts w:eastAsia="Times New Roman"/>
          <w:shd w:val="clear" w:color="auto" w:fill="FFFFFF"/>
          <w:lang w:val="nl-NL" w:eastAsia="en-NL"/>
        </w:rPr>
        <w:t>4.4</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Verder werken na sluiten browser</w:t>
      </w:r>
    </w:p>
    <w:p w14:paraId="69DF8306" w14:textId="77777777" w:rsidR="009A6D40" w:rsidRPr="00E867B8" w:rsidRDefault="009A6D40" w:rsidP="009A6D40">
      <w:pPr>
        <w:rPr>
          <w:lang w:val="nl-NL" w:eastAsia="en-NL"/>
        </w:rPr>
      </w:pPr>
    </w:p>
    <w:p w14:paraId="3EB26D59" w14:textId="25FA8A97" w:rsidR="009A6D40" w:rsidRPr="00E867B8" w:rsidRDefault="00895722" w:rsidP="009A6D40">
      <w:pPr>
        <w:rPr>
          <w:lang w:val="nl-NL" w:eastAsia="en-NL"/>
        </w:rPr>
      </w:pPr>
      <w:r w:rsidRPr="00E867B8">
        <w:rPr>
          <w:lang w:val="nl-NL" w:eastAsia="en-NL"/>
        </w:rPr>
        <w:t xml:space="preserve">Eerder in dit onderzoek is al kort benoemd dat het erg belangrijk is dat de gebruiker de browser kan sluiten zonder dat dit effect heeft op de opgeslagen </w:t>
      </w:r>
      <w:commentRangeStart w:id="27"/>
      <w:r w:rsidRPr="00E867B8">
        <w:rPr>
          <w:lang w:val="nl-NL" w:eastAsia="en-NL"/>
        </w:rPr>
        <w:t>data</w:t>
      </w:r>
      <w:commentRangeEnd w:id="27"/>
      <w:r w:rsidRPr="00E867B8">
        <w:rPr>
          <w:rStyle w:val="Verwijzingopmerking"/>
          <w:lang w:val="nl-NL"/>
        </w:rPr>
        <w:commentReference w:id="27"/>
      </w:r>
      <w:r w:rsidRPr="00E867B8">
        <w:rPr>
          <w:lang w:val="nl-NL" w:eastAsia="en-NL"/>
        </w:rPr>
        <w:t xml:space="preserve">. </w:t>
      </w:r>
      <w:r w:rsidR="009A6D40" w:rsidRPr="00E867B8">
        <w:rPr>
          <w:lang w:val="nl-NL" w:eastAsia="en-NL"/>
        </w:rPr>
        <w:t xml:space="preserve">Dit is van cruciaal belang bij het kiezen van een methode en </w:t>
      </w:r>
      <w:r w:rsidRPr="00E867B8">
        <w:rPr>
          <w:lang w:val="nl-NL" w:eastAsia="en-NL"/>
        </w:rPr>
        <w:t xml:space="preserve">de resultaten van het testen van de verschillende methodes </w:t>
      </w:r>
      <w:r w:rsidR="009163DC" w:rsidRPr="00E867B8">
        <w:rPr>
          <w:lang w:val="nl-NL" w:eastAsia="en-NL"/>
        </w:rPr>
        <w:t xml:space="preserve">op dit onderdeel </w:t>
      </w:r>
      <w:r w:rsidRPr="00E867B8">
        <w:rPr>
          <w:lang w:val="nl-NL" w:eastAsia="en-NL"/>
        </w:rPr>
        <w:t xml:space="preserve">zal doorslaggevend </w:t>
      </w:r>
      <w:r w:rsidR="009163DC" w:rsidRPr="00E867B8">
        <w:rPr>
          <w:lang w:val="nl-NL" w:eastAsia="en-NL"/>
        </w:rPr>
        <w:t xml:space="preserve">zijn. </w:t>
      </w:r>
    </w:p>
    <w:p w14:paraId="5E19C5F3" w14:textId="77777777" w:rsidR="009A6D40" w:rsidRPr="00E867B8" w:rsidRDefault="009A6D40" w:rsidP="009A6D40">
      <w:pPr>
        <w:rPr>
          <w:lang w:val="nl-NL" w:eastAsia="en-NL"/>
        </w:rPr>
      </w:pPr>
      <w:commentRangeStart w:id="28"/>
      <w:r w:rsidRPr="00E867B8">
        <w:rPr>
          <w:lang w:val="nl-NL" w:eastAsia="en-NL"/>
        </w:rPr>
        <w:t>Zoals te lezen in het bijgeleverde testdocument is ook deze requirement goed bevonden, de gebruiker kan op elk moment de browser sluiten zonder dat de applicatie data verloren raakt.</w:t>
      </w:r>
      <w:commentRangeEnd w:id="28"/>
      <w:r w:rsidR="009163DC" w:rsidRPr="00E867B8">
        <w:rPr>
          <w:rStyle w:val="Verwijzingopmerking"/>
          <w:lang w:val="nl-NL"/>
        </w:rPr>
        <w:commentReference w:id="28"/>
      </w:r>
    </w:p>
    <w:p w14:paraId="1DCBD438" w14:textId="77777777" w:rsidR="009A6D40" w:rsidRPr="00E867B8" w:rsidRDefault="009A6D40" w:rsidP="009A6D40">
      <w:pPr>
        <w:pStyle w:val="Kop3"/>
        <w:rPr>
          <w:rFonts w:eastAsia="Times New Roman"/>
          <w:shd w:val="clear" w:color="auto" w:fill="FFFFFF"/>
          <w:lang w:val="nl-NL" w:eastAsia="en-NL"/>
        </w:rPr>
      </w:pPr>
    </w:p>
    <w:p w14:paraId="2F993320" w14:textId="315D3247" w:rsidR="009A6D40" w:rsidRPr="00E867B8" w:rsidRDefault="009163DC"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r w:rsidR="00B252DF" w:rsidRPr="00E867B8">
        <w:rPr>
          <w:rFonts w:eastAsia="Times New Roman"/>
          <w:shd w:val="clear" w:color="auto" w:fill="FFFFFF"/>
          <w:lang w:val="nl-NL" w:eastAsia="en-NL"/>
        </w:rPr>
        <w:t>4.5</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 xml:space="preserve">Kan de </w:t>
      </w:r>
      <w:proofErr w:type="spellStart"/>
      <w:r w:rsidR="009A6D40" w:rsidRPr="00E867B8">
        <w:rPr>
          <w:rFonts w:eastAsia="Times New Roman"/>
          <w:shd w:val="clear" w:color="auto" w:fill="FFFFFF"/>
          <w:lang w:val="nl-NL" w:eastAsia="en-NL"/>
        </w:rPr>
        <w:t>IndexedDB</w:t>
      </w:r>
      <w:proofErr w:type="spellEnd"/>
      <w:r w:rsidR="009A6D40" w:rsidRPr="00E867B8">
        <w:rPr>
          <w:rFonts w:eastAsia="Times New Roman"/>
          <w:shd w:val="clear" w:color="auto" w:fill="FFFFFF"/>
          <w:lang w:val="nl-NL" w:eastAsia="en-NL"/>
        </w:rPr>
        <w:t xml:space="preserve"> de gebruikelijke </w:t>
      </w:r>
      <w:proofErr w:type="spellStart"/>
      <w:r w:rsidR="009A6D40" w:rsidRPr="00E867B8">
        <w:rPr>
          <w:rFonts w:eastAsia="Times New Roman"/>
          <w:shd w:val="clear" w:color="auto" w:fill="FFFFFF"/>
          <w:lang w:val="nl-NL" w:eastAsia="en-NL"/>
        </w:rPr>
        <w:t>payload</w:t>
      </w:r>
      <w:proofErr w:type="spellEnd"/>
      <w:r w:rsidR="009A6D40" w:rsidRPr="00E867B8">
        <w:rPr>
          <w:rFonts w:eastAsia="Times New Roman"/>
          <w:shd w:val="clear" w:color="auto" w:fill="FFFFFF"/>
          <w:lang w:val="nl-NL" w:eastAsia="en-NL"/>
        </w:rPr>
        <w:t xml:space="preserve"> aan data aan?</w:t>
      </w:r>
    </w:p>
    <w:p w14:paraId="234B10BE" w14:textId="77777777" w:rsidR="009A6D40" w:rsidRPr="00E867B8" w:rsidRDefault="009A6D40" w:rsidP="009A6D40">
      <w:pPr>
        <w:rPr>
          <w:lang w:val="nl-NL" w:eastAsia="en-NL"/>
        </w:rPr>
      </w:pPr>
    </w:p>
    <w:p w14:paraId="11CE12C2" w14:textId="5BE215C1" w:rsidR="009A6D40" w:rsidRPr="00E867B8" w:rsidRDefault="009163DC" w:rsidP="009A6D40">
      <w:pPr>
        <w:rPr>
          <w:lang w:val="nl-NL" w:eastAsia="en-NL"/>
        </w:rPr>
      </w:pPr>
      <w:r w:rsidRPr="00E867B8">
        <w:rPr>
          <w:lang w:val="nl-NL" w:eastAsia="en-NL"/>
        </w:rPr>
        <w:t>Wat nog meer</w:t>
      </w:r>
      <w:r w:rsidR="009A6D40" w:rsidRPr="00E867B8">
        <w:rPr>
          <w:lang w:val="nl-NL" w:eastAsia="en-NL"/>
        </w:rPr>
        <w:t xml:space="preserve"> van cruciaal belang </w:t>
      </w:r>
      <w:r w:rsidRPr="00E867B8">
        <w:rPr>
          <w:lang w:val="nl-NL" w:eastAsia="en-NL"/>
        </w:rPr>
        <w:t xml:space="preserve">is, is </w:t>
      </w:r>
      <w:r w:rsidR="009A6D40" w:rsidRPr="00E867B8">
        <w:rPr>
          <w:lang w:val="nl-NL" w:eastAsia="en-NL"/>
        </w:rPr>
        <w:t xml:space="preserve">dat er genoeg data opgeslagen kan worden op de </w:t>
      </w:r>
      <w:r w:rsidRPr="00E867B8">
        <w:rPr>
          <w:lang w:val="nl-NL" w:eastAsia="en-NL"/>
        </w:rPr>
        <w:t xml:space="preserve">computer </w:t>
      </w:r>
      <w:r w:rsidR="009A6D40" w:rsidRPr="00E867B8">
        <w:rPr>
          <w:lang w:val="nl-NL" w:eastAsia="en-NL"/>
        </w:rPr>
        <w:t>van de gebruiker</w:t>
      </w:r>
      <w:commentRangeStart w:id="29"/>
      <w:r w:rsidR="009A6D40" w:rsidRPr="00E867B8">
        <w:rPr>
          <w:lang w:val="nl-NL" w:eastAsia="en-NL"/>
        </w:rPr>
        <w:t xml:space="preserve">. Een meting </w:t>
      </w:r>
      <w:commentRangeEnd w:id="29"/>
      <w:r w:rsidRPr="00E867B8">
        <w:rPr>
          <w:rStyle w:val="Verwijzingopmerking"/>
          <w:lang w:val="nl-NL"/>
        </w:rPr>
        <w:commentReference w:id="29"/>
      </w:r>
      <w:r w:rsidR="009A6D40" w:rsidRPr="00E867B8">
        <w:rPr>
          <w:lang w:val="nl-NL" w:eastAsia="en-NL"/>
        </w:rPr>
        <w:t>bevat 0.05MB tot 10MB aan data, afhankelijk van of er wel of geen plattegronden met de meting worden meegestuurd. Om te testen of deze methode genoeg data kan opslaan</w:t>
      </w:r>
      <w:r w:rsidRPr="00E867B8">
        <w:rPr>
          <w:lang w:val="nl-NL" w:eastAsia="en-NL"/>
        </w:rPr>
        <w:t>,</w:t>
      </w:r>
      <w:r w:rsidR="009A6D40" w:rsidRPr="00E867B8">
        <w:rPr>
          <w:lang w:val="nl-NL" w:eastAsia="en-NL"/>
        </w:rPr>
        <w:t xml:space="preserve"> heb ik een test opgeze</w:t>
      </w:r>
      <w:r w:rsidRPr="00E867B8">
        <w:rPr>
          <w:lang w:val="nl-NL" w:eastAsia="en-NL"/>
        </w:rPr>
        <w:t>t. De uitwerking van deze test is te lezen in het testdocument (zie bijlage …)</w:t>
      </w:r>
    </w:p>
    <w:p w14:paraId="29B245C4" w14:textId="77777777" w:rsidR="009A6D40" w:rsidRPr="00E867B8" w:rsidRDefault="009A6D40" w:rsidP="009A6D40">
      <w:pPr>
        <w:rPr>
          <w:lang w:val="nl-NL" w:eastAsia="en-NL"/>
        </w:rPr>
      </w:pPr>
      <w:commentRangeStart w:id="30"/>
      <w:r w:rsidRPr="00E867B8">
        <w:rPr>
          <w:lang w:val="nl-NL" w:eastAsia="en-NL"/>
        </w:rPr>
        <w:t>De conclusie van deze test is dat het normaal gebruik van deze applicatie niet leidt tot het bereiken van de limiet aan dataopslag.</w:t>
      </w:r>
      <w:commentRangeEnd w:id="30"/>
      <w:r w:rsidR="009163DC" w:rsidRPr="00E867B8">
        <w:rPr>
          <w:rStyle w:val="Verwijzingopmerking"/>
          <w:lang w:val="nl-NL"/>
        </w:rPr>
        <w:commentReference w:id="30"/>
      </w:r>
    </w:p>
    <w:p w14:paraId="372B26E7" w14:textId="77777777" w:rsidR="009A6D40" w:rsidRPr="00E867B8" w:rsidRDefault="009A6D40" w:rsidP="009A6D40">
      <w:pPr>
        <w:pStyle w:val="Kop2"/>
        <w:rPr>
          <w:rFonts w:eastAsia="Times New Roman"/>
          <w:shd w:val="clear" w:color="auto" w:fill="FFFFFF"/>
          <w:lang w:val="nl-NL" w:eastAsia="en-NL"/>
        </w:rPr>
      </w:pPr>
    </w:p>
    <w:p w14:paraId="0D803653" w14:textId="593A8ED4" w:rsidR="009A6D40" w:rsidRPr="00E867B8" w:rsidRDefault="009163DC" w:rsidP="009163DC">
      <w:pPr>
        <w:pStyle w:val="Kop2"/>
        <w:rPr>
          <w:rFonts w:eastAsia="Times New Roman"/>
          <w:shd w:val="clear" w:color="auto" w:fill="FFFFFF"/>
          <w:lang w:val="nl-NL" w:eastAsia="en-NL"/>
        </w:rPr>
      </w:pPr>
      <w:bookmarkStart w:id="31" w:name="_Toc124339137"/>
      <w:r w:rsidRPr="00E867B8">
        <w:rPr>
          <w:rFonts w:eastAsia="Times New Roman"/>
          <w:shd w:val="clear" w:color="auto" w:fill="FFFFFF"/>
          <w:lang w:val="nl-NL" w:eastAsia="en-NL"/>
        </w:rPr>
        <w:t xml:space="preserve">4.4 </w:t>
      </w:r>
      <w:r w:rsidR="009A6D40" w:rsidRPr="00E867B8">
        <w:rPr>
          <w:rFonts w:eastAsia="Times New Roman"/>
          <w:shd w:val="clear" w:color="auto" w:fill="FFFFFF"/>
          <w:lang w:val="nl-NL" w:eastAsia="en-NL"/>
        </w:rPr>
        <w:t>Conclusie</w:t>
      </w:r>
      <w:bookmarkEnd w:id="31"/>
    </w:p>
    <w:p w14:paraId="413CC65F" w14:textId="0FC9E2C4" w:rsidR="00B22F15" w:rsidRPr="00E867B8" w:rsidRDefault="00B22F15" w:rsidP="00B22F15">
      <w:pPr>
        <w:rPr>
          <w:lang w:val="nl-NL" w:eastAsia="en-NL"/>
        </w:rPr>
      </w:pPr>
    </w:p>
    <w:p w14:paraId="4C33E5F1" w14:textId="77777777" w:rsidR="00B22F15" w:rsidRPr="00E867B8" w:rsidRDefault="00B22F15" w:rsidP="00B22F15">
      <w:pPr>
        <w:pStyle w:val="Kop3"/>
        <w:rPr>
          <w:rFonts w:eastAsia="Times New Roman"/>
          <w:shd w:val="clear" w:color="auto" w:fill="FFFFFF"/>
          <w:lang w:val="nl-NL" w:eastAsia="en-NL"/>
        </w:rPr>
      </w:pPr>
      <w:bookmarkStart w:id="32" w:name="_Toc124339138"/>
      <w:r w:rsidRPr="00E867B8">
        <w:rPr>
          <w:rFonts w:eastAsia="Times New Roman"/>
          <w:shd w:val="clear" w:color="auto" w:fill="FFFFFF"/>
          <w:lang w:val="nl-NL" w:eastAsia="en-NL"/>
        </w:rPr>
        <w:t xml:space="preserve">Conclusie </w:t>
      </w:r>
      <w:proofErr w:type="spellStart"/>
      <w:r w:rsidRPr="00E867B8">
        <w:rPr>
          <w:rFonts w:eastAsia="Times New Roman"/>
          <w:shd w:val="clear" w:color="auto" w:fill="FFFFFF"/>
          <w:lang w:val="nl-NL" w:eastAsia="en-NL"/>
        </w:rPr>
        <w:t>LocalStorage</w:t>
      </w:r>
      <w:proofErr w:type="spellEnd"/>
      <w:r w:rsidRPr="00E867B8">
        <w:rPr>
          <w:rFonts w:eastAsia="Times New Roman"/>
          <w:shd w:val="clear" w:color="auto" w:fill="FFFFFF"/>
          <w:lang w:val="nl-NL" w:eastAsia="en-NL"/>
        </w:rPr>
        <w:t xml:space="preserve"> en </w:t>
      </w:r>
      <w:proofErr w:type="spellStart"/>
      <w:r w:rsidRPr="00E867B8">
        <w:rPr>
          <w:rFonts w:eastAsia="Times New Roman"/>
          <w:shd w:val="clear" w:color="auto" w:fill="FFFFFF"/>
          <w:lang w:val="nl-NL" w:eastAsia="en-NL"/>
        </w:rPr>
        <w:t>SessionStorage</w:t>
      </w:r>
      <w:bookmarkEnd w:id="32"/>
      <w:proofErr w:type="spellEnd"/>
    </w:p>
    <w:p w14:paraId="7E093E6A" w14:textId="1DEF89BC" w:rsidR="00B22F15" w:rsidRPr="00E867B8" w:rsidRDefault="009163DC" w:rsidP="00B22F15">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De </w:t>
      </w:r>
      <w:proofErr w:type="spellStart"/>
      <w:r w:rsidRPr="00E867B8">
        <w:rPr>
          <w:rFonts w:eastAsia="Times New Roman" w:cstheme="minorHAnsi"/>
          <w:color w:val="000000"/>
          <w:shd w:val="clear" w:color="auto" w:fill="FFFFFF"/>
          <w:lang w:val="nl-NL" w:eastAsia="en-NL"/>
        </w:rPr>
        <w:t>LocalStorage</w:t>
      </w:r>
      <w:proofErr w:type="spellEnd"/>
      <w:r w:rsidRPr="00E867B8">
        <w:rPr>
          <w:rFonts w:eastAsia="Times New Roman" w:cstheme="minorHAnsi"/>
          <w:color w:val="000000"/>
          <w:shd w:val="clear" w:color="auto" w:fill="FFFFFF"/>
          <w:lang w:val="nl-NL" w:eastAsia="en-NL"/>
        </w:rPr>
        <w:t xml:space="preserve"> m</w:t>
      </w:r>
      <w:r w:rsidR="00B22F15" w:rsidRPr="00E867B8">
        <w:rPr>
          <w:rFonts w:eastAsia="Times New Roman" w:cstheme="minorHAnsi"/>
          <w:color w:val="000000"/>
          <w:shd w:val="clear" w:color="auto" w:fill="FFFFFF"/>
          <w:lang w:val="nl-NL" w:eastAsia="en-NL"/>
        </w:rPr>
        <w:t xml:space="preserve">ethode  </w:t>
      </w:r>
      <w:r w:rsidRPr="00E867B8">
        <w:rPr>
          <w:rFonts w:eastAsia="Times New Roman" w:cstheme="minorHAnsi"/>
          <w:color w:val="000000"/>
          <w:shd w:val="clear" w:color="auto" w:fill="FFFFFF"/>
          <w:lang w:val="nl-NL" w:eastAsia="en-NL"/>
        </w:rPr>
        <w:t>voldoet niet aan de eisen.</w:t>
      </w:r>
      <w:r w:rsidR="00B22F15" w:rsidRPr="00E867B8">
        <w:rPr>
          <w:rFonts w:eastAsia="Times New Roman" w:cstheme="minorHAnsi"/>
          <w:color w:val="000000"/>
          <w:shd w:val="clear" w:color="auto" w:fill="FFFFFF"/>
          <w:lang w:val="nl-NL" w:eastAsia="en-NL"/>
        </w:rPr>
        <w:t xml:space="preserve">. De beperking dat er maximaal </w:t>
      </w:r>
      <w:commentRangeStart w:id="33"/>
      <w:r w:rsidR="00B22F15" w:rsidRPr="00E867B8">
        <w:rPr>
          <w:rFonts w:eastAsia="Times New Roman" w:cstheme="minorHAnsi"/>
          <w:color w:val="000000"/>
          <w:shd w:val="clear" w:color="auto" w:fill="FFFFFF"/>
          <w:lang w:val="nl-NL" w:eastAsia="en-NL"/>
        </w:rPr>
        <w:t>5MB</w:t>
      </w:r>
      <w:commentRangeEnd w:id="33"/>
      <w:r w:rsidR="00B22F15" w:rsidRPr="00E867B8">
        <w:rPr>
          <w:rStyle w:val="Verwijzingopmerking"/>
          <w:lang w:val="nl-NL"/>
        </w:rPr>
        <w:commentReference w:id="33"/>
      </w:r>
      <w:r w:rsidR="00B22F15" w:rsidRPr="00E867B8">
        <w:rPr>
          <w:rFonts w:eastAsia="Times New Roman" w:cstheme="minorHAnsi"/>
          <w:color w:val="000000"/>
          <w:shd w:val="clear" w:color="auto" w:fill="FFFFFF"/>
          <w:lang w:val="nl-NL" w:eastAsia="en-NL"/>
        </w:rPr>
        <w:t xml:space="preserve"> data opgeslagen kan worden zorgt ervoor dat deze methode niet toereikend is voor het doel van de applicatie.</w:t>
      </w:r>
      <w:r w:rsidRPr="00E867B8">
        <w:rPr>
          <w:rFonts w:eastAsia="Times New Roman" w:cstheme="minorHAnsi"/>
          <w:color w:val="000000"/>
          <w:shd w:val="clear" w:color="auto" w:fill="FFFFFF"/>
          <w:lang w:val="nl-NL" w:eastAsia="en-NL"/>
        </w:rPr>
        <w:t xml:space="preserve"> Uitleggen waarom 5MB te </w:t>
      </w:r>
      <w:proofErr w:type="spellStart"/>
      <w:r w:rsidRPr="00E867B8">
        <w:rPr>
          <w:rFonts w:eastAsia="Times New Roman" w:cstheme="minorHAnsi"/>
          <w:color w:val="000000"/>
          <w:shd w:val="clear" w:color="auto" w:fill="FFFFFF"/>
          <w:lang w:val="nl-NL" w:eastAsia="en-NL"/>
        </w:rPr>
        <w:t>weining</w:t>
      </w:r>
      <w:proofErr w:type="spellEnd"/>
      <w:r w:rsidRPr="00E867B8">
        <w:rPr>
          <w:rFonts w:eastAsia="Times New Roman" w:cstheme="minorHAnsi"/>
          <w:color w:val="000000"/>
          <w:shd w:val="clear" w:color="auto" w:fill="FFFFFF"/>
          <w:lang w:val="nl-NL" w:eastAsia="en-NL"/>
        </w:rPr>
        <w:t xml:space="preserve"> is?</w:t>
      </w:r>
    </w:p>
    <w:p w14:paraId="43AC6FFA" w14:textId="6F566ED9" w:rsidR="00B22F15" w:rsidRPr="00E867B8" w:rsidRDefault="009163DC" w:rsidP="00B22F15">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De </w:t>
      </w:r>
      <w:proofErr w:type="spellStart"/>
      <w:r w:rsidRPr="00E867B8">
        <w:rPr>
          <w:rFonts w:eastAsia="Times New Roman" w:cstheme="minorHAnsi"/>
          <w:color w:val="000000"/>
          <w:shd w:val="clear" w:color="auto" w:fill="FFFFFF"/>
          <w:lang w:val="nl-NL" w:eastAsia="en-NL"/>
        </w:rPr>
        <w:t>SessionStorage</w:t>
      </w:r>
      <w:proofErr w:type="spellEnd"/>
      <w:r w:rsidRPr="00E867B8">
        <w:rPr>
          <w:rFonts w:eastAsia="Times New Roman" w:cstheme="minorHAnsi"/>
          <w:color w:val="000000"/>
          <w:shd w:val="clear" w:color="auto" w:fill="FFFFFF"/>
          <w:lang w:val="nl-NL" w:eastAsia="en-NL"/>
        </w:rPr>
        <w:t xml:space="preserve"> methode komt eveneens niet in aanmerking voor de applicatie. Bij deze methode is er niet de mogelijkheid om data bewaard te houden bij het sluiten van de tab. Er zou zich een </w:t>
      </w:r>
      <w:proofErr w:type="spellStart"/>
      <w:r w:rsidRPr="00E867B8">
        <w:rPr>
          <w:rFonts w:eastAsia="Times New Roman" w:cstheme="minorHAnsi"/>
          <w:color w:val="000000"/>
          <w:shd w:val="clear" w:color="auto" w:fill="FFFFFF"/>
          <w:lang w:val="nl-NL" w:eastAsia="en-NL"/>
        </w:rPr>
        <w:t>siutatie</w:t>
      </w:r>
      <w:proofErr w:type="spellEnd"/>
      <w:r w:rsidRPr="00E867B8">
        <w:rPr>
          <w:rFonts w:eastAsia="Times New Roman" w:cstheme="minorHAnsi"/>
          <w:color w:val="000000"/>
          <w:shd w:val="clear" w:color="auto" w:fill="FFFFFF"/>
          <w:lang w:val="nl-NL" w:eastAsia="en-NL"/>
        </w:rPr>
        <w:t xml:space="preserve"> kunnen voordoen waarin een gebruiker even pauze neemt en de tab sluit. Wanneer dit gebeurt en </w:t>
      </w:r>
      <w:proofErr w:type="spellStart"/>
      <w:r w:rsidRPr="00E867B8">
        <w:rPr>
          <w:rFonts w:eastAsia="Times New Roman" w:cstheme="minorHAnsi"/>
          <w:color w:val="000000"/>
          <w:shd w:val="clear" w:color="auto" w:fill="FFFFFF"/>
          <w:lang w:val="nl-NL" w:eastAsia="en-NL"/>
        </w:rPr>
        <w:t>en</w:t>
      </w:r>
      <w:proofErr w:type="spellEnd"/>
      <w:r w:rsidRPr="00E867B8">
        <w:rPr>
          <w:rFonts w:eastAsia="Times New Roman" w:cstheme="minorHAnsi"/>
          <w:color w:val="000000"/>
          <w:shd w:val="clear" w:color="auto" w:fill="FFFFFF"/>
          <w:lang w:val="nl-NL" w:eastAsia="en-NL"/>
        </w:rPr>
        <w:t xml:space="preserve"> wordt gebruik gemaakt van deze methode in de applicatie, is alle data kwijt. Dit is onaanvaardbaar en dus geen </w:t>
      </w:r>
      <w:proofErr w:type="spellStart"/>
      <w:r w:rsidRPr="00E867B8">
        <w:rPr>
          <w:rFonts w:eastAsia="Times New Roman" w:cstheme="minorHAnsi"/>
          <w:color w:val="000000"/>
          <w:shd w:val="clear" w:color="auto" w:fill="FFFFFF"/>
          <w:lang w:val="nl-NL" w:eastAsia="en-NL"/>
        </w:rPr>
        <w:t>toreikende</w:t>
      </w:r>
      <w:proofErr w:type="spellEnd"/>
      <w:r w:rsidRPr="00E867B8">
        <w:rPr>
          <w:rFonts w:eastAsia="Times New Roman" w:cstheme="minorHAnsi"/>
          <w:color w:val="000000"/>
          <w:shd w:val="clear" w:color="auto" w:fill="FFFFFF"/>
          <w:lang w:val="nl-NL" w:eastAsia="en-NL"/>
        </w:rPr>
        <w:t xml:space="preserve"> methode.</w:t>
      </w:r>
    </w:p>
    <w:p w14:paraId="4F0D24BC" w14:textId="77777777" w:rsidR="00B22F15" w:rsidRPr="00E867B8" w:rsidRDefault="00B22F15" w:rsidP="00E867B8">
      <w:pPr>
        <w:rPr>
          <w:lang w:val="nl-NL" w:eastAsia="en-NL"/>
        </w:rPr>
      </w:pPr>
    </w:p>
    <w:p w14:paraId="0AB0CFCB" w14:textId="0A006BA9" w:rsidR="009A6D40" w:rsidRPr="00E867B8" w:rsidRDefault="00003142" w:rsidP="009A6D40">
      <w:pPr>
        <w:spacing w:before="100" w:beforeAutospacing="1" w:after="202" w:line="276" w:lineRule="auto"/>
        <w:rPr>
          <w:lang w:val="nl-NL" w:eastAsia="en-NL"/>
        </w:rPr>
      </w:pPr>
      <w:r w:rsidRPr="00E867B8">
        <w:rPr>
          <w:lang w:val="nl-NL" w:eastAsia="en-NL"/>
        </w:rPr>
        <w:t xml:space="preserve">Omdat de code van deze package is vrijgegeven volgens het open source principe, is dit een erg fijne methode om te gebruiken in de applicatie. De code is makkelijk te begrijpen en ook erg gemakkelijk te onderhouden. In het onderzoek naar deze methode zijn er verschillende tests opgezet en </w:t>
      </w:r>
      <w:r w:rsidRPr="00E867B8">
        <w:rPr>
          <w:lang w:val="nl-NL" w:eastAsia="en-NL"/>
        </w:rPr>
        <w:lastRenderedPageBreak/>
        <w:t xml:space="preserve">uitgevoerd. Aan de hand van de resultaten van de opgestelde tests, kan gezegd worden dat deze methode alle requirements afvinkt. Deze methode is dus geschikt voor het gebruik in de applicatie.  </w:t>
      </w:r>
    </w:p>
    <w:p w14:paraId="3C2056B8" w14:textId="77777777" w:rsidR="009A6D40" w:rsidRPr="00E867B8" w:rsidRDefault="009A6D40" w:rsidP="009A6D40">
      <w:pPr>
        <w:spacing w:before="100" w:beforeAutospacing="1" w:after="202" w:line="276" w:lineRule="auto"/>
        <w:rPr>
          <w:lang w:val="nl-NL" w:eastAsia="en-NL"/>
        </w:rPr>
      </w:pPr>
      <w:r w:rsidRPr="00E867B8">
        <w:rPr>
          <w:lang w:val="nl-NL" w:eastAsia="en-NL"/>
        </w:rPr>
        <w:t>Daarbij zijn ook alle requirements door middel van de opgestelde tests afgevinkt, wat wilt zeggen dat deze methode op dat gebied geschikt is voor gebruik in onze app.</w:t>
      </w:r>
    </w:p>
    <w:p w14:paraId="429BE154" w14:textId="6A3CEE1B" w:rsidR="009A6D40" w:rsidRPr="00E867B8" w:rsidRDefault="009A6D40" w:rsidP="00E1342F">
      <w:pPr>
        <w:spacing w:before="100" w:beforeAutospacing="1" w:after="202" w:line="276" w:lineRule="auto"/>
        <w:rPr>
          <w:rFonts w:eastAsia="Times New Roman" w:cstheme="minorHAnsi"/>
          <w:color w:val="000000"/>
          <w:sz w:val="24"/>
          <w:szCs w:val="24"/>
          <w:shd w:val="clear" w:color="auto" w:fill="FFFFFF"/>
          <w:lang w:val="nl-NL" w:eastAsia="en-NL"/>
        </w:rPr>
      </w:pPr>
      <w:commentRangeStart w:id="34"/>
      <w:r w:rsidRPr="00E867B8">
        <w:rPr>
          <w:lang w:val="nl-NL" w:eastAsia="en-NL"/>
        </w:rPr>
        <w:t xml:space="preserve">Ook ben ik mij </w:t>
      </w:r>
      <w:r w:rsidR="00C90955" w:rsidRPr="00E867B8">
        <w:rPr>
          <w:lang w:val="nl-NL" w:eastAsia="en-NL"/>
        </w:rPr>
        <w:t>ervan</w:t>
      </w:r>
      <w:r w:rsidRPr="00E867B8">
        <w:rPr>
          <w:lang w:val="nl-NL" w:eastAsia="en-NL"/>
        </w:rPr>
        <w:t xml:space="preserve"> bewust dat ik in de eerste instantie te snel met een methode in zee ben gegaan. Dit </w:t>
      </w:r>
      <w:r w:rsidR="00C90955" w:rsidRPr="00E867B8">
        <w:rPr>
          <w:lang w:val="nl-NL" w:eastAsia="en-NL"/>
        </w:rPr>
        <w:t>wil</w:t>
      </w:r>
      <w:r w:rsidRPr="00E867B8">
        <w:rPr>
          <w:lang w:val="nl-NL" w:eastAsia="en-NL"/>
        </w:rPr>
        <w:t xml:space="preserve"> zeggen dat ik in mijn toekomstige onderzoeken meer aandacht moet besteden aan het vooraf doen van onderzoek. Gelukkig is dit geen verloren tijd gebleken, aangezien ik er een mooi leer punt uit heb gehaald.</w:t>
      </w:r>
      <w:commentRangeEnd w:id="34"/>
      <w:r w:rsidR="00003142" w:rsidRPr="00E867B8">
        <w:rPr>
          <w:rStyle w:val="Verwijzingopmerking"/>
          <w:lang w:val="nl-NL"/>
        </w:rPr>
        <w:commentReference w:id="34"/>
      </w:r>
    </w:p>
    <w:p w14:paraId="71202B41" w14:textId="77777777" w:rsidR="009A6D40" w:rsidRPr="00E867B8" w:rsidRDefault="009A6D40" w:rsidP="009A6D40">
      <w:pPr>
        <w:rPr>
          <w:rFonts w:cstheme="minorHAnsi"/>
          <w:lang w:val="nl-NL"/>
        </w:rPr>
      </w:pPr>
    </w:p>
    <w:p w14:paraId="4E885983" w14:textId="25384E33" w:rsidR="009A6D40" w:rsidRPr="00E867B8" w:rsidRDefault="00412DBC" w:rsidP="009A6D40">
      <w:pPr>
        <w:pStyle w:val="Kop1"/>
        <w:rPr>
          <w:rFonts w:asciiTheme="minorHAnsi" w:hAnsiTheme="minorHAnsi" w:cstheme="minorHAnsi"/>
          <w:lang w:val="nl-NL"/>
        </w:rPr>
      </w:pPr>
      <w:bookmarkStart w:id="35" w:name="_Toc124339139"/>
      <w:r w:rsidRPr="00E867B8">
        <w:rPr>
          <w:rFonts w:asciiTheme="minorHAnsi" w:hAnsiTheme="minorHAnsi" w:cstheme="minorHAnsi"/>
          <w:lang w:val="nl-NL"/>
        </w:rPr>
        <w:t xml:space="preserve">1.2 </w:t>
      </w:r>
      <w:r w:rsidR="009A6D40" w:rsidRPr="00E867B8">
        <w:rPr>
          <w:rFonts w:asciiTheme="minorHAnsi" w:hAnsiTheme="minorHAnsi" w:cstheme="minorHAnsi"/>
          <w:lang w:val="nl-NL"/>
        </w:rPr>
        <w:t>Welke vaardigheden zijn er nodig voor het maken van deze applicatie?</w:t>
      </w:r>
      <w:bookmarkEnd w:id="35"/>
    </w:p>
    <w:p w14:paraId="5FDEDB4B" w14:textId="77777777" w:rsidR="009A6D40" w:rsidRPr="00E867B8" w:rsidRDefault="009A6D40" w:rsidP="009A6D40">
      <w:pPr>
        <w:pStyle w:val="Standard"/>
        <w:rPr>
          <w:rFonts w:asciiTheme="minorHAnsi" w:hAnsiTheme="minorHAnsi" w:cstheme="minorHAnsi"/>
          <w:b/>
          <w:bCs/>
          <w:sz w:val="32"/>
          <w:szCs w:val="32"/>
          <w:lang w:val="nl-NL"/>
        </w:rPr>
      </w:pPr>
    </w:p>
    <w:p w14:paraId="038FAAE2" w14:textId="412964E0" w:rsidR="009A6D40" w:rsidRPr="00E867B8" w:rsidRDefault="00003142" w:rsidP="009A6D40">
      <w:pPr>
        <w:pStyle w:val="Kop2"/>
        <w:rPr>
          <w:rFonts w:asciiTheme="minorHAnsi" w:hAnsiTheme="minorHAnsi" w:cstheme="minorHAnsi"/>
          <w:lang w:val="nl-NL"/>
        </w:rPr>
      </w:pPr>
      <w:bookmarkStart w:id="36" w:name="_Toc124339140"/>
      <w:r w:rsidRPr="00E867B8">
        <w:rPr>
          <w:rFonts w:asciiTheme="minorHAnsi" w:hAnsiTheme="minorHAnsi" w:cstheme="minorHAnsi"/>
          <w:lang w:val="nl-NL"/>
        </w:rPr>
        <w:t xml:space="preserve">1.2.1 </w:t>
      </w:r>
      <w:r w:rsidR="009A6D40" w:rsidRPr="00E867B8">
        <w:rPr>
          <w:rFonts w:asciiTheme="minorHAnsi" w:hAnsiTheme="minorHAnsi" w:cstheme="minorHAnsi"/>
          <w:lang w:val="nl-NL"/>
        </w:rPr>
        <w:t>Doel</w:t>
      </w:r>
      <w:bookmarkEnd w:id="36"/>
    </w:p>
    <w:p w14:paraId="399B6363" w14:textId="77777777" w:rsidR="009A6D40" w:rsidRPr="00E867B8" w:rsidRDefault="009A6D40" w:rsidP="009A6D40">
      <w:pPr>
        <w:pStyle w:val="Standard"/>
        <w:rPr>
          <w:rFonts w:asciiTheme="minorHAnsi" w:hAnsiTheme="minorHAnsi" w:cstheme="minorHAnsi"/>
          <w:b/>
          <w:bCs/>
          <w:sz w:val="32"/>
          <w:szCs w:val="32"/>
          <w:lang w:val="nl-NL"/>
        </w:rPr>
      </w:pPr>
    </w:p>
    <w:p w14:paraId="1940AB27" w14:textId="4747DD05"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Het doel van deze deelvraag is het in kaart brengen van de vaardigheden die nodig zijn voor </w:t>
      </w:r>
      <w:r w:rsidR="00D50D5A" w:rsidRPr="00E867B8">
        <w:rPr>
          <w:rFonts w:asciiTheme="minorHAnsi" w:hAnsiTheme="minorHAnsi" w:cstheme="minorHAnsi"/>
          <w:lang w:val="nl-NL"/>
        </w:rPr>
        <w:t>het</w:t>
      </w:r>
      <w:r w:rsidRPr="00E867B8">
        <w:rPr>
          <w:rFonts w:asciiTheme="minorHAnsi" w:hAnsiTheme="minorHAnsi" w:cstheme="minorHAnsi"/>
          <w:lang w:val="nl-NL"/>
        </w:rPr>
        <w:t xml:space="preserve"> re-maken van de huidige VSR-K</w:t>
      </w:r>
      <w:r w:rsidR="00EB2B1D" w:rsidRPr="00E867B8">
        <w:rPr>
          <w:rFonts w:asciiTheme="minorHAnsi" w:hAnsiTheme="minorHAnsi" w:cstheme="minorHAnsi"/>
          <w:lang w:val="nl-NL"/>
        </w:rPr>
        <w:t>MS</w:t>
      </w:r>
      <w:r w:rsidRPr="00E867B8">
        <w:rPr>
          <w:rFonts w:asciiTheme="minorHAnsi" w:hAnsiTheme="minorHAnsi" w:cstheme="minorHAnsi"/>
          <w:lang w:val="nl-NL"/>
        </w:rPr>
        <w:t xml:space="preserve"> applicatie in Blazor. </w:t>
      </w:r>
      <w:commentRangeStart w:id="37"/>
      <w:r w:rsidRPr="00E867B8">
        <w:rPr>
          <w:rFonts w:asciiTheme="minorHAnsi" w:hAnsiTheme="minorHAnsi" w:cstheme="minorHAnsi"/>
          <w:lang w:val="nl-NL"/>
        </w:rPr>
        <w:t>De</w:t>
      </w:r>
      <w:r w:rsidR="00D50D5A" w:rsidRPr="00E867B8">
        <w:rPr>
          <w:rFonts w:asciiTheme="minorHAnsi" w:hAnsiTheme="minorHAnsi" w:cstheme="minorHAnsi"/>
          <w:lang w:val="nl-NL"/>
        </w:rPr>
        <w:t>ze</w:t>
      </w:r>
      <w:r w:rsidRPr="00E867B8">
        <w:rPr>
          <w:rFonts w:asciiTheme="minorHAnsi" w:hAnsiTheme="minorHAnsi" w:cstheme="minorHAnsi"/>
          <w:lang w:val="nl-NL"/>
        </w:rPr>
        <w:t xml:space="preserve"> deelvraag is voor mij beantwoord wanneer ik, mede door het maken van een prototype, duidelijk in beeld heb gebracht wat </w:t>
      </w:r>
      <w:r w:rsidR="00C90955" w:rsidRPr="00E867B8">
        <w:rPr>
          <w:rFonts w:asciiTheme="minorHAnsi" w:hAnsiTheme="minorHAnsi" w:cstheme="minorHAnsi"/>
          <w:lang w:val="nl-NL"/>
        </w:rPr>
        <w:t>erbij</w:t>
      </w:r>
      <w:r w:rsidRPr="00E867B8">
        <w:rPr>
          <w:rFonts w:asciiTheme="minorHAnsi" w:hAnsiTheme="minorHAnsi" w:cstheme="minorHAnsi"/>
          <w:lang w:val="nl-NL"/>
        </w:rPr>
        <w:t xml:space="preserve"> komt kijken. Dit betreft zowel het procesmatige als het technische aspect.</w:t>
      </w:r>
      <w:commentRangeEnd w:id="37"/>
      <w:r w:rsidR="00D50D5A" w:rsidRPr="00E867B8">
        <w:rPr>
          <w:rStyle w:val="Verwijzingopmerking"/>
          <w:rFonts w:asciiTheme="minorHAnsi" w:eastAsiaTheme="minorHAnsi" w:hAnsiTheme="minorHAnsi" w:cstheme="minorBidi"/>
          <w:color w:val="auto"/>
          <w:kern w:val="0"/>
          <w:lang w:val="nl-NL" w:eastAsia="en-US" w:bidi="ar-SA"/>
        </w:rPr>
        <w:commentReference w:id="37"/>
      </w:r>
    </w:p>
    <w:p w14:paraId="60F2B701" w14:textId="77777777" w:rsidR="009A6D40" w:rsidRPr="00E867B8" w:rsidRDefault="009A6D40" w:rsidP="009A6D40">
      <w:pPr>
        <w:pStyle w:val="Standard"/>
        <w:rPr>
          <w:rFonts w:asciiTheme="minorHAnsi" w:hAnsiTheme="minorHAnsi" w:cstheme="minorHAnsi"/>
          <w:b/>
          <w:bCs/>
          <w:sz w:val="32"/>
          <w:szCs w:val="32"/>
          <w:lang w:val="nl-NL"/>
        </w:rPr>
      </w:pPr>
    </w:p>
    <w:p w14:paraId="5A639846" w14:textId="5431CDAB" w:rsidR="009A6D40" w:rsidRPr="00E867B8" w:rsidRDefault="00190664" w:rsidP="009A6D40">
      <w:pPr>
        <w:pStyle w:val="Kop2"/>
        <w:rPr>
          <w:rFonts w:asciiTheme="minorHAnsi" w:hAnsiTheme="minorHAnsi" w:cstheme="minorHAnsi"/>
          <w:lang w:val="nl-NL"/>
        </w:rPr>
      </w:pPr>
      <w:bookmarkStart w:id="38" w:name="_Toc124339141"/>
      <w:r w:rsidRPr="00E867B8">
        <w:rPr>
          <w:rFonts w:asciiTheme="minorHAnsi" w:hAnsiTheme="minorHAnsi" w:cstheme="minorHAnsi"/>
          <w:lang w:val="nl-NL"/>
        </w:rPr>
        <w:t xml:space="preserve">1.2.2 </w:t>
      </w:r>
      <w:r w:rsidR="009A6D40" w:rsidRPr="00E867B8">
        <w:rPr>
          <w:rFonts w:asciiTheme="minorHAnsi" w:hAnsiTheme="minorHAnsi" w:cstheme="minorHAnsi"/>
          <w:lang w:val="nl-NL"/>
        </w:rPr>
        <w:t>Strategie</w:t>
      </w:r>
      <w:bookmarkEnd w:id="38"/>
    </w:p>
    <w:p w14:paraId="39D59962" w14:textId="77777777" w:rsidR="009A6D40" w:rsidRPr="00E867B8" w:rsidRDefault="009A6D40" w:rsidP="009A6D40">
      <w:pPr>
        <w:pStyle w:val="Standard"/>
        <w:rPr>
          <w:rFonts w:asciiTheme="minorHAnsi" w:hAnsiTheme="minorHAnsi" w:cstheme="minorHAnsi"/>
          <w:b/>
          <w:bCs/>
          <w:sz w:val="32"/>
          <w:szCs w:val="32"/>
          <w:lang w:val="nl-NL"/>
        </w:rPr>
      </w:pPr>
    </w:p>
    <w:p w14:paraId="526A2A47" w14:textId="0D7A9273"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Om </w:t>
      </w:r>
      <w:r w:rsidR="00C90955" w:rsidRPr="00E867B8">
        <w:rPr>
          <w:rFonts w:asciiTheme="minorHAnsi" w:hAnsiTheme="minorHAnsi" w:cstheme="minorHAnsi"/>
          <w:lang w:val="nl-NL"/>
        </w:rPr>
        <w:t>erachter</w:t>
      </w:r>
      <w:r w:rsidRPr="00E867B8">
        <w:rPr>
          <w:rFonts w:asciiTheme="minorHAnsi" w:hAnsiTheme="minorHAnsi" w:cstheme="minorHAnsi"/>
          <w:lang w:val="nl-NL"/>
        </w:rPr>
        <w:t xml:space="preserve"> te komen welke vaardigheden er nodig zijn voor het maken van de VSR K</w:t>
      </w:r>
      <w:r w:rsidR="00EB2B1D" w:rsidRPr="00E867B8">
        <w:rPr>
          <w:rFonts w:asciiTheme="minorHAnsi" w:hAnsiTheme="minorHAnsi" w:cstheme="minorHAnsi"/>
          <w:lang w:val="nl-NL"/>
        </w:rPr>
        <w:t>MS</w:t>
      </w:r>
      <w:r w:rsidRPr="00E867B8">
        <w:rPr>
          <w:rFonts w:asciiTheme="minorHAnsi" w:hAnsiTheme="minorHAnsi" w:cstheme="minorHAnsi"/>
          <w:lang w:val="nl-NL"/>
        </w:rPr>
        <w:t xml:space="preserve"> applicatie ligt, </w:t>
      </w:r>
      <w:r w:rsidR="00D50D5A" w:rsidRPr="00E867B8">
        <w:rPr>
          <w:rFonts w:asciiTheme="minorHAnsi" w:hAnsiTheme="minorHAnsi" w:cstheme="minorHAnsi"/>
          <w:lang w:val="nl-NL"/>
        </w:rPr>
        <w:t>wordt er een begin gemaakt aan het maken van de applicatie.</w:t>
      </w:r>
      <w:r w:rsidRPr="00E867B8">
        <w:rPr>
          <w:rFonts w:asciiTheme="minorHAnsi" w:hAnsiTheme="minorHAnsi" w:cstheme="minorHAnsi"/>
          <w:lang w:val="nl-NL"/>
        </w:rPr>
        <w:t xml:space="preserve">. </w:t>
      </w:r>
      <w:r w:rsidR="00D50D5A" w:rsidRPr="00E867B8">
        <w:rPr>
          <w:rFonts w:asciiTheme="minorHAnsi" w:hAnsiTheme="minorHAnsi" w:cstheme="minorHAnsi"/>
          <w:lang w:val="nl-NL"/>
        </w:rPr>
        <w:t>Door</w:t>
      </w:r>
      <w:r w:rsidRPr="00E867B8">
        <w:rPr>
          <w:rFonts w:asciiTheme="minorHAnsi" w:hAnsiTheme="minorHAnsi" w:cstheme="minorHAnsi"/>
          <w:lang w:val="nl-NL"/>
        </w:rPr>
        <w:t xml:space="preserve"> middel van het bekijken van documentatie en </w:t>
      </w:r>
      <w:proofErr w:type="spellStart"/>
      <w:r w:rsidRPr="00E867B8">
        <w:rPr>
          <w:rFonts w:asciiTheme="minorHAnsi" w:hAnsiTheme="minorHAnsi" w:cstheme="minorHAnsi"/>
          <w:lang w:val="nl-NL"/>
        </w:rPr>
        <w:t>tutorials</w:t>
      </w:r>
      <w:proofErr w:type="spellEnd"/>
      <w:r w:rsidR="00190664" w:rsidRPr="00E867B8">
        <w:rPr>
          <w:rFonts w:asciiTheme="minorHAnsi" w:hAnsiTheme="minorHAnsi" w:cstheme="minorHAnsi"/>
          <w:lang w:val="nl-NL"/>
        </w:rPr>
        <w:t xml:space="preserve"> kan er </w:t>
      </w:r>
      <w:r w:rsidRPr="00E867B8">
        <w:rPr>
          <w:rFonts w:asciiTheme="minorHAnsi" w:hAnsiTheme="minorHAnsi" w:cstheme="minorHAnsi"/>
          <w:lang w:val="nl-NL"/>
        </w:rPr>
        <w:t xml:space="preserve"> een beeld</w:t>
      </w:r>
      <w:r w:rsidR="00190664" w:rsidRPr="00E867B8">
        <w:rPr>
          <w:rFonts w:asciiTheme="minorHAnsi" w:hAnsiTheme="minorHAnsi" w:cstheme="minorHAnsi"/>
          <w:lang w:val="nl-NL"/>
        </w:rPr>
        <w:t xml:space="preserve"> geschetst worden</w:t>
      </w:r>
      <w:r w:rsidRPr="00E867B8">
        <w:rPr>
          <w:rFonts w:asciiTheme="minorHAnsi" w:hAnsiTheme="minorHAnsi" w:cstheme="minorHAnsi"/>
          <w:lang w:val="nl-NL"/>
        </w:rPr>
        <w:t xml:space="preserve"> wat er nodig is voor het bouwen van een Blazor applicatie. Vervolgens </w:t>
      </w:r>
      <w:r w:rsidR="00190664" w:rsidRPr="00E867B8">
        <w:rPr>
          <w:rFonts w:asciiTheme="minorHAnsi" w:hAnsiTheme="minorHAnsi" w:cstheme="minorHAnsi"/>
          <w:lang w:val="nl-NL"/>
        </w:rPr>
        <w:t>kan met de verkregen</w:t>
      </w:r>
      <w:r w:rsidRPr="00E867B8">
        <w:rPr>
          <w:rFonts w:asciiTheme="minorHAnsi" w:hAnsiTheme="minorHAnsi" w:cstheme="minorHAnsi"/>
          <w:lang w:val="nl-NL"/>
        </w:rPr>
        <w:t xml:space="preserve"> informatie</w:t>
      </w:r>
      <w:r w:rsidR="00190664" w:rsidRPr="00E867B8">
        <w:rPr>
          <w:rFonts w:asciiTheme="minorHAnsi" w:hAnsiTheme="minorHAnsi" w:cstheme="minorHAnsi"/>
          <w:lang w:val="nl-NL"/>
        </w:rPr>
        <w:t xml:space="preserve"> een prototype gemaakt worden, waar ook daadwerkelijk een meting in gelopen kan worden.</w:t>
      </w:r>
      <w:r w:rsidRPr="00E867B8">
        <w:rPr>
          <w:rFonts w:asciiTheme="minorHAnsi" w:hAnsiTheme="minorHAnsi" w:cstheme="minorHAnsi"/>
          <w:lang w:val="nl-NL"/>
        </w:rPr>
        <w:t xml:space="preserve"> </w:t>
      </w:r>
    </w:p>
    <w:p w14:paraId="4DE4D24A" w14:textId="77777777" w:rsidR="009A6D40" w:rsidRPr="00E867B8" w:rsidRDefault="009A6D40" w:rsidP="009A6D40">
      <w:pPr>
        <w:pStyle w:val="Standard"/>
        <w:rPr>
          <w:rFonts w:asciiTheme="minorHAnsi" w:hAnsiTheme="minorHAnsi" w:cstheme="minorHAnsi"/>
          <w:b/>
          <w:bCs/>
          <w:sz w:val="32"/>
          <w:szCs w:val="32"/>
          <w:lang w:val="nl-NL"/>
        </w:rPr>
      </w:pPr>
    </w:p>
    <w:p w14:paraId="5E643B52" w14:textId="46424645" w:rsidR="009A6D40" w:rsidRPr="00E867B8" w:rsidRDefault="00190664" w:rsidP="009A6D40">
      <w:pPr>
        <w:pStyle w:val="Kop2"/>
        <w:rPr>
          <w:rFonts w:asciiTheme="minorHAnsi" w:hAnsiTheme="minorHAnsi" w:cstheme="minorHAnsi"/>
          <w:lang w:val="nl-NL"/>
        </w:rPr>
      </w:pPr>
      <w:bookmarkStart w:id="39" w:name="_Toc124339142"/>
      <w:r w:rsidRPr="00E867B8">
        <w:rPr>
          <w:rFonts w:asciiTheme="minorHAnsi" w:hAnsiTheme="minorHAnsi" w:cstheme="minorHAnsi"/>
          <w:lang w:val="nl-NL"/>
        </w:rPr>
        <w:t xml:space="preserve">1.2.3 </w:t>
      </w:r>
      <w:r w:rsidR="009A6D40" w:rsidRPr="00E867B8">
        <w:rPr>
          <w:rFonts w:asciiTheme="minorHAnsi" w:hAnsiTheme="minorHAnsi" w:cstheme="minorHAnsi"/>
          <w:lang w:val="nl-NL"/>
        </w:rPr>
        <w:t>Uitwerking</w:t>
      </w:r>
      <w:bookmarkEnd w:id="39"/>
    </w:p>
    <w:p w14:paraId="46449BD8" w14:textId="77777777" w:rsidR="009A6D40" w:rsidRPr="00E867B8" w:rsidRDefault="009A6D40" w:rsidP="009A6D40">
      <w:pPr>
        <w:pStyle w:val="Standard"/>
        <w:rPr>
          <w:rFonts w:asciiTheme="minorHAnsi" w:hAnsiTheme="minorHAnsi" w:cstheme="minorHAnsi"/>
          <w:lang w:val="nl-NL"/>
        </w:rPr>
      </w:pPr>
    </w:p>
    <w:p w14:paraId="511B8C41" w14:textId="70832E0D" w:rsidR="009A6D40" w:rsidRPr="00E867B8" w:rsidRDefault="00190664" w:rsidP="009A6D40">
      <w:pPr>
        <w:pStyle w:val="Kop3"/>
        <w:rPr>
          <w:lang w:val="nl-NL"/>
        </w:rPr>
      </w:pPr>
      <w:bookmarkStart w:id="40" w:name="_Toc124339143"/>
      <w:r w:rsidRPr="00E867B8">
        <w:rPr>
          <w:lang w:val="nl-NL"/>
        </w:rPr>
        <w:t xml:space="preserve">1.2.3.1 </w:t>
      </w:r>
      <w:r w:rsidR="009A6D40" w:rsidRPr="00E867B8">
        <w:rPr>
          <w:lang w:val="nl-NL"/>
        </w:rPr>
        <w:t>Ontwerpen</w:t>
      </w:r>
      <w:bookmarkEnd w:id="40"/>
    </w:p>
    <w:p w14:paraId="28E06AD6" w14:textId="1CC2848B" w:rsidR="009A6D40" w:rsidRPr="00E867B8" w:rsidRDefault="009A6D40" w:rsidP="009A6D40">
      <w:pPr>
        <w:pStyle w:val="Standard"/>
        <w:rPr>
          <w:rFonts w:asciiTheme="minorHAnsi" w:hAnsiTheme="minorHAnsi" w:cstheme="minorHAnsi"/>
          <w:b/>
          <w:bCs/>
          <w:lang w:val="nl-NL"/>
        </w:rPr>
      </w:pPr>
    </w:p>
    <w:p w14:paraId="446F69AF" w14:textId="7181363B" w:rsidR="009A6D40" w:rsidRPr="00E867B8" w:rsidRDefault="00190664" w:rsidP="009A6D40">
      <w:pPr>
        <w:pStyle w:val="Standard"/>
        <w:rPr>
          <w:rFonts w:asciiTheme="minorHAnsi" w:hAnsiTheme="minorHAnsi" w:cstheme="minorHAnsi"/>
          <w:lang w:val="nl-NL"/>
        </w:rPr>
      </w:pPr>
      <w:r w:rsidRPr="00E867B8">
        <w:rPr>
          <w:rFonts w:asciiTheme="minorHAnsi" w:hAnsiTheme="minorHAnsi" w:cstheme="minorHAnsi"/>
          <w:lang w:val="nl-NL"/>
        </w:rPr>
        <w:t>Voordat begonnen kan worden met het schrijven van code, moet er eerst nagedacht worden over het ontwerp van de app.  Het moet een overzichtelijk design worden. Alleen de informatie die benodigd is, gaat getoond worden op het scherm. In tegenstelling tot de huidige applicatie, krijgt de applicatie een strakke lay-out die meegaat met de tijd. Voor dit onderzoek is er input gevraagd van een aantal gebruikers</w:t>
      </w:r>
      <w:r w:rsidR="00EB2B1D" w:rsidRPr="00E867B8">
        <w:rPr>
          <w:rFonts w:asciiTheme="minorHAnsi" w:hAnsiTheme="minorHAnsi" w:cstheme="minorHAnsi"/>
          <w:lang w:val="nl-NL"/>
        </w:rPr>
        <w:t xml:space="preserve"> en aan de hand van deze input is er een schets gemaakt voor elke pagina van de applicatie. In figuur 6 is een voorbeeld te zien van een schets van de foutenlijst. (Uitleg geven over wat een foutenlijst is). </w:t>
      </w:r>
    </w:p>
    <w:p w14:paraId="01364588" w14:textId="77777777" w:rsidR="009A6D40" w:rsidRPr="00E867B8" w:rsidRDefault="009A6D40" w:rsidP="009A6D40">
      <w:pPr>
        <w:pStyle w:val="Standard"/>
        <w:rPr>
          <w:rFonts w:asciiTheme="minorHAnsi" w:hAnsiTheme="minorHAnsi" w:cstheme="minorHAnsi"/>
          <w:lang w:val="nl-NL"/>
        </w:rPr>
      </w:pPr>
    </w:p>
    <w:p w14:paraId="1A16158D" w14:textId="77777777" w:rsidR="009A6D40" w:rsidRPr="00E867B8" w:rsidRDefault="009A6D40" w:rsidP="00190664">
      <w:pPr>
        <w:pStyle w:val="Standard"/>
        <w:keepNext/>
        <w:jc w:val="center"/>
        <w:rPr>
          <w:rFonts w:asciiTheme="minorHAnsi" w:hAnsiTheme="minorHAnsi" w:cstheme="minorHAnsi"/>
          <w:lang w:val="nl-NL"/>
        </w:rPr>
      </w:pPr>
      <w:r w:rsidRPr="00E867B8">
        <w:rPr>
          <w:rFonts w:asciiTheme="minorHAnsi" w:hAnsiTheme="minorHAnsi" w:cstheme="minorHAnsi"/>
          <w:noProof/>
          <w:lang w:val="nl-NL"/>
        </w:rPr>
        <w:lastRenderedPageBreak/>
        <w:drawing>
          <wp:inline distT="0" distB="0" distL="0" distR="0" wp14:anchorId="77789B50" wp14:editId="68EB5661">
            <wp:extent cx="4096987" cy="2802577"/>
            <wp:effectExtent l="0" t="0" r="0" b="0"/>
            <wp:docPr id="21" name="Image5" descr="Afbeelding met tafel&#10;&#10;Automatisch gegenereerde beschrijving"/>
            <wp:cNvGraphicFramePr/>
            <a:graphic xmlns:a="http://schemas.openxmlformats.org/drawingml/2006/main">
              <a:graphicData uri="http://schemas.openxmlformats.org/drawingml/2006/picture">
                <pic:pic xmlns:pic="http://schemas.openxmlformats.org/drawingml/2006/picture">
                  <pic:nvPicPr>
                    <pic:cNvPr id="21" name="Image5" descr="Afbeelding met tafel&#10;&#10;Automatisch gegenereerde beschrijving"/>
                    <pic:cNvPicPr/>
                  </pic:nvPicPr>
                  <pic:blipFill>
                    <a:blip r:embed="rId21">
                      <a:lum/>
                      <a:alphaModFix/>
                    </a:blip>
                    <a:srcRect/>
                    <a:stretch>
                      <a:fillRect/>
                    </a:stretch>
                  </pic:blipFill>
                  <pic:spPr>
                    <a:xfrm>
                      <a:off x="0" y="0"/>
                      <a:ext cx="4096987" cy="2802577"/>
                    </a:xfrm>
                    <a:prstGeom prst="rect">
                      <a:avLst/>
                    </a:prstGeom>
                    <a:ln>
                      <a:noFill/>
                      <a:prstDash/>
                    </a:ln>
                  </pic:spPr>
                </pic:pic>
              </a:graphicData>
            </a:graphic>
          </wp:inline>
        </w:drawing>
      </w:r>
    </w:p>
    <w:p w14:paraId="5C457CF7" w14:textId="76A4B08E" w:rsidR="009A6D40" w:rsidRPr="00E867B8" w:rsidRDefault="00190664" w:rsidP="00E867B8">
      <w:pPr>
        <w:pStyle w:val="Bijschrift"/>
        <w:jc w:val="center"/>
        <w:rPr>
          <w:rFonts w:cstheme="minorHAnsi"/>
          <w:lang w:val="nl-NL"/>
        </w:rPr>
      </w:pPr>
      <w:r w:rsidRPr="00E867B8">
        <w:rPr>
          <w:rFonts w:cstheme="minorHAnsi"/>
          <w:lang w:val="nl-NL"/>
        </w:rPr>
        <w:t xml:space="preserve">Figuur 6: </w:t>
      </w:r>
      <w:r w:rsidR="009A6D40" w:rsidRPr="00E867B8">
        <w:rPr>
          <w:rFonts w:cstheme="minorHAnsi"/>
          <w:lang w:val="nl-NL"/>
        </w:rPr>
        <w:t xml:space="preserve">Schets foutenlijst </w:t>
      </w:r>
      <w:r w:rsidR="009A6D40" w:rsidRPr="00E867B8">
        <w:rPr>
          <w:rFonts w:cstheme="minorHAnsi"/>
          <w:lang w:val="nl-NL"/>
        </w:rPr>
        <w:fldChar w:fldCharType="begin"/>
      </w:r>
      <w:r w:rsidR="009A6D40" w:rsidRPr="00E867B8">
        <w:rPr>
          <w:rFonts w:cstheme="minorHAnsi"/>
          <w:lang w:val="nl-NL"/>
        </w:rPr>
        <w:instrText xml:space="preserve"> SEQ Schets_foutenlijst \* ARABIC </w:instrText>
      </w:r>
      <w:r w:rsidR="009A6D40" w:rsidRPr="00E867B8">
        <w:rPr>
          <w:rFonts w:cstheme="minorHAnsi"/>
          <w:lang w:val="nl-NL"/>
        </w:rPr>
        <w:fldChar w:fldCharType="separate"/>
      </w:r>
      <w:r w:rsidR="009A6D40" w:rsidRPr="00E867B8">
        <w:rPr>
          <w:rFonts w:cstheme="minorHAnsi"/>
          <w:lang w:val="nl-NL"/>
        </w:rPr>
        <w:t>1</w:t>
      </w:r>
      <w:r w:rsidR="009A6D40" w:rsidRPr="00E867B8">
        <w:rPr>
          <w:rFonts w:cstheme="minorHAnsi"/>
          <w:lang w:val="nl-NL"/>
        </w:rPr>
        <w:fldChar w:fldCharType="end"/>
      </w:r>
    </w:p>
    <w:p w14:paraId="70D804A7" w14:textId="61CDFEC8" w:rsidR="009A6D40" w:rsidRPr="00E867B8" w:rsidRDefault="00EB2B1D" w:rsidP="009A6D40">
      <w:pPr>
        <w:pStyle w:val="Standard"/>
        <w:rPr>
          <w:rFonts w:asciiTheme="minorHAnsi" w:hAnsiTheme="minorHAnsi" w:cstheme="minorHAnsi"/>
          <w:lang w:val="nl-NL"/>
        </w:rPr>
      </w:pPr>
      <w:r w:rsidRPr="00E867B8">
        <w:rPr>
          <w:rFonts w:asciiTheme="minorHAnsi" w:hAnsiTheme="minorHAnsi" w:cstheme="minorHAnsi"/>
          <w:lang w:val="nl-NL"/>
        </w:rPr>
        <w:t>Nadat alle schetsen voor de UI gemaakt zijn, is er een opzet voor het klassendiagram gemaakt. In de huidige applicatie wordt gebruik gemaakt van JSON</w:t>
      </w:r>
      <w:r w:rsidR="007814C3" w:rsidRPr="00E867B8">
        <w:rPr>
          <w:rFonts w:asciiTheme="minorHAnsi" w:hAnsiTheme="minorHAnsi" w:cstheme="minorHAnsi"/>
          <w:lang w:val="nl-NL"/>
        </w:rPr>
        <w:t xml:space="preserve"> (zie figuur 7)</w:t>
      </w:r>
      <w:r w:rsidRPr="00E867B8">
        <w:rPr>
          <w:rFonts w:asciiTheme="minorHAnsi" w:hAnsiTheme="minorHAnsi" w:cstheme="minorHAnsi"/>
          <w:lang w:val="nl-NL"/>
        </w:rPr>
        <w:t xml:space="preserve">. Voor het maken van het prototype is de bestaande JSON bestudeerd om te bekijken welke data nodig is. Aan de hand hiervan is er een klassendiagram opgesteld. Deze is te zien in figuur 8.  </w:t>
      </w:r>
    </w:p>
    <w:p w14:paraId="4526D8AB" w14:textId="77777777" w:rsidR="009A6D40" w:rsidRPr="00E867B8" w:rsidRDefault="009A6D40" w:rsidP="009A6D40">
      <w:pPr>
        <w:pStyle w:val="Standard"/>
        <w:rPr>
          <w:rFonts w:asciiTheme="minorHAnsi" w:hAnsiTheme="minorHAnsi" w:cstheme="minorHAnsi"/>
          <w:lang w:val="nl-NL"/>
        </w:rPr>
      </w:pPr>
    </w:p>
    <w:p w14:paraId="7E52EFEF"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mc:AlternateContent>
          <mc:Choice Requires="wps">
            <w:drawing>
              <wp:anchor distT="0" distB="0" distL="114300" distR="114300" simplePos="0" relativeHeight="251667456" behindDoc="0" locked="0" layoutInCell="1" allowOverlap="1" wp14:anchorId="275DAD11" wp14:editId="4FC5393F">
                <wp:simplePos x="0" y="0"/>
                <wp:positionH relativeFrom="column">
                  <wp:posOffset>722558</wp:posOffset>
                </wp:positionH>
                <wp:positionV relativeFrom="paragraph">
                  <wp:posOffset>76718</wp:posOffset>
                </wp:positionV>
                <wp:extent cx="4561210" cy="4112971"/>
                <wp:effectExtent l="0" t="0" r="0" b="0"/>
                <wp:wrapSquare wrapText="bothSides"/>
                <wp:docPr id="15" name="Frame6"/>
                <wp:cNvGraphicFramePr/>
                <a:graphic xmlns:a="http://schemas.openxmlformats.org/drawingml/2006/main">
                  <a:graphicData uri="http://schemas.microsoft.com/office/word/2010/wordprocessingShape">
                    <wps:wsp>
                      <wps:cNvSpPr txBox="1"/>
                      <wps:spPr>
                        <a:xfrm>
                          <a:off x="0" y="0"/>
                          <a:ext cx="4561210" cy="4112971"/>
                        </a:xfrm>
                        <a:prstGeom prst="rect">
                          <a:avLst/>
                        </a:prstGeom>
                        <a:ln>
                          <a:noFill/>
                          <a:prstDash/>
                        </a:ln>
                      </wps:spPr>
                      <wps:txbx>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40D24B84" w:rsidR="009A6D40" w:rsidRPr="00C731BE" w:rsidRDefault="00EB2B1D" w:rsidP="009A6D40">
                            <w:pPr>
                              <w:pStyle w:val="Bijschrift"/>
                            </w:pPr>
                            <w:proofErr w:type="spellStart"/>
                            <w:r>
                              <w:rPr>
                                <w:lang w:val="en-GB"/>
                              </w:rPr>
                              <w:t>Figuur</w:t>
                            </w:r>
                            <w:proofErr w:type="spellEnd"/>
                            <w:r>
                              <w:rPr>
                                <w:lang w:val="en-GB"/>
                              </w:rPr>
                              <w:t xml:space="preserve"> 7: </w:t>
                            </w:r>
                            <w:proofErr w:type="spellStart"/>
                            <w:r w:rsidR="009A6D40" w:rsidRPr="00C731BE">
                              <w:t>Een</w:t>
                            </w:r>
                            <w:proofErr w:type="spellEnd"/>
                            <w:r w:rsidR="009A6D40" w:rsidRPr="00C731BE">
                              <w:t xml:space="preserve"> screenshot van de JSON </w:t>
                            </w:r>
                            <w:proofErr w:type="spellStart"/>
                            <w:r w:rsidR="009A6D40" w:rsidRPr="00C731BE">
                              <w:t>testdata</w:t>
                            </w:r>
                            <w:proofErr w:type="spellEnd"/>
                          </w:p>
                        </w:txbxContent>
                      </wps:txbx>
                      <wps:bodyPr vert="horz" wrap="none" lIns="0" tIns="0" rIns="0" bIns="0" compatLnSpc="0">
                        <a:spAutoFit/>
                      </wps:bodyPr>
                    </wps:wsp>
                  </a:graphicData>
                </a:graphic>
              </wp:anchor>
            </w:drawing>
          </mc:Choice>
          <mc:Fallback>
            <w:pict>
              <v:shape w14:anchorId="275DAD11" id="Frame6" o:spid="_x0000_s1030" type="#_x0000_t202" style="position:absolute;margin-left:56.9pt;margin-top:6.05pt;width:359.15pt;height:323.8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" filled="f" stroked="f">
                <v:textbox style="mso-fit-shape-to-text:t" inset="0,0,0,0">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40D24B84" w:rsidR="009A6D40" w:rsidRPr="00C731BE" w:rsidRDefault="00EB2B1D" w:rsidP="009A6D40">
                      <w:pPr>
                        <w:pStyle w:val="Bijschrift"/>
                      </w:pPr>
                      <w:proofErr w:type="spellStart"/>
                      <w:r>
                        <w:rPr>
                          <w:lang w:val="en-GB"/>
                        </w:rPr>
                        <w:t>Figuur</w:t>
                      </w:r>
                      <w:proofErr w:type="spellEnd"/>
                      <w:r>
                        <w:rPr>
                          <w:lang w:val="en-GB"/>
                        </w:rPr>
                        <w:t xml:space="preserve"> 7: </w:t>
                      </w:r>
                      <w:proofErr w:type="spellStart"/>
                      <w:r w:rsidR="009A6D40" w:rsidRPr="00C731BE">
                        <w:t>Een</w:t>
                      </w:r>
                      <w:proofErr w:type="spellEnd"/>
                      <w:r w:rsidR="009A6D40" w:rsidRPr="00C731BE">
                        <w:t xml:space="preserve"> screenshot van de JSON </w:t>
                      </w:r>
                      <w:proofErr w:type="spellStart"/>
                      <w:r w:rsidR="009A6D40" w:rsidRPr="00C731BE">
                        <w:t>testdata</w:t>
                      </w:r>
                      <w:proofErr w:type="spellEnd"/>
                    </w:p>
                  </w:txbxContent>
                </v:textbox>
                <w10:wrap type="square"/>
              </v:shape>
            </w:pict>
          </mc:Fallback>
        </mc:AlternateContent>
      </w:r>
    </w:p>
    <w:p w14:paraId="4ECB9F88" w14:textId="77777777" w:rsidR="009A6D40" w:rsidRPr="00E867B8" w:rsidRDefault="009A6D40" w:rsidP="009A6D40">
      <w:pPr>
        <w:pStyle w:val="Standard"/>
        <w:rPr>
          <w:rFonts w:asciiTheme="minorHAnsi" w:hAnsiTheme="minorHAnsi" w:cstheme="minorHAnsi"/>
          <w:lang w:val="nl-NL"/>
        </w:rPr>
      </w:pPr>
    </w:p>
    <w:p w14:paraId="74B3FA0C" w14:textId="77777777" w:rsidR="009A6D40" w:rsidRPr="00E867B8" w:rsidRDefault="009A6D40" w:rsidP="009A6D40">
      <w:pPr>
        <w:pStyle w:val="Standard"/>
        <w:rPr>
          <w:rFonts w:asciiTheme="minorHAnsi" w:hAnsiTheme="minorHAnsi" w:cstheme="minorHAnsi"/>
          <w:lang w:val="nl-NL"/>
        </w:rPr>
      </w:pPr>
    </w:p>
    <w:p w14:paraId="378C8FCD" w14:textId="77777777" w:rsidR="009A6D40" w:rsidRPr="00E867B8" w:rsidRDefault="009A6D40" w:rsidP="009A6D40">
      <w:pPr>
        <w:pStyle w:val="Standard"/>
        <w:rPr>
          <w:rFonts w:asciiTheme="minorHAnsi" w:hAnsiTheme="minorHAnsi" w:cstheme="minorHAnsi"/>
          <w:lang w:val="nl-NL"/>
        </w:rPr>
      </w:pPr>
    </w:p>
    <w:p w14:paraId="2675859D" w14:textId="77777777" w:rsidR="009A6D40" w:rsidRPr="00E867B8" w:rsidRDefault="009A6D40" w:rsidP="009A6D40">
      <w:pPr>
        <w:pStyle w:val="Standard"/>
        <w:rPr>
          <w:rFonts w:asciiTheme="minorHAnsi" w:hAnsiTheme="minorHAnsi" w:cstheme="minorHAnsi"/>
          <w:lang w:val="nl-NL"/>
        </w:rPr>
      </w:pPr>
    </w:p>
    <w:p w14:paraId="05939F39" w14:textId="77777777" w:rsidR="009A6D40" w:rsidRPr="00E867B8" w:rsidRDefault="009A6D40" w:rsidP="009A6D40">
      <w:pPr>
        <w:pStyle w:val="Standard"/>
        <w:rPr>
          <w:rFonts w:asciiTheme="minorHAnsi" w:hAnsiTheme="minorHAnsi" w:cstheme="minorHAnsi"/>
          <w:lang w:val="nl-NL"/>
        </w:rPr>
      </w:pPr>
    </w:p>
    <w:p w14:paraId="0B4FF041" w14:textId="77777777" w:rsidR="009A6D40" w:rsidRPr="00E867B8" w:rsidRDefault="009A6D40" w:rsidP="009A6D40">
      <w:pPr>
        <w:pStyle w:val="Standard"/>
        <w:rPr>
          <w:rFonts w:asciiTheme="minorHAnsi" w:hAnsiTheme="minorHAnsi" w:cstheme="minorHAnsi"/>
          <w:lang w:val="nl-NL"/>
        </w:rPr>
      </w:pPr>
    </w:p>
    <w:p w14:paraId="14C096FA" w14:textId="77777777" w:rsidR="009A6D40" w:rsidRPr="00E867B8" w:rsidRDefault="009A6D40" w:rsidP="009A6D40">
      <w:pPr>
        <w:pStyle w:val="Standard"/>
        <w:rPr>
          <w:rFonts w:asciiTheme="minorHAnsi" w:hAnsiTheme="minorHAnsi" w:cstheme="minorHAnsi"/>
          <w:lang w:val="nl-NL"/>
        </w:rPr>
      </w:pPr>
    </w:p>
    <w:p w14:paraId="3B6CB27D" w14:textId="77777777" w:rsidR="009A6D40" w:rsidRPr="00E867B8" w:rsidRDefault="009A6D40" w:rsidP="009A6D40">
      <w:pPr>
        <w:pStyle w:val="Standard"/>
        <w:rPr>
          <w:rFonts w:asciiTheme="minorHAnsi" w:hAnsiTheme="minorHAnsi" w:cstheme="minorHAnsi"/>
          <w:lang w:val="nl-NL"/>
        </w:rPr>
      </w:pPr>
    </w:p>
    <w:p w14:paraId="54082BB1" w14:textId="77777777" w:rsidR="009A6D40" w:rsidRPr="00E867B8" w:rsidRDefault="009A6D40" w:rsidP="009A6D40">
      <w:pPr>
        <w:pStyle w:val="Standard"/>
        <w:rPr>
          <w:rFonts w:asciiTheme="minorHAnsi" w:hAnsiTheme="minorHAnsi" w:cstheme="minorHAnsi"/>
          <w:lang w:val="nl-NL"/>
        </w:rPr>
      </w:pPr>
    </w:p>
    <w:p w14:paraId="58810DAD" w14:textId="77777777" w:rsidR="009A6D40" w:rsidRPr="00E867B8" w:rsidRDefault="009A6D40" w:rsidP="009A6D40">
      <w:pPr>
        <w:pStyle w:val="Standard"/>
        <w:rPr>
          <w:rFonts w:asciiTheme="minorHAnsi" w:hAnsiTheme="minorHAnsi" w:cstheme="minorHAnsi"/>
          <w:lang w:val="nl-NL"/>
        </w:rPr>
      </w:pPr>
    </w:p>
    <w:p w14:paraId="69F680A9" w14:textId="77777777" w:rsidR="009A6D40" w:rsidRPr="00E867B8" w:rsidRDefault="009A6D40" w:rsidP="009A6D40">
      <w:pPr>
        <w:pStyle w:val="Standard"/>
        <w:rPr>
          <w:rFonts w:asciiTheme="minorHAnsi" w:hAnsiTheme="minorHAnsi" w:cstheme="minorHAnsi"/>
          <w:lang w:val="nl-NL"/>
        </w:rPr>
      </w:pPr>
    </w:p>
    <w:p w14:paraId="30B2B2EE" w14:textId="77777777" w:rsidR="009A6D40" w:rsidRPr="00E867B8" w:rsidRDefault="009A6D40" w:rsidP="009A6D40">
      <w:pPr>
        <w:pStyle w:val="Standard"/>
        <w:rPr>
          <w:rFonts w:asciiTheme="minorHAnsi" w:hAnsiTheme="minorHAnsi" w:cstheme="minorHAnsi"/>
          <w:lang w:val="nl-NL"/>
        </w:rPr>
      </w:pPr>
    </w:p>
    <w:p w14:paraId="52871EA4" w14:textId="77777777" w:rsidR="009A6D40" w:rsidRPr="00E867B8" w:rsidRDefault="009A6D40" w:rsidP="009A6D40">
      <w:pPr>
        <w:pStyle w:val="Standard"/>
        <w:rPr>
          <w:rFonts w:asciiTheme="minorHAnsi" w:hAnsiTheme="minorHAnsi" w:cstheme="minorHAnsi"/>
          <w:lang w:val="nl-NL"/>
        </w:rPr>
      </w:pPr>
    </w:p>
    <w:p w14:paraId="24AF4CAD" w14:textId="77777777" w:rsidR="009A6D40" w:rsidRPr="00E867B8" w:rsidRDefault="009A6D40" w:rsidP="009A6D40">
      <w:pPr>
        <w:pStyle w:val="Standard"/>
        <w:rPr>
          <w:rFonts w:asciiTheme="minorHAnsi" w:hAnsiTheme="minorHAnsi" w:cstheme="minorHAnsi"/>
          <w:lang w:val="nl-NL"/>
        </w:rPr>
      </w:pPr>
    </w:p>
    <w:p w14:paraId="741D4D2E" w14:textId="77777777" w:rsidR="009A6D40" w:rsidRPr="00E867B8" w:rsidRDefault="009A6D40" w:rsidP="009A6D40">
      <w:pPr>
        <w:pStyle w:val="Standard"/>
        <w:rPr>
          <w:rFonts w:asciiTheme="minorHAnsi" w:hAnsiTheme="minorHAnsi" w:cstheme="minorHAnsi"/>
          <w:lang w:val="nl-NL"/>
        </w:rPr>
      </w:pPr>
    </w:p>
    <w:p w14:paraId="2326D0BA" w14:textId="77777777" w:rsidR="009A6D40" w:rsidRPr="00E867B8" w:rsidRDefault="009A6D40" w:rsidP="009A6D40">
      <w:pPr>
        <w:pStyle w:val="Standard"/>
        <w:rPr>
          <w:rFonts w:asciiTheme="minorHAnsi" w:hAnsiTheme="minorHAnsi" w:cstheme="minorHAnsi"/>
          <w:lang w:val="nl-NL"/>
        </w:rPr>
      </w:pPr>
    </w:p>
    <w:p w14:paraId="23224285" w14:textId="77777777" w:rsidR="009A6D40" w:rsidRPr="00E867B8" w:rsidRDefault="009A6D40" w:rsidP="009A6D40">
      <w:pPr>
        <w:pStyle w:val="Standard"/>
        <w:rPr>
          <w:rFonts w:asciiTheme="minorHAnsi" w:hAnsiTheme="minorHAnsi" w:cstheme="minorHAnsi"/>
          <w:lang w:val="nl-NL"/>
        </w:rPr>
      </w:pPr>
    </w:p>
    <w:p w14:paraId="745E9EB6" w14:textId="77777777" w:rsidR="009A6D40" w:rsidRPr="00E867B8" w:rsidRDefault="009A6D40" w:rsidP="009A6D40">
      <w:pPr>
        <w:pStyle w:val="Standard"/>
        <w:rPr>
          <w:rFonts w:asciiTheme="minorHAnsi" w:hAnsiTheme="minorHAnsi" w:cstheme="minorHAnsi"/>
          <w:lang w:val="nl-NL"/>
        </w:rPr>
      </w:pPr>
    </w:p>
    <w:p w14:paraId="6CFBA75F" w14:textId="77777777" w:rsidR="009A6D40" w:rsidRPr="00E867B8" w:rsidRDefault="009A6D40" w:rsidP="009A6D40">
      <w:pPr>
        <w:pStyle w:val="Standard"/>
        <w:rPr>
          <w:rFonts w:asciiTheme="minorHAnsi" w:hAnsiTheme="minorHAnsi" w:cstheme="minorHAnsi"/>
          <w:lang w:val="nl-NL"/>
        </w:rPr>
      </w:pPr>
    </w:p>
    <w:p w14:paraId="0D50E013" w14:textId="77777777" w:rsidR="009A6D40" w:rsidRPr="00E867B8" w:rsidRDefault="009A6D40" w:rsidP="009A6D40">
      <w:pPr>
        <w:pStyle w:val="Standard"/>
        <w:rPr>
          <w:rFonts w:asciiTheme="minorHAnsi" w:hAnsiTheme="minorHAnsi" w:cstheme="minorHAnsi"/>
          <w:lang w:val="nl-NL"/>
        </w:rPr>
      </w:pPr>
    </w:p>
    <w:p w14:paraId="72B0F66A" w14:textId="77777777" w:rsidR="009A6D40" w:rsidRPr="00E867B8" w:rsidRDefault="009A6D40" w:rsidP="009A6D40">
      <w:pPr>
        <w:pStyle w:val="Standard"/>
        <w:rPr>
          <w:rFonts w:asciiTheme="minorHAnsi" w:hAnsiTheme="minorHAnsi" w:cstheme="minorHAnsi"/>
          <w:lang w:val="nl-NL"/>
        </w:rPr>
      </w:pPr>
    </w:p>
    <w:p w14:paraId="09EA4596" w14:textId="77777777" w:rsidR="009A6D40" w:rsidRPr="00E867B8" w:rsidRDefault="009A6D40" w:rsidP="009A6D40">
      <w:pPr>
        <w:pStyle w:val="Standard"/>
        <w:rPr>
          <w:rFonts w:asciiTheme="minorHAnsi" w:hAnsiTheme="minorHAnsi" w:cstheme="minorHAnsi"/>
          <w:lang w:val="nl-NL"/>
        </w:rPr>
      </w:pPr>
    </w:p>
    <w:p w14:paraId="7B7C2F61" w14:textId="77777777" w:rsidR="009A6D40" w:rsidRPr="00E867B8" w:rsidRDefault="009A6D40" w:rsidP="009A6D40">
      <w:pPr>
        <w:pStyle w:val="Standard"/>
        <w:rPr>
          <w:rFonts w:asciiTheme="minorHAnsi" w:hAnsiTheme="minorHAnsi" w:cstheme="minorHAnsi"/>
          <w:lang w:val="nl-NL"/>
        </w:rPr>
      </w:pPr>
      <w:r w:rsidRPr="00E867B8">
        <w:rPr>
          <w:noProof/>
          <w:lang w:val="nl-NL"/>
        </w:rPr>
        <w:lastRenderedPageBreak/>
        <w:drawing>
          <wp:anchor distT="0" distB="0" distL="114300" distR="114300" simplePos="0" relativeHeight="251675648" behindDoc="0" locked="0" layoutInCell="1" allowOverlap="1" wp14:anchorId="5C31F815" wp14:editId="454F044E">
            <wp:simplePos x="0" y="0"/>
            <wp:positionH relativeFrom="margin">
              <wp:align>center</wp:align>
            </wp:positionH>
            <wp:positionV relativeFrom="paragraph">
              <wp:posOffset>201576</wp:posOffset>
            </wp:positionV>
            <wp:extent cx="3431969" cy="3538847"/>
            <wp:effectExtent l="0" t="0" r="0" b="5080"/>
            <wp:wrapSquare wrapText="bothSides"/>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3431969" cy="3538847"/>
                    </a:xfrm>
                    <a:prstGeom prst="rect">
                      <a:avLst/>
                    </a:prstGeom>
                  </pic:spPr>
                </pic:pic>
              </a:graphicData>
            </a:graphic>
          </wp:anchor>
        </w:drawing>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66329CAA" w14:textId="77777777" w:rsidR="009A6D40" w:rsidRPr="00E867B8" w:rsidRDefault="009A6D40" w:rsidP="009A6D40">
      <w:pPr>
        <w:pStyle w:val="Standard"/>
        <w:rPr>
          <w:rFonts w:asciiTheme="minorHAnsi" w:hAnsiTheme="minorHAnsi" w:cstheme="minorHAnsi"/>
          <w:lang w:val="nl-NL"/>
        </w:rPr>
      </w:pPr>
    </w:p>
    <w:p w14:paraId="3EB10C7C" w14:textId="77777777" w:rsidR="009A6D40" w:rsidRPr="00E867B8" w:rsidRDefault="009A6D40" w:rsidP="009A6D40">
      <w:pPr>
        <w:pStyle w:val="Standard"/>
        <w:rPr>
          <w:rFonts w:asciiTheme="minorHAnsi" w:hAnsiTheme="minorHAnsi" w:cstheme="minorHAnsi"/>
          <w:lang w:val="nl-NL"/>
        </w:rPr>
      </w:pPr>
    </w:p>
    <w:p w14:paraId="2938CC03" w14:textId="77777777" w:rsidR="009A6D40" w:rsidRPr="00E867B8" w:rsidRDefault="009A6D40" w:rsidP="009A6D40">
      <w:pPr>
        <w:pStyle w:val="Standard"/>
        <w:rPr>
          <w:rFonts w:asciiTheme="minorHAnsi" w:hAnsiTheme="minorHAnsi" w:cstheme="minorHAnsi"/>
          <w:lang w:val="nl-NL"/>
        </w:rPr>
      </w:pPr>
    </w:p>
    <w:p w14:paraId="02F75633" w14:textId="77777777" w:rsidR="009A6D40" w:rsidRPr="00E867B8" w:rsidRDefault="009A6D40" w:rsidP="009A6D40">
      <w:pPr>
        <w:pStyle w:val="Standard"/>
        <w:rPr>
          <w:rFonts w:asciiTheme="minorHAnsi" w:hAnsiTheme="minorHAnsi" w:cstheme="minorHAnsi"/>
          <w:lang w:val="nl-NL"/>
        </w:rPr>
      </w:pPr>
    </w:p>
    <w:p w14:paraId="65B2A476" w14:textId="77777777" w:rsidR="009A6D40" w:rsidRPr="00E867B8" w:rsidRDefault="009A6D40" w:rsidP="009A6D40">
      <w:pPr>
        <w:pStyle w:val="Standard"/>
        <w:rPr>
          <w:rFonts w:asciiTheme="minorHAnsi" w:hAnsiTheme="minorHAnsi" w:cstheme="minorHAnsi"/>
          <w:lang w:val="nl-NL"/>
        </w:rPr>
      </w:pPr>
    </w:p>
    <w:p w14:paraId="115C3D15" w14:textId="77777777" w:rsidR="009A6D40" w:rsidRPr="00E867B8" w:rsidRDefault="009A6D40" w:rsidP="009A6D40">
      <w:pPr>
        <w:pStyle w:val="Standard"/>
        <w:rPr>
          <w:rFonts w:asciiTheme="minorHAnsi" w:hAnsiTheme="minorHAnsi" w:cstheme="minorHAnsi"/>
          <w:lang w:val="nl-NL"/>
        </w:rPr>
      </w:pPr>
    </w:p>
    <w:p w14:paraId="1A9FFC90" w14:textId="77777777" w:rsidR="009A6D40" w:rsidRPr="00E867B8" w:rsidRDefault="009A6D40" w:rsidP="009A6D40">
      <w:pPr>
        <w:pStyle w:val="Standard"/>
        <w:rPr>
          <w:rFonts w:asciiTheme="minorHAnsi" w:hAnsiTheme="minorHAnsi" w:cstheme="minorHAnsi"/>
          <w:lang w:val="nl-NL"/>
        </w:rPr>
      </w:pPr>
    </w:p>
    <w:p w14:paraId="06A8E10E" w14:textId="77777777" w:rsidR="009A6D40" w:rsidRPr="00E867B8" w:rsidRDefault="009A6D40" w:rsidP="009A6D40">
      <w:pPr>
        <w:pStyle w:val="Standard"/>
        <w:rPr>
          <w:rFonts w:asciiTheme="minorHAnsi" w:hAnsiTheme="minorHAnsi" w:cstheme="minorHAnsi"/>
          <w:lang w:val="nl-NL"/>
        </w:rPr>
      </w:pPr>
    </w:p>
    <w:p w14:paraId="17CE872B" w14:textId="77777777" w:rsidR="009A6D40" w:rsidRPr="00E867B8" w:rsidRDefault="009A6D40" w:rsidP="009A6D40">
      <w:pPr>
        <w:pStyle w:val="Standard"/>
        <w:rPr>
          <w:rFonts w:asciiTheme="minorHAnsi" w:hAnsiTheme="minorHAnsi" w:cstheme="minorHAnsi"/>
          <w:lang w:val="nl-NL"/>
        </w:rPr>
      </w:pPr>
    </w:p>
    <w:p w14:paraId="69242F1F" w14:textId="77777777" w:rsidR="009A6D40" w:rsidRPr="00E867B8" w:rsidRDefault="009A6D40" w:rsidP="009A6D40">
      <w:pPr>
        <w:pStyle w:val="Standard"/>
        <w:rPr>
          <w:rFonts w:asciiTheme="minorHAnsi" w:hAnsiTheme="minorHAnsi" w:cstheme="minorHAnsi"/>
          <w:lang w:val="nl-NL"/>
        </w:rPr>
      </w:pPr>
    </w:p>
    <w:p w14:paraId="2C30A270" w14:textId="77777777" w:rsidR="009A6D40" w:rsidRPr="00E867B8" w:rsidRDefault="009A6D40" w:rsidP="009A6D40">
      <w:pPr>
        <w:pStyle w:val="Standard"/>
        <w:rPr>
          <w:rFonts w:asciiTheme="minorHAnsi" w:hAnsiTheme="minorHAnsi" w:cstheme="minorHAnsi"/>
          <w:lang w:val="nl-NL"/>
        </w:rPr>
      </w:pPr>
    </w:p>
    <w:p w14:paraId="60D464EC" w14:textId="77777777" w:rsidR="009A6D40" w:rsidRPr="00E867B8" w:rsidRDefault="009A6D40" w:rsidP="009A6D40">
      <w:pPr>
        <w:pStyle w:val="Standard"/>
        <w:rPr>
          <w:rFonts w:asciiTheme="minorHAnsi" w:hAnsiTheme="minorHAnsi" w:cstheme="minorHAnsi"/>
          <w:lang w:val="nl-NL"/>
        </w:rPr>
      </w:pPr>
    </w:p>
    <w:p w14:paraId="4F30A174" w14:textId="77777777" w:rsidR="009A6D40" w:rsidRPr="00E867B8" w:rsidRDefault="009A6D40" w:rsidP="009A6D40">
      <w:pPr>
        <w:pStyle w:val="Standard"/>
        <w:rPr>
          <w:rFonts w:asciiTheme="minorHAnsi" w:hAnsiTheme="minorHAnsi" w:cstheme="minorHAnsi"/>
          <w:lang w:val="nl-NL"/>
        </w:rPr>
      </w:pPr>
    </w:p>
    <w:p w14:paraId="17AEB250" w14:textId="77777777" w:rsidR="009A6D40" w:rsidRPr="00E867B8" w:rsidRDefault="009A6D40" w:rsidP="009A6D40">
      <w:pPr>
        <w:pStyle w:val="Standard"/>
        <w:rPr>
          <w:rFonts w:asciiTheme="minorHAnsi" w:hAnsiTheme="minorHAnsi" w:cstheme="minorHAnsi"/>
          <w:lang w:val="nl-NL"/>
        </w:rPr>
      </w:pPr>
    </w:p>
    <w:p w14:paraId="23FB725E" w14:textId="77777777" w:rsidR="009A6D40" w:rsidRPr="00E867B8" w:rsidRDefault="009A6D40" w:rsidP="009A6D40">
      <w:pPr>
        <w:pStyle w:val="Standard"/>
        <w:rPr>
          <w:rFonts w:asciiTheme="minorHAnsi" w:hAnsiTheme="minorHAnsi" w:cstheme="minorHAnsi"/>
          <w:lang w:val="nl-NL"/>
        </w:rPr>
      </w:pPr>
    </w:p>
    <w:p w14:paraId="005F48AF" w14:textId="77777777" w:rsidR="009A6D40" w:rsidRPr="00E867B8" w:rsidRDefault="009A6D40" w:rsidP="009A6D40">
      <w:pPr>
        <w:pStyle w:val="Standard"/>
        <w:rPr>
          <w:rFonts w:asciiTheme="minorHAnsi" w:hAnsiTheme="minorHAnsi" w:cstheme="minorHAnsi"/>
          <w:lang w:val="nl-NL"/>
        </w:rPr>
      </w:pPr>
    </w:p>
    <w:p w14:paraId="62740E74" w14:textId="77777777" w:rsidR="009A6D40" w:rsidRPr="00E867B8" w:rsidRDefault="009A6D40" w:rsidP="009A6D40">
      <w:pPr>
        <w:pStyle w:val="Standard"/>
        <w:rPr>
          <w:rFonts w:asciiTheme="minorHAnsi" w:hAnsiTheme="minorHAnsi" w:cstheme="minorHAnsi"/>
          <w:lang w:val="nl-NL"/>
        </w:rPr>
      </w:pPr>
    </w:p>
    <w:p w14:paraId="195B70C8" w14:textId="77777777" w:rsidR="009A6D40" w:rsidRPr="00E867B8" w:rsidRDefault="009A6D40" w:rsidP="009A6D40">
      <w:pPr>
        <w:pStyle w:val="Standard"/>
        <w:rPr>
          <w:rFonts w:asciiTheme="minorHAnsi" w:hAnsiTheme="minorHAnsi" w:cstheme="minorHAnsi"/>
          <w:lang w:val="nl-NL"/>
        </w:rPr>
      </w:pPr>
      <w:r w:rsidRPr="00E867B8">
        <w:rPr>
          <w:noProof/>
          <w:lang w:val="nl-NL"/>
        </w:rPr>
        <mc:AlternateContent>
          <mc:Choice Requires="wps">
            <w:drawing>
              <wp:anchor distT="0" distB="0" distL="114300" distR="114300" simplePos="0" relativeHeight="251676672" behindDoc="0" locked="0" layoutInCell="1" allowOverlap="1" wp14:anchorId="209A7711" wp14:editId="60D6958D">
                <wp:simplePos x="0" y="0"/>
                <wp:positionH relativeFrom="column">
                  <wp:posOffset>869282</wp:posOffset>
                </wp:positionH>
                <wp:positionV relativeFrom="paragraph">
                  <wp:posOffset>297881</wp:posOffset>
                </wp:positionV>
                <wp:extent cx="3431540" cy="635"/>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52BF9427" w14:textId="0B55CE13" w:rsidR="009A6D40" w:rsidRPr="00C731BE" w:rsidRDefault="007814C3" w:rsidP="009A6D40">
                            <w:pPr>
                              <w:pStyle w:val="Bijschrift"/>
                              <w:jc w:val="center"/>
                              <w:rPr>
                                <w:rFonts w:ascii="Liberation Serif" w:eastAsia="Segoe UI" w:hAnsi="Liberation Serif" w:cs="Tahoma"/>
                                <w:noProof/>
                                <w:color w:val="000000"/>
                                <w:kern w:val="3"/>
                                <w:sz w:val="24"/>
                                <w:szCs w:val="24"/>
                                <w:lang w:val="en-US" w:eastAsia="zh-CN" w:bidi="hi-IN"/>
                              </w:rPr>
                            </w:pPr>
                            <w:proofErr w:type="spellStart"/>
                            <w:r>
                              <w:rPr>
                                <w:lang w:val="en-GB"/>
                              </w:rPr>
                              <w:t>Figuur</w:t>
                            </w:r>
                            <w:proofErr w:type="spellEnd"/>
                            <w:r>
                              <w:rPr>
                                <w:lang w:val="en-GB"/>
                              </w:rPr>
                              <w:t xml:space="preserve"> 8: </w:t>
                            </w:r>
                            <w:r w:rsidR="009A6D40">
                              <w:t xml:space="preserve">Screenshot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7711" id="Tekstvak 16" o:spid="_x0000_s1031" type="#_x0000_t202" style="position:absolute;margin-left:68.45pt;margin-top:23.45pt;width:270.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" stroked="f">
                <v:textbox style="mso-fit-shape-to-text:t" inset="0,0,0,0">
                  <w:txbxContent>
                    <w:p w14:paraId="52BF9427" w14:textId="0B55CE13" w:rsidR="009A6D40" w:rsidRPr="00C731BE" w:rsidRDefault="007814C3" w:rsidP="009A6D40">
                      <w:pPr>
                        <w:pStyle w:val="Bijschrift"/>
                        <w:jc w:val="center"/>
                        <w:rPr>
                          <w:rFonts w:ascii="Liberation Serif" w:eastAsia="Segoe UI" w:hAnsi="Liberation Serif" w:cs="Tahoma"/>
                          <w:noProof/>
                          <w:color w:val="000000"/>
                          <w:kern w:val="3"/>
                          <w:sz w:val="24"/>
                          <w:szCs w:val="24"/>
                          <w:lang w:val="en-US" w:eastAsia="zh-CN" w:bidi="hi-IN"/>
                        </w:rPr>
                      </w:pPr>
                      <w:proofErr w:type="spellStart"/>
                      <w:r>
                        <w:rPr>
                          <w:lang w:val="en-GB"/>
                        </w:rPr>
                        <w:t>Figuur</w:t>
                      </w:r>
                      <w:proofErr w:type="spellEnd"/>
                      <w:r>
                        <w:rPr>
                          <w:lang w:val="en-GB"/>
                        </w:rPr>
                        <w:t xml:space="preserve"> 8: </w:t>
                      </w:r>
                      <w:r w:rsidR="009A6D40">
                        <w:t xml:space="preserve">Screenshot </w:t>
                      </w:r>
                    </w:p>
                  </w:txbxContent>
                </v:textbox>
              </v:shape>
            </w:pict>
          </mc:Fallback>
        </mc:AlternateContent>
      </w:r>
    </w:p>
    <w:p w14:paraId="7575E58C" w14:textId="77777777" w:rsidR="007814C3" w:rsidRPr="00E867B8" w:rsidRDefault="007814C3" w:rsidP="009A6D40">
      <w:pPr>
        <w:pStyle w:val="Standard"/>
        <w:rPr>
          <w:rFonts w:asciiTheme="minorHAnsi" w:hAnsiTheme="minorHAnsi" w:cstheme="minorHAnsi"/>
          <w:lang w:val="nl-NL"/>
        </w:rPr>
      </w:pPr>
    </w:p>
    <w:p w14:paraId="5F0E7326" w14:textId="77777777" w:rsidR="007814C3" w:rsidRPr="00E867B8" w:rsidRDefault="007814C3" w:rsidP="009A6D40">
      <w:pPr>
        <w:pStyle w:val="Standard"/>
        <w:rPr>
          <w:rFonts w:asciiTheme="minorHAnsi" w:hAnsiTheme="minorHAnsi" w:cstheme="minorHAnsi"/>
          <w:lang w:val="nl-NL"/>
        </w:rPr>
      </w:pPr>
    </w:p>
    <w:p w14:paraId="04FE7776" w14:textId="77777777" w:rsidR="007814C3" w:rsidRPr="00E867B8" w:rsidRDefault="007814C3" w:rsidP="009A6D40">
      <w:pPr>
        <w:pStyle w:val="Standard"/>
        <w:rPr>
          <w:rFonts w:asciiTheme="minorHAnsi" w:hAnsiTheme="minorHAnsi" w:cstheme="minorHAnsi"/>
          <w:lang w:val="nl-NL"/>
        </w:rPr>
      </w:pPr>
    </w:p>
    <w:p w14:paraId="64025516" w14:textId="4BF0BD4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Tijdens het maken van </w:t>
      </w:r>
      <w:commentRangeStart w:id="41"/>
      <w:r w:rsidRPr="00E867B8">
        <w:rPr>
          <w:rFonts w:asciiTheme="minorHAnsi" w:hAnsiTheme="minorHAnsi" w:cstheme="minorHAnsi"/>
          <w:lang w:val="nl-NL"/>
        </w:rPr>
        <w:t>de modellen</w:t>
      </w:r>
      <w:commentRangeEnd w:id="41"/>
      <w:r w:rsidR="007814C3" w:rsidRPr="00E867B8">
        <w:rPr>
          <w:rStyle w:val="Verwijzingopmerking"/>
          <w:rFonts w:asciiTheme="minorHAnsi" w:eastAsiaTheme="minorHAnsi" w:hAnsiTheme="minorHAnsi" w:cstheme="minorBidi"/>
          <w:color w:val="auto"/>
          <w:kern w:val="0"/>
          <w:lang w:val="nl-NL" w:eastAsia="en-US" w:bidi="ar-SA"/>
        </w:rPr>
        <w:commentReference w:id="41"/>
      </w:r>
      <w:r w:rsidRPr="00E867B8">
        <w:rPr>
          <w:rFonts w:asciiTheme="minorHAnsi" w:hAnsiTheme="minorHAnsi" w:cstheme="minorHAnsi"/>
          <w:lang w:val="nl-NL"/>
        </w:rPr>
        <w:t xml:space="preserve"> kom ik al snel oude en slechte code tegen. Zo worden de foutsoorten op dit moment hardcoded in de front-end gegenereerd en dus niet vanuit de </w:t>
      </w:r>
      <w:proofErr w:type="spellStart"/>
      <w:r w:rsidRPr="00E867B8">
        <w:rPr>
          <w:rFonts w:asciiTheme="minorHAnsi" w:hAnsiTheme="minorHAnsi" w:cstheme="minorHAnsi"/>
          <w:lang w:val="nl-NL"/>
        </w:rPr>
        <w:t>back</w:t>
      </w:r>
      <w:r w:rsidR="007814C3" w:rsidRPr="00E867B8">
        <w:rPr>
          <w:rFonts w:asciiTheme="minorHAnsi" w:hAnsiTheme="minorHAnsi" w:cstheme="minorHAnsi"/>
          <w:lang w:val="nl-NL"/>
        </w:rPr>
        <w:t>-</w:t>
      </w:r>
      <w:r w:rsidRPr="00E867B8">
        <w:rPr>
          <w:rFonts w:asciiTheme="minorHAnsi" w:hAnsiTheme="minorHAnsi" w:cstheme="minorHAnsi"/>
          <w:lang w:val="nl-NL"/>
        </w:rPr>
        <w:t>end</w:t>
      </w:r>
      <w:proofErr w:type="spellEnd"/>
      <w:r w:rsidRPr="00E867B8">
        <w:rPr>
          <w:rFonts w:asciiTheme="minorHAnsi" w:hAnsiTheme="minorHAnsi" w:cstheme="minorHAnsi"/>
          <w:lang w:val="nl-NL"/>
        </w:rPr>
        <w:t xml:space="preserve"> meegegeven</w:t>
      </w:r>
      <w:r w:rsidR="007814C3" w:rsidRPr="00E867B8">
        <w:rPr>
          <w:rFonts w:asciiTheme="minorHAnsi" w:hAnsiTheme="minorHAnsi" w:cstheme="minorHAnsi"/>
          <w:lang w:val="nl-NL"/>
        </w:rPr>
        <w:t xml:space="preserve">. Dit zou wel wenselijk zijn (waarom?) Bij de huidige applicatie gaat dit al jaren goed, omdat er bij het VSR KMS systeem altijd dezelfde foutsoorten gebruikt worden. </w:t>
      </w:r>
      <w:r w:rsidRPr="00E867B8">
        <w:rPr>
          <w:rFonts w:asciiTheme="minorHAnsi" w:hAnsiTheme="minorHAnsi" w:cstheme="minorHAnsi"/>
          <w:lang w:val="nl-NL"/>
        </w:rPr>
        <w:t xml:space="preserve"> Echter wanneer er een nieuwe foutsoort bij zou komen, wat niet definitief uit te sluiten is, is de code niet meer bruikbaar.</w:t>
      </w:r>
      <w:r w:rsidR="007814C3" w:rsidRPr="00E867B8">
        <w:rPr>
          <w:rFonts w:asciiTheme="minorHAnsi" w:hAnsiTheme="minorHAnsi" w:cstheme="minorHAnsi"/>
          <w:lang w:val="nl-NL"/>
        </w:rPr>
        <w:t xml:space="preserve"> In dit onderzoek zal de scope niet zo groot worden om dit verder te onderzoeken? </w:t>
      </w:r>
      <w:r w:rsidRPr="00E867B8">
        <w:rPr>
          <w:rFonts w:asciiTheme="minorHAnsi" w:hAnsiTheme="minorHAnsi" w:cstheme="minorHAnsi"/>
          <w:lang w:val="nl-NL"/>
        </w:rPr>
        <w:t xml:space="preserve"> Aangezien ik de scope niet te groot wil maken, maar zelf niet de foutsoorten hardcoded wil aanmaken, maak ik er een class voor die de foutsoorten retourneert als een lijst, welke eenvoudig aan te passen is.</w:t>
      </w:r>
    </w:p>
    <w:p w14:paraId="4887222E"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w:lastRenderedPageBreak/>
        <mc:AlternateContent>
          <mc:Choice Requires="wps">
            <w:drawing>
              <wp:anchor distT="0" distB="0" distL="114300" distR="114300" simplePos="0" relativeHeight="251668480" behindDoc="0" locked="0" layoutInCell="1" allowOverlap="1" wp14:anchorId="23341BEA" wp14:editId="211FA3BF">
                <wp:simplePos x="0" y="0"/>
                <wp:positionH relativeFrom="column">
                  <wp:posOffset>740410</wp:posOffset>
                </wp:positionH>
                <wp:positionV relativeFrom="paragraph">
                  <wp:posOffset>59055</wp:posOffset>
                </wp:positionV>
                <wp:extent cx="4959985" cy="2329815"/>
                <wp:effectExtent l="0" t="0" r="0" b="0"/>
                <wp:wrapTopAndBottom/>
                <wp:docPr id="17" name="Frame7"/>
                <wp:cNvGraphicFramePr/>
                <a:graphic xmlns:a="http://schemas.openxmlformats.org/drawingml/2006/main">
                  <a:graphicData uri="http://schemas.microsoft.com/office/word/2010/wordprocessingShape">
                    <wps:wsp>
                      <wps:cNvSpPr txBox="1"/>
                      <wps:spPr>
                        <a:xfrm>
                          <a:off x="0" y="0"/>
                          <a:ext cx="4959985" cy="2329815"/>
                        </a:xfrm>
                        <a:prstGeom prst="rect">
                          <a:avLst/>
                        </a:prstGeom>
                        <a:ln>
                          <a:noFill/>
                          <a:prstDash/>
                        </a:ln>
                      </wps:spPr>
                      <wps:txbx>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A39FA6A"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9: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hardcoded in de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originele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r w:rsidR="009A6D40">
                              <w:rPr>
                                <w:rFonts w:asciiTheme="minorHAnsi" w:eastAsiaTheme="minorHAnsi" w:hAnsiTheme="minorHAnsi" w:cstheme="minorBidi"/>
                                <w:color w:val="44546A" w:themeColor="text2"/>
                                <w:kern w:val="0"/>
                                <w:sz w:val="18"/>
                                <w:szCs w:val="18"/>
                                <w:lang w:val="en-NL" w:eastAsia="en-US" w:bidi="ar-SA"/>
                              </w:rPr>
                              <w:t>front-end</w:t>
                            </w:r>
                          </w:p>
                        </w:txbxContent>
                      </wps:txbx>
                      <wps:bodyPr vert="horz" wrap="none" lIns="0" tIns="0" rIns="0" bIns="0" compatLnSpc="0">
                        <a:spAutoFit/>
                      </wps:bodyPr>
                    </wps:wsp>
                  </a:graphicData>
                </a:graphic>
              </wp:anchor>
            </w:drawing>
          </mc:Choice>
          <mc:Fallback>
            <w:pict>
              <v:shape w14:anchorId="23341BEA" id="Frame7" o:spid="_x0000_s1032" type="#_x0000_t202" style="position:absolute;margin-left:58.3pt;margin-top:4.65pt;width:390.55pt;height:183.4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" filled="f" stroked="f">
                <v:textbox style="mso-fit-shape-to-text:t" inset="0,0,0,0">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A39FA6A"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9: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hardcoded in de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originele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r w:rsidR="009A6D40">
                        <w:rPr>
                          <w:rFonts w:asciiTheme="minorHAnsi" w:eastAsiaTheme="minorHAnsi" w:hAnsiTheme="minorHAnsi" w:cstheme="minorBidi"/>
                          <w:color w:val="44546A" w:themeColor="text2"/>
                          <w:kern w:val="0"/>
                          <w:sz w:val="18"/>
                          <w:szCs w:val="18"/>
                          <w:lang w:val="en-NL" w:eastAsia="en-US" w:bidi="ar-SA"/>
                        </w:rPr>
                        <w:t>front-end</w:t>
                      </w:r>
                    </w:p>
                  </w:txbxContent>
                </v:textbox>
                <w10:wrap type="topAndBottom"/>
              </v:shape>
            </w:pict>
          </mc:Fallback>
        </mc:AlternateContent>
      </w:r>
    </w:p>
    <w:p w14:paraId="03371BDA"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74342534" w14:textId="58451061"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Wanneer deze applicatie in de toekomst gebruikt gaat worden, is het dan  makkelijk om te bouwen naar de gewenste methode. Zo is het dan alleen nodig om de onderstaande </w:t>
      </w:r>
      <w:commentRangeStart w:id="42"/>
      <w:r w:rsidRPr="00E867B8">
        <w:rPr>
          <w:rFonts w:asciiTheme="minorHAnsi" w:hAnsiTheme="minorHAnsi" w:cstheme="minorHAnsi"/>
          <w:lang w:val="nl-NL"/>
        </w:rPr>
        <w:t>list</w:t>
      </w:r>
      <w:commentRangeEnd w:id="42"/>
      <w:r w:rsidR="007814C3" w:rsidRPr="00E867B8">
        <w:rPr>
          <w:rStyle w:val="Verwijzingopmerking"/>
          <w:rFonts w:asciiTheme="minorHAnsi" w:eastAsiaTheme="minorHAnsi" w:hAnsiTheme="minorHAnsi" w:cstheme="minorBidi"/>
          <w:color w:val="auto"/>
          <w:kern w:val="0"/>
          <w:lang w:val="nl-NL" w:eastAsia="en-US" w:bidi="ar-SA"/>
        </w:rPr>
        <w:commentReference w:id="42"/>
      </w:r>
      <w:r w:rsidRPr="00E867B8">
        <w:rPr>
          <w:rFonts w:asciiTheme="minorHAnsi" w:hAnsiTheme="minorHAnsi" w:cstheme="minorHAnsi"/>
          <w:lang w:val="nl-NL"/>
        </w:rPr>
        <w:t xml:space="preserve"> te vervangen met een in JSON meegegeven object.</w:t>
      </w:r>
    </w:p>
    <w:p w14:paraId="0F841FC7" w14:textId="77777777" w:rsidR="009A6D40" w:rsidRPr="00E867B8" w:rsidRDefault="009A6D40" w:rsidP="009A6D40">
      <w:pPr>
        <w:pStyle w:val="Standard"/>
        <w:rPr>
          <w:rFonts w:asciiTheme="minorHAnsi" w:hAnsiTheme="minorHAnsi" w:cstheme="minorHAnsi"/>
          <w:lang w:val="nl-NL"/>
        </w:rPr>
      </w:pPr>
    </w:p>
    <w:p w14:paraId="5AC3BE47"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mc:AlternateContent>
          <mc:Choice Requires="wps">
            <w:drawing>
              <wp:anchor distT="0" distB="0" distL="114300" distR="114300" simplePos="0" relativeHeight="251669504" behindDoc="0" locked="0" layoutInCell="1" allowOverlap="1" wp14:anchorId="55D991A7" wp14:editId="16B5A783">
                <wp:simplePos x="0" y="0"/>
                <wp:positionH relativeFrom="column">
                  <wp:align>center</wp:align>
                </wp:positionH>
                <wp:positionV relativeFrom="paragraph">
                  <wp:align>top</wp:align>
                </wp:positionV>
                <wp:extent cx="4506163" cy="1892899"/>
                <wp:effectExtent l="0" t="0" r="0" b="0"/>
                <wp:wrapSquare wrapText="bothSides"/>
                <wp:docPr id="18" name="Frame8"/>
                <wp:cNvGraphicFramePr/>
                <a:graphic xmlns:a="http://schemas.openxmlformats.org/drawingml/2006/main">
                  <a:graphicData uri="http://schemas.microsoft.com/office/word/2010/wordprocessingShape">
                    <wps:wsp>
                      <wps:cNvSpPr txBox="1"/>
                      <wps:spPr>
                        <a:xfrm>
                          <a:off x="0" y="0"/>
                          <a:ext cx="4506163" cy="1892899"/>
                        </a:xfrm>
                        <a:prstGeom prst="rect">
                          <a:avLst/>
                        </a:prstGeom>
                        <a:ln>
                          <a:noFill/>
                          <a:prstDash/>
                        </a:ln>
                      </wps:spPr>
                      <wps:txbx>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3652FDE6"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10: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Tijdelijke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oplossing</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de hardcoded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p>
                        </w:txbxContent>
                      </wps:txbx>
                      <wps:bodyPr vert="horz" wrap="none" lIns="0" tIns="0" rIns="0" bIns="0" compatLnSpc="0">
                        <a:spAutoFit/>
                      </wps:bodyPr>
                    </wps:wsp>
                  </a:graphicData>
                </a:graphic>
              </wp:anchor>
            </w:drawing>
          </mc:Choice>
          <mc:Fallback>
            <w:pict>
              <v:shape w14:anchorId="55D991A7" id="Frame8" o:spid="_x0000_s1033" type="#_x0000_t202" style="position:absolute;margin-left:0;margin-top:0;width:354.8pt;height:149.05pt;z-index:2516695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" filled="f" stroked="f">
                <v:textbox style="mso-fit-shape-to-text:t" inset="0,0,0,0">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3652FDE6"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10: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Tijdelijke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oplossing</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de hardcoded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p>
                  </w:txbxContent>
                </v:textbox>
                <w10:wrap type="square"/>
              </v:shape>
            </w:pict>
          </mc:Fallback>
        </mc:AlternateContent>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2218BF04" w14:textId="77777777" w:rsidR="007814C3" w:rsidRPr="00E867B8" w:rsidRDefault="007814C3" w:rsidP="007814C3">
      <w:pPr>
        <w:pStyle w:val="Kop3"/>
        <w:rPr>
          <w:lang w:val="nl-NL"/>
        </w:rPr>
      </w:pPr>
    </w:p>
    <w:p w14:paraId="79A28A90" w14:textId="77777777" w:rsidR="007814C3" w:rsidRPr="00E867B8" w:rsidRDefault="007814C3" w:rsidP="007814C3">
      <w:pPr>
        <w:pStyle w:val="Kop3"/>
        <w:rPr>
          <w:lang w:val="nl-NL"/>
        </w:rPr>
      </w:pPr>
    </w:p>
    <w:p w14:paraId="571EE748" w14:textId="77777777" w:rsidR="007814C3" w:rsidRPr="00E867B8" w:rsidRDefault="007814C3" w:rsidP="007814C3">
      <w:pPr>
        <w:pStyle w:val="Kop3"/>
        <w:rPr>
          <w:lang w:val="nl-NL"/>
        </w:rPr>
      </w:pPr>
    </w:p>
    <w:p w14:paraId="7AFA386A" w14:textId="77777777" w:rsidR="007814C3" w:rsidRPr="00E867B8" w:rsidRDefault="007814C3" w:rsidP="007814C3">
      <w:pPr>
        <w:pStyle w:val="Kop3"/>
        <w:rPr>
          <w:lang w:val="nl-NL"/>
        </w:rPr>
      </w:pPr>
    </w:p>
    <w:p w14:paraId="22679159" w14:textId="396F2495" w:rsidR="009A6D40" w:rsidRPr="00E867B8" w:rsidRDefault="007814C3" w:rsidP="00E867B8">
      <w:pPr>
        <w:pStyle w:val="Kop3"/>
        <w:rPr>
          <w:lang w:val="nl-NL"/>
        </w:rPr>
      </w:pPr>
      <w:bookmarkStart w:id="43" w:name="_Toc124339144"/>
      <w:r w:rsidRPr="00E867B8">
        <w:rPr>
          <w:lang w:val="nl-NL"/>
        </w:rPr>
        <w:t>1.2.3.2 Andere benaming?</w:t>
      </w:r>
      <w:bookmarkEnd w:id="43"/>
    </w:p>
    <w:p w14:paraId="797D330F" w14:textId="329547F5"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Met Blazor kan men, zoals eerder </w:t>
      </w:r>
      <w:commentRangeStart w:id="44"/>
      <w:commentRangeStart w:id="45"/>
      <w:r w:rsidRPr="00E867B8">
        <w:rPr>
          <w:rFonts w:asciiTheme="minorHAnsi" w:hAnsiTheme="minorHAnsi" w:cstheme="minorHAnsi"/>
          <w:lang w:val="nl-NL"/>
        </w:rPr>
        <w:t>aangegeven</w:t>
      </w:r>
      <w:commentRangeEnd w:id="44"/>
      <w:r w:rsidR="007814C3" w:rsidRPr="00E867B8">
        <w:rPr>
          <w:rStyle w:val="Verwijzingopmerking"/>
          <w:rFonts w:asciiTheme="minorHAnsi" w:eastAsiaTheme="minorHAnsi" w:hAnsiTheme="minorHAnsi" w:cstheme="minorBidi"/>
          <w:color w:val="auto"/>
          <w:kern w:val="0"/>
          <w:lang w:val="nl-NL" w:eastAsia="en-US" w:bidi="ar-SA"/>
        </w:rPr>
        <w:commentReference w:id="44"/>
      </w:r>
      <w:commentRangeEnd w:id="45"/>
      <w:r w:rsidR="007814C3" w:rsidRPr="00E867B8">
        <w:rPr>
          <w:rStyle w:val="Verwijzingopmerking"/>
          <w:rFonts w:asciiTheme="minorHAnsi" w:eastAsiaTheme="minorHAnsi" w:hAnsiTheme="minorHAnsi" w:cstheme="minorBidi"/>
          <w:color w:val="auto"/>
          <w:kern w:val="0"/>
          <w:lang w:val="nl-NL" w:eastAsia="en-US" w:bidi="ar-SA"/>
        </w:rPr>
        <w:commentReference w:id="45"/>
      </w:r>
      <w:r w:rsidRPr="00E867B8">
        <w:rPr>
          <w:rFonts w:asciiTheme="minorHAnsi" w:hAnsiTheme="minorHAnsi" w:cstheme="minorHAnsi"/>
          <w:lang w:val="nl-NL"/>
        </w:rPr>
        <w:t xml:space="preserve">, front-end applicaties schrijven in C#. Een </w:t>
      </w:r>
      <w:proofErr w:type="spellStart"/>
      <w:r w:rsidRPr="00E867B8">
        <w:rPr>
          <w:rFonts w:asciiTheme="minorHAnsi" w:hAnsiTheme="minorHAnsi" w:cstheme="minorHAnsi"/>
          <w:lang w:val="nl-NL"/>
        </w:rPr>
        <w:t>blazor</w:t>
      </w:r>
      <w:proofErr w:type="spellEnd"/>
      <w:r w:rsidRPr="00E867B8">
        <w:rPr>
          <w:rFonts w:asciiTheme="minorHAnsi" w:hAnsiTheme="minorHAnsi" w:cstheme="minorHAnsi"/>
          <w:lang w:val="nl-NL"/>
        </w:rPr>
        <w:t xml:space="preserve"> applicatie bestaat uit verschillende componenten. Een component kan omschreven worden als UI element, bijvoorbeeld een pagina, dialoog, </w:t>
      </w:r>
      <w:r w:rsidR="00BC6861" w:rsidRPr="00E867B8">
        <w:rPr>
          <w:rFonts w:asciiTheme="minorHAnsi" w:hAnsiTheme="minorHAnsi" w:cstheme="minorHAnsi"/>
          <w:lang w:val="nl-NL"/>
        </w:rPr>
        <w:t>HTML</w:t>
      </w:r>
      <w:r w:rsidRPr="00E867B8">
        <w:rPr>
          <w:rFonts w:asciiTheme="minorHAnsi" w:hAnsiTheme="minorHAnsi" w:cstheme="minorHAnsi"/>
          <w:lang w:val="nl-NL"/>
        </w:rPr>
        <w:t xml:space="preserve">-element of formulier. Een </w:t>
      </w:r>
      <w:r w:rsidR="007814C3" w:rsidRPr="00E867B8">
        <w:rPr>
          <w:rFonts w:asciiTheme="minorHAnsi" w:hAnsiTheme="minorHAnsi" w:cstheme="minorHAnsi"/>
          <w:lang w:val="nl-NL"/>
        </w:rPr>
        <w:t>Blazor</w:t>
      </w:r>
      <w:r w:rsidRPr="00E867B8">
        <w:rPr>
          <w:rFonts w:asciiTheme="minorHAnsi" w:hAnsiTheme="minorHAnsi" w:cstheme="minorHAnsi"/>
          <w:lang w:val="nl-NL"/>
        </w:rPr>
        <w:t xml:space="preserve"> component heeft altijd een .</w:t>
      </w:r>
      <w:proofErr w:type="spellStart"/>
      <w:r w:rsidRPr="00E867B8">
        <w:rPr>
          <w:rFonts w:asciiTheme="minorHAnsi" w:hAnsiTheme="minorHAnsi" w:cstheme="minorHAnsi"/>
          <w:lang w:val="nl-NL"/>
        </w:rPr>
        <w:t>razor</w:t>
      </w:r>
      <w:proofErr w:type="spellEnd"/>
      <w:r w:rsidRPr="00E867B8">
        <w:rPr>
          <w:rFonts w:asciiTheme="minorHAnsi" w:hAnsiTheme="minorHAnsi" w:cstheme="minorHAnsi"/>
          <w:lang w:val="nl-NL"/>
        </w:rPr>
        <w:t xml:space="preserve"> extensie, wat beteken</w:t>
      </w:r>
      <w:r w:rsidR="007814C3" w:rsidRPr="00E867B8">
        <w:rPr>
          <w:rFonts w:asciiTheme="minorHAnsi" w:hAnsiTheme="minorHAnsi" w:cstheme="minorHAnsi"/>
          <w:lang w:val="nl-NL"/>
        </w:rPr>
        <w:t>t</w:t>
      </w:r>
      <w:r w:rsidRPr="00E867B8">
        <w:rPr>
          <w:rFonts w:asciiTheme="minorHAnsi" w:hAnsiTheme="minorHAnsi" w:cstheme="minorHAnsi"/>
          <w:lang w:val="nl-NL"/>
        </w:rPr>
        <w:t xml:space="preserve"> dat er door middel van </w:t>
      </w:r>
      <w:proofErr w:type="spellStart"/>
      <w:r w:rsidR="00BC6861" w:rsidRPr="00E867B8">
        <w:rPr>
          <w:rFonts w:asciiTheme="minorHAnsi" w:hAnsiTheme="minorHAnsi" w:cstheme="minorHAnsi"/>
          <w:lang w:val="nl-NL"/>
        </w:rPr>
        <w:t>R</w:t>
      </w:r>
      <w:r w:rsidRPr="00E867B8">
        <w:rPr>
          <w:rFonts w:asciiTheme="minorHAnsi" w:hAnsiTheme="minorHAnsi" w:cstheme="minorHAnsi"/>
          <w:lang w:val="nl-NL"/>
        </w:rPr>
        <w:t>azor</w:t>
      </w:r>
      <w:proofErr w:type="spellEnd"/>
      <w:r w:rsidRPr="00E867B8">
        <w:rPr>
          <w:rFonts w:asciiTheme="minorHAnsi" w:hAnsiTheme="minorHAnsi" w:cstheme="minorHAnsi"/>
          <w:lang w:val="nl-NL"/>
        </w:rPr>
        <w:t xml:space="preserve"> geprogrammeerd kan worden binnen een component. Met </w:t>
      </w:r>
      <w:proofErr w:type="spellStart"/>
      <w:r w:rsidR="00BC6861" w:rsidRPr="00E867B8">
        <w:rPr>
          <w:rFonts w:asciiTheme="minorHAnsi" w:hAnsiTheme="minorHAnsi" w:cstheme="minorHAnsi"/>
          <w:lang w:val="nl-NL"/>
        </w:rPr>
        <w:t>R</w:t>
      </w:r>
      <w:r w:rsidRPr="00E867B8">
        <w:rPr>
          <w:rFonts w:asciiTheme="minorHAnsi" w:hAnsiTheme="minorHAnsi" w:cstheme="minorHAnsi"/>
          <w:lang w:val="nl-NL"/>
        </w:rPr>
        <w:t>azor</w:t>
      </w:r>
      <w:proofErr w:type="spellEnd"/>
      <w:r w:rsidRPr="00E867B8">
        <w:rPr>
          <w:rFonts w:asciiTheme="minorHAnsi" w:hAnsiTheme="minorHAnsi" w:cstheme="minorHAnsi"/>
          <w:lang w:val="nl-NL"/>
        </w:rPr>
        <w:t xml:space="preserve"> is het bijvoorbeeld mogelijk om in dezelfde regel code zowel </w:t>
      </w:r>
      <w:r w:rsidR="00BC6861" w:rsidRPr="00E867B8">
        <w:rPr>
          <w:rFonts w:asciiTheme="minorHAnsi" w:hAnsiTheme="minorHAnsi" w:cstheme="minorHAnsi"/>
          <w:lang w:val="nl-NL"/>
        </w:rPr>
        <w:t xml:space="preserve">HTML </w:t>
      </w:r>
      <w:r w:rsidRPr="00E867B8">
        <w:rPr>
          <w:rFonts w:asciiTheme="minorHAnsi" w:hAnsiTheme="minorHAnsi" w:cstheme="minorHAnsi"/>
          <w:lang w:val="nl-NL"/>
        </w:rPr>
        <w:t xml:space="preserve">als C# te kunnen </w:t>
      </w:r>
      <w:proofErr w:type="spellStart"/>
      <w:r w:rsidRPr="00E867B8">
        <w:rPr>
          <w:rFonts w:asciiTheme="minorHAnsi" w:hAnsiTheme="minorHAnsi" w:cstheme="minorHAnsi"/>
          <w:lang w:val="nl-NL"/>
        </w:rPr>
        <w:t>programmeren</w:t>
      </w:r>
      <w:r w:rsidR="00BC6861" w:rsidRPr="00E867B8">
        <w:rPr>
          <w:rFonts w:asciiTheme="minorHAnsi" w:hAnsiTheme="minorHAnsi" w:cstheme="minorHAnsi"/>
          <w:lang w:val="nl-NL"/>
        </w:rPr>
        <w:t>.</w:t>
      </w:r>
      <w:r w:rsidRPr="00E867B8">
        <w:rPr>
          <w:rFonts w:asciiTheme="minorHAnsi" w:hAnsiTheme="minorHAnsi" w:cstheme="minorHAnsi"/>
          <w:lang w:val="nl-NL"/>
        </w:rPr>
        <w:t>ok</w:t>
      </w:r>
      <w:proofErr w:type="spellEnd"/>
      <w:r w:rsidRPr="00E867B8">
        <w:rPr>
          <w:rFonts w:asciiTheme="minorHAnsi" w:hAnsiTheme="minorHAnsi" w:cstheme="minorHAnsi"/>
          <w:lang w:val="nl-NL"/>
        </w:rPr>
        <w:t xml:space="preserve"> is het mogelijk om met Blazor </w:t>
      </w:r>
      <w:proofErr w:type="spellStart"/>
      <w:r w:rsidRPr="00E867B8">
        <w:rPr>
          <w:rFonts w:asciiTheme="minorHAnsi" w:hAnsiTheme="minorHAnsi" w:cstheme="minorHAnsi"/>
          <w:lang w:val="nl-NL"/>
        </w:rPr>
        <w:t>Java</w:t>
      </w:r>
      <w:r w:rsidR="00BC6861" w:rsidRPr="00E867B8">
        <w:rPr>
          <w:rFonts w:asciiTheme="minorHAnsi" w:hAnsiTheme="minorHAnsi" w:cstheme="minorHAnsi"/>
          <w:lang w:val="nl-NL"/>
        </w:rPr>
        <w:t>S</w:t>
      </w:r>
      <w:r w:rsidRPr="00E867B8">
        <w:rPr>
          <w:rFonts w:asciiTheme="minorHAnsi" w:hAnsiTheme="minorHAnsi" w:cstheme="minorHAnsi"/>
          <w:lang w:val="nl-NL"/>
        </w:rPr>
        <w:t>cript</w:t>
      </w:r>
      <w:proofErr w:type="spellEnd"/>
      <w:r w:rsidRPr="00E867B8">
        <w:rPr>
          <w:rFonts w:asciiTheme="minorHAnsi" w:hAnsiTheme="minorHAnsi" w:cstheme="minorHAnsi"/>
          <w:lang w:val="nl-NL"/>
        </w:rPr>
        <w:t xml:space="preserve"> aan te roepen en andersom. Dit wordt gebruikt wanneer een Blazor applicatie toegang heeft tot bijvoorbeeld de browser </w:t>
      </w:r>
      <w:commentRangeStart w:id="46"/>
      <w:proofErr w:type="spellStart"/>
      <w:r w:rsidRPr="00E867B8">
        <w:rPr>
          <w:rFonts w:asciiTheme="minorHAnsi" w:hAnsiTheme="minorHAnsi" w:cstheme="minorHAnsi"/>
          <w:lang w:val="nl-NL"/>
        </w:rPr>
        <w:t>API</w:t>
      </w:r>
      <w:r w:rsidR="00BC6861" w:rsidRPr="00E867B8">
        <w:rPr>
          <w:rFonts w:asciiTheme="minorHAnsi" w:hAnsiTheme="minorHAnsi" w:cstheme="minorHAnsi"/>
          <w:lang w:val="nl-NL"/>
        </w:rPr>
        <w:t>’</w:t>
      </w:r>
      <w:r w:rsidRPr="00E867B8">
        <w:rPr>
          <w:rFonts w:asciiTheme="minorHAnsi" w:hAnsiTheme="minorHAnsi" w:cstheme="minorHAnsi"/>
          <w:lang w:val="nl-NL"/>
        </w:rPr>
        <w:t>s</w:t>
      </w:r>
      <w:commentRangeEnd w:id="46"/>
      <w:proofErr w:type="spellEnd"/>
      <w:r w:rsidR="00BC6861" w:rsidRPr="00E867B8">
        <w:rPr>
          <w:rStyle w:val="Verwijzingopmerking"/>
          <w:rFonts w:asciiTheme="minorHAnsi" w:eastAsiaTheme="minorHAnsi" w:hAnsiTheme="minorHAnsi" w:cstheme="minorBidi"/>
          <w:color w:val="auto"/>
          <w:kern w:val="0"/>
          <w:lang w:val="nl-NL" w:eastAsia="en-US" w:bidi="ar-SA"/>
        </w:rPr>
        <w:commentReference w:id="46"/>
      </w:r>
      <w:r w:rsidRPr="00E867B8">
        <w:rPr>
          <w:rFonts w:asciiTheme="minorHAnsi" w:hAnsiTheme="minorHAnsi" w:cstheme="minorHAnsi"/>
          <w:lang w:val="nl-NL"/>
        </w:rPr>
        <w:t xml:space="preserve">. Dit </w:t>
      </w:r>
      <w:r w:rsidR="00BC6861" w:rsidRPr="00E867B8">
        <w:rPr>
          <w:rFonts w:asciiTheme="minorHAnsi" w:hAnsiTheme="minorHAnsi" w:cstheme="minorHAnsi"/>
          <w:lang w:val="nl-NL"/>
        </w:rPr>
        <w:t xml:space="preserve">wordt gebruikt in </w:t>
      </w:r>
      <w:proofErr w:type="spellStart"/>
      <w:r w:rsidR="00BC6861" w:rsidRPr="00E867B8">
        <w:rPr>
          <w:rFonts w:asciiTheme="minorHAnsi" w:hAnsiTheme="minorHAnsi" w:cstheme="minorHAnsi"/>
          <w:lang w:val="nl-NL"/>
        </w:rPr>
        <w:t>de</w:t>
      </w:r>
      <w:r w:rsidRPr="00E867B8">
        <w:rPr>
          <w:rFonts w:asciiTheme="minorHAnsi" w:hAnsiTheme="minorHAnsi" w:cstheme="minorHAnsi"/>
          <w:lang w:val="nl-NL"/>
        </w:rPr>
        <w:t>IndexedDB</w:t>
      </w:r>
      <w:proofErr w:type="spellEnd"/>
      <w:r w:rsidRPr="00E867B8">
        <w:rPr>
          <w:rFonts w:asciiTheme="minorHAnsi" w:hAnsiTheme="minorHAnsi" w:cstheme="minorHAnsi"/>
          <w:lang w:val="nl-NL"/>
        </w:rPr>
        <w:t xml:space="preserve"> API.</w:t>
      </w:r>
    </w:p>
    <w:p w14:paraId="531CB2DF" w14:textId="26F7448B"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br/>
      </w:r>
      <w:commentRangeStart w:id="47"/>
      <w:commentRangeStart w:id="48"/>
      <w:r w:rsidRPr="00E867B8">
        <w:rPr>
          <w:rFonts w:asciiTheme="minorHAnsi" w:hAnsiTheme="minorHAnsi" w:cstheme="minorHAnsi"/>
          <w:lang w:val="nl-NL"/>
        </w:rPr>
        <w:t xml:space="preserve">Blazor een index.html heeft. </w:t>
      </w:r>
      <w:commentRangeEnd w:id="47"/>
      <w:r w:rsidR="00BC6861" w:rsidRPr="00E867B8">
        <w:rPr>
          <w:rStyle w:val="Verwijzingopmerking"/>
          <w:rFonts w:asciiTheme="minorHAnsi" w:eastAsiaTheme="minorHAnsi" w:hAnsiTheme="minorHAnsi" w:cstheme="minorBidi"/>
          <w:color w:val="auto"/>
          <w:kern w:val="0"/>
          <w:lang w:val="nl-NL" w:eastAsia="en-US" w:bidi="ar-SA"/>
        </w:rPr>
        <w:commentReference w:id="47"/>
      </w:r>
      <w:r w:rsidRPr="00E867B8">
        <w:rPr>
          <w:rFonts w:asciiTheme="minorHAnsi" w:hAnsiTheme="minorHAnsi" w:cstheme="minorHAnsi"/>
          <w:lang w:val="nl-NL"/>
        </w:rPr>
        <w:t xml:space="preserve">Dit is een normale </w:t>
      </w:r>
      <w:r w:rsidR="00BC6861" w:rsidRPr="00E867B8">
        <w:rPr>
          <w:rFonts w:asciiTheme="minorHAnsi" w:hAnsiTheme="minorHAnsi" w:cstheme="minorHAnsi"/>
          <w:lang w:val="nl-NL"/>
        </w:rPr>
        <w:t xml:space="preserve">HTML </w:t>
      </w:r>
      <w:r w:rsidRPr="00E867B8">
        <w:rPr>
          <w:rFonts w:asciiTheme="minorHAnsi" w:hAnsiTheme="minorHAnsi" w:cstheme="minorHAnsi"/>
          <w:lang w:val="nl-NL"/>
        </w:rPr>
        <w:t xml:space="preserve">pagina, waar alle script en </w:t>
      </w:r>
      <w:proofErr w:type="spellStart"/>
      <w:r w:rsidRPr="00E867B8">
        <w:rPr>
          <w:rFonts w:asciiTheme="minorHAnsi" w:hAnsiTheme="minorHAnsi" w:cstheme="minorHAnsi"/>
          <w:lang w:val="nl-NL"/>
        </w:rPr>
        <w:t>stylesheet</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imports</w:t>
      </w:r>
      <w:proofErr w:type="spellEnd"/>
      <w:r w:rsidRPr="00E867B8">
        <w:rPr>
          <w:rFonts w:asciiTheme="minorHAnsi" w:hAnsiTheme="minorHAnsi" w:cstheme="minorHAnsi"/>
          <w:lang w:val="nl-NL"/>
        </w:rPr>
        <w:t xml:space="preserve"> gedefinieerd worden. Daar zit ook een body met </w:t>
      </w:r>
      <w:proofErr w:type="spellStart"/>
      <w:r w:rsidRPr="00E867B8">
        <w:rPr>
          <w:rFonts w:asciiTheme="minorHAnsi" w:hAnsiTheme="minorHAnsi" w:cstheme="minorHAnsi"/>
          <w:lang w:val="nl-NL"/>
        </w:rPr>
        <w:t>id</w:t>
      </w:r>
      <w:proofErr w:type="spellEnd"/>
      <w:r w:rsidRPr="00E867B8">
        <w:rPr>
          <w:rFonts w:asciiTheme="minorHAnsi" w:hAnsiTheme="minorHAnsi" w:cstheme="minorHAnsi"/>
          <w:lang w:val="nl-NL"/>
        </w:rPr>
        <w:t xml:space="preserve"> “app”, hierin worden alle Blazor </w:t>
      </w:r>
      <w:proofErr w:type="spellStart"/>
      <w:r w:rsidRPr="00E867B8">
        <w:rPr>
          <w:rFonts w:asciiTheme="minorHAnsi" w:hAnsiTheme="minorHAnsi" w:cstheme="minorHAnsi"/>
          <w:lang w:val="nl-NL"/>
        </w:rPr>
        <w:lastRenderedPageBreak/>
        <w:t>components</w:t>
      </w:r>
      <w:proofErr w:type="spellEnd"/>
      <w:r w:rsidRPr="00E867B8">
        <w:rPr>
          <w:rFonts w:asciiTheme="minorHAnsi" w:hAnsiTheme="minorHAnsi" w:cstheme="minorHAnsi"/>
          <w:lang w:val="nl-NL"/>
        </w:rPr>
        <w:t xml:space="preserve"> geladen. Hier wordt tijdens het ontwikkelen, op misschien het toevoegen van </w:t>
      </w:r>
      <w:proofErr w:type="spellStart"/>
      <w:r w:rsidRPr="00E867B8">
        <w:rPr>
          <w:rFonts w:asciiTheme="minorHAnsi" w:hAnsiTheme="minorHAnsi" w:cstheme="minorHAnsi"/>
          <w:lang w:val="nl-NL"/>
        </w:rPr>
        <w:t>third</w:t>
      </w:r>
      <w:proofErr w:type="spellEnd"/>
      <w:r w:rsidRPr="00E867B8">
        <w:rPr>
          <w:rFonts w:asciiTheme="minorHAnsi" w:hAnsiTheme="minorHAnsi" w:cstheme="minorHAnsi"/>
          <w:lang w:val="nl-NL"/>
        </w:rPr>
        <w:t>-party scripts (in mijn geval IndexedDb.js), niets meer aan veranderd.</w:t>
      </w:r>
      <w:commentRangeEnd w:id="48"/>
      <w:r w:rsidR="00BC6861" w:rsidRPr="00E867B8">
        <w:rPr>
          <w:rStyle w:val="Verwijzingopmerking"/>
          <w:rFonts w:asciiTheme="minorHAnsi" w:eastAsiaTheme="minorHAnsi" w:hAnsiTheme="minorHAnsi" w:cstheme="minorBidi"/>
          <w:color w:val="auto"/>
          <w:kern w:val="0"/>
          <w:lang w:val="nl-NL" w:eastAsia="en-US" w:bidi="ar-SA"/>
        </w:rPr>
        <w:commentReference w:id="48"/>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noProof/>
          <w:lang w:val="nl-NL"/>
        </w:rPr>
        <mc:AlternateContent>
          <mc:Choice Requires="wps">
            <w:drawing>
              <wp:anchor distT="0" distB="0" distL="114300" distR="114300" simplePos="0" relativeHeight="251670528" behindDoc="0" locked="0" layoutInCell="1" allowOverlap="1" wp14:anchorId="51E7F906" wp14:editId="4B492A01">
                <wp:simplePos x="0" y="0"/>
                <wp:positionH relativeFrom="column">
                  <wp:posOffset>810707</wp:posOffset>
                </wp:positionH>
                <wp:positionV relativeFrom="paragraph">
                  <wp:posOffset>1227947</wp:posOffset>
                </wp:positionV>
                <wp:extent cx="4564410" cy="2351836"/>
                <wp:effectExtent l="0" t="0" r="0" b="0"/>
                <wp:wrapSquare wrapText="bothSides"/>
                <wp:docPr id="19" name="Frame9"/>
                <wp:cNvGraphicFramePr/>
                <a:graphic xmlns:a="http://schemas.openxmlformats.org/drawingml/2006/main">
                  <a:graphicData uri="http://schemas.microsoft.com/office/word/2010/wordprocessingShape">
                    <wps:wsp>
                      <wps:cNvSpPr txBox="1"/>
                      <wps:spPr>
                        <a:xfrm>
                          <a:off x="0" y="0"/>
                          <a:ext cx="4564410" cy="2351836"/>
                        </a:xfrm>
                        <a:prstGeom prst="rect">
                          <a:avLst/>
                        </a:prstGeom>
                        <a:ln>
                          <a:noFill/>
                          <a:prstDash/>
                        </a:ln>
                      </wps:spPr>
                      <wps:txbx>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662D7290"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11: </w:t>
                            </w:r>
                            <w:r w:rsidR="009A6D40" w:rsidRPr="00C731BE">
                              <w:rPr>
                                <w:rFonts w:asciiTheme="minorHAnsi" w:eastAsiaTheme="minorHAnsi" w:hAnsiTheme="minorHAnsi" w:cstheme="minorBidi"/>
                                <w:color w:val="44546A" w:themeColor="text2"/>
                                <w:kern w:val="0"/>
                                <w:sz w:val="18"/>
                                <w:szCs w:val="18"/>
                                <w:lang w:val="en-NL" w:eastAsia="en-US" w:bidi="ar-SA"/>
                              </w:rPr>
                              <w:t>index.html</w:t>
                            </w:r>
                          </w:p>
                        </w:txbxContent>
                      </wps:txbx>
                      <wps:bodyPr vert="horz" wrap="none" lIns="0" tIns="0" rIns="0" bIns="0" compatLnSpc="0">
                        <a:spAutoFit/>
                      </wps:bodyPr>
                    </wps:wsp>
                  </a:graphicData>
                </a:graphic>
              </wp:anchor>
            </w:drawing>
          </mc:Choice>
          <mc:Fallback>
            <w:pict>
              <v:shape w14:anchorId="51E7F906" id="Frame9" o:spid="_x0000_s1034" type="#_x0000_t202" style="position:absolute;margin-left:63.85pt;margin-top:96.7pt;width:359.4pt;height:185.2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" filled="f" stroked="f">
                <v:textbox style="mso-fit-shape-to-text:t" inset="0,0,0,0">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662D7290"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11: </w:t>
                      </w:r>
                      <w:r w:rsidR="009A6D40" w:rsidRPr="00C731BE">
                        <w:rPr>
                          <w:rFonts w:asciiTheme="minorHAnsi" w:eastAsiaTheme="minorHAnsi" w:hAnsiTheme="minorHAnsi" w:cstheme="minorBidi"/>
                          <w:color w:val="44546A" w:themeColor="text2"/>
                          <w:kern w:val="0"/>
                          <w:sz w:val="18"/>
                          <w:szCs w:val="18"/>
                          <w:lang w:val="en-NL" w:eastAsia="en-US" w:bidi="ar-SA"/>
                        </w:rPr>
                        <w:t>index.html</w:t>
                      </w:r>
                    </w:p>
                  </w:txbxContent>
                </v:textbox>
                <w10:wrap type="square"/>
              </v:shape>
            </w:pict>
          </mc:Fallback>
        </mc:AlternateContent>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lang w:val="nl-NL"/>
        </w:rPr>
        <w:br/>
      </w:r>
    </w:p>
    <w:p w14:paraId="0F06E88F" w14:textId="77777777" w:rsidR="009A6D40" w:rsidRPr="00E867B8" w:rsidRDefault="009A6D40" w:rsidP="009A6D40">
      <w:pPr>
        <w:pStyle w:val="Standard"/>
        <w:rPr>
          <w:rFonts w:asciiTheme="minorHAnsi" w:hAnsiTheme="minorHAnsi" w:cstheme="minorHAnsi"/>
          <w:lang w:val="nl-NL"/>
        </w:rPr>
      </w:pPr>
    </w:p>
    <w:p w14:paraId="17147DBC" w14:textId="77777777" w:rsidR="009A6D40" w:rsidRPr="00E867B8" w:rsidRDefault="009A6D40" w:rsidP="009A6D40">
      <w:pPr>
        <w:pStyle w:val="Standard"/>
        <w:rPr>
          <w:rFonts w:asciiTheme="minorHAnsi" w:hAnsiTheme="minorHAnsi" w:cstheme="minorHAnsi"/>
          <w:lang w:val="nl-NL"/>
        </w:rPr>
      </w:pPr>
    </w:p>
    <w:p w14:paraId="0828493A" w14:textId="77777777" w:rsidR="009A6D40" w:rsidRPr="00E867B8" w:rsidRDefault="009A6D40" w:rsidP="009A6D40">
      <w:pPr>
        <w:pStyle w:val="Standard"/>
        <w:rPr>
          <w:rFonts w:asciiTheme="minorHAnsi" w:hAnsiTheme="minorHAnsi" w:cstheme="minorHAnsi"/>
          <w:lang w:val="nl-NL"/>
        </w:rPr>
      </w:pPr>
    </w:p>
    <w:p w14:paraId="0C8DE4D4" w14:textId="77777777" w:rsidR="009A6D40" w:rsidRPr="00E867B8" w:rsidRDefault="009A6D40" w:rsidP="009A6D40">
      <w:pPr>
        <w:pStyle w:val="Standard"/>
        <w:rPr>
          <w:rFonts w:asciiTheme="minorHAnsi" w:hAnsiTheme="minorHAnsi" w:cstheme="minorHAnsi"/>
          <w:lang w:val="nl-NL"/>
        </w:rPr>
      </w:pPr>
    </w:p>
    <w:p w14:paraId="3A9059AE" w14:textId="77777777" w:rsidR="009A6D40" w:rsidRPr="00E867B8" w:rsidRDefault="009A6D40" w:rsidP="009A6D40">
      <w:pPr>
        <w:pStyle w:val="Standard"/>
        <w:rPr>
          <w:rFonts w:asciiTheme="minorHAnsi" w:hAnsiTheme="minorHAnsi" w:cstheme="minorHAnsi"/>
          <w:lang w:val="nl-NL"/>
        </w:rPr>
      </w:pPr>
    </w:p>
    <w:p w14:paraId="4ECD38AF" w14:textId="77777777" w:rsidR="009A6D40" w:rsidRPr="00E867B8" w:rsidRDefault="009A6D40" w:rsidP="009A6D40">
      <w:pPr>
        <w:pStyle w:val="Standard"/>
        <w:rPr>
          <w:rFonts w:asciiTheme="minorHAnsi" w:hAnsiTheme="minorHAnsi" w:cstheme="minorHAnsi"/>
          <w:lang w:val="nl-NL"/>
        </w:rPr>
      </w:pPr>
    </w:p>
    <w:p w14:paraId="32046E90" w14:textId="77777777" w:rsidR="009A6D40" w:rsidRPr="00E867B8" w:rsidRDefault="009A6D40" w:rsidP="009A6D40">
      <w:pPr>
        <w:pStyle w:val="Standard"/>
        <w:rPr>
          <w:rFonts w:asciiTheme="minorHAnsi" w:hAnsiTheme="minorHAnsi" w:cstheme="minorHAnsi"/>
          <w:lang w:val="nl-NL"/>
        </w:rPr>
      </w:pPr>
    </w:p>
    <w:p w14:paraId="6F124DBF" w14:textId="77777777" w:rsidR="009A6D40" w:rsidRPr="00E867B8" w:rsidRDefault="009A6D40" w:rsidP="009A6D40">
      <w:pPr>
        <w:pStyle w:val="Standard"/>
        <w:rPr>
          <w:rFonts w:asciiTheme="minorHAnsi" w:hAnsiTheme="minorHAnsi" w:cstheme="minorHAnsi"/>
          <w:lang w:val="nl-NL"/>
        </w:rPr>
      </w:pPr>
    </w:p>
    <w:p w14:paraId="2C3D8483" w14:textId="77777777" w:rsidR="009A6D40" w:rsidRPr="00E867B8" w:rsidRDefault="009A6D40" w:rsidP="009A6D40">
      <w:pPr>
        <w:pStyle w:val="Standard"/>
        <w:rPr>
          <w:rFonts w:asciiTheme="minorHAnsi" w:hAnsiTheme="minorHAnsi" w:cstheme="minorHAnsi"/>
          <w:lang w:val="nl-NL"/>
        </w:rPr>
      </w:pPr>
    </w:p>
    <w:p w14:paraId="4F114D43" w14:textId="77777777" w:rsidR="009A6D40" w:rsidRPr="00E867B8" w:rsidRDefault="009A6D40" w:rsidP="009A6D40">
      <w:pPr>
        <w:pStyle w:val="Standard"/>
        <w:rPr>
          <w:rFonts w:asciiTheme="minorHAnsi" w:hAnsiTheme="minorHAnsi" w:cstheme="minorHAnsi"/>
          <w:lang w:val="nl-NL"/>
        </w:rPr>
      </w:pPr>
    </w:p>
    <w:p w14:paraId="65CDDB9A" w14:textId="77777777" w:rsidR="009A6D40" w:rsidRPr="00E867B8" w:rsidRDefault="009A6D40" w:rsidP="009A6D40">
      <w:pPr>
        <w:pStyle w:val="Standard"/>
        <w:rPr>
          <w:rFonts w:asciiTheme="minorHAnsi" w:hAnsiTheme="minorHAnsi" w:cstheme="minorHAnsi"/>
          <w:b/>
          <w:bCs/>
          <w:sz w:val="28"/>
          <w:szCs w:val="28"/>
          <w:lang w:val="nl-NL"/>
        </w:rPr>
      </w:pPr>
    </w:p>
    <w:p w14:paraId="256EA21A" w14:textId="77777777" w:rsidR="009A6D40" w:rsidRPr="00E867B8" w:rsidRDefault="009A6D40" w:rsidP="009A6D40">
      <w:pPr>
        <w:pStyle w:val="Standard"/>
        <w:rPr>
          <w:rFonts w:asciiTheme="minorHAnsi" w:hAnsiTheme="minorHAnsi" w:cstheme="minorHAnsi"/>
          <w:b/>
          <w:bCs/>
          <w:sz w:val="28"/>
          <w:szCs w:val="28"/>
          <w:lang w:val="nl-NL"/>
        </w:rPr>
      </w:pPr>
    </w:p>
    <w:p w14:paraId="204D7C4A" w14:textId="1435A052" w:rsidR="009A6D40" w:rsidRPr="00E867B8" w:rsidRDefault="00BC6861" w:rsidP="009A6D40">
      <w:pPr>
        <w:pStyle w:val="Kop3"/>
        <w:rPr>
          <w:lang w:val="nl-NL"/>
        </w:rPr>
      </w:pPr>
      <w:bookmarkStart w:id="49" w:name="_Toc124339145"/>
      <w:r w:rsidRPr="00E867B8">
        <w:rPr>
          <w:lang w:val="nl-NL"/>
        </w:rPr>
        <w:t xml:space="preserve">1.2.3.3 </w:t>
      </w:r>
      <w:r w:rsidR="009A6D40" w:rsidRPr="00E867B8">
        <w:rPr>
          <w:lang w:val="nl-NL"/>
        </w:rPr>
        <w:t>Pagina’s aanmaken binnen de app</w:t>
      </w:r>
      <w:bookmarkEnd w:id="49"/>
    </w:p>
    <w:p w14:paraId="57A5E93D" w14:textId="77777777" w:rsidR="009A6D40" w:rsidRPr="00E867B8" w:rsidRDefault="009A6D40" w:rsidP="009A6D40">
      <w:pPr>
        <w:pStyle w:val="Standard"/>
        <w:rPr>
          <w:rFonts w:asciiTheme="minorHAnsi" w:hAnsiTheme="minorHAnsi" w:cstheme="minorHAnsi"/>
          <w:lang w:val="nl-NL"/>
        </w:rPr>
      </w:pPr>
    </w:p>
    <w:p w14:paraId="12F1B882" w14:textId="1100CED3"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De VSR-KMS applicatie </w:t>
      </w:r>
      <w:r w:rsidR="00BC6861" w:rsidRPr="00E867B8">
        <w:rPr>
          <w:rFonts w:asciiTheme="minorHAnsi" w:hAnsiTheme="minorHAnsi" w:cstheme="minorHAnsi"/>
          <w:lang w:val="nl-NL"/>
        </w:rPr>
        <w:t>is gebouwd volgens de initiële schetsen (zie bijlage)</w:t>
      </w:r>
      <w:r w:rsidRPr="00E867B8">
        <w:rPr>
          <w:rFonts w:asciiTheme="minorHAnsi" w:hAnsiTheme="minorHAnsi" w:cstheme="minorHAnsi"/>
          <w:lang w:val="nl-NL"/>
        </w:rPr>
        <w:t xml:space="preserve"> . Voor elke schets (pagina) </w:t>
      </w:r>
      <w:r w:rsidR="00BC6861" w:rsidRPr="00E867B8">
        <w:rPr>
          <w:rFonts w:asciiTheme="minorHAnsi" w:hAnsiTheme="minorHAnsi" w:cstheme="minorHAnsi"/>
          <w:lang w:val="nl-NL"/>
        </w:rPr>
        <w:t>is een</w:t>
      </w:r>
      <w:r w:rsidRPr="00E867B8">
        <w:rPr>
          <w:rFonts w:asciiTheme="minorHAnsi" w:hAnsiTheme="minorHAnsi" w:cstheme="minorHAnsi"/>
          <w:lang w:val="nl-NL"/>
        </w:rPr>
        <w:t xml:space="preserve"> </w:t>
      </w:r>
      <w:r w:rsidR="00BC6861" w:rsidRPr="00E867B8">
        <w:rPr>
          <w:rFonts w:asciiTheme="minorHAnsi" w:hAnsiTheme="minorHAnsi" w:cstheme="minorHAnsi"/>
          <w:lang w:val="nl-NL"/>
        </w:rPr>
        <w:t>Blazor</w:t>
      </w:r>
      <w:r w:rsidRPr="00E867B8">
        <w:rPr>
          <w:rFonts w:asciiTheme="minorHAnsi" w:hAnsiTheme="minorHAnsi" w:cstheme="minorHAnsi"/>
          <w:lang w:val="nl-NL"/>
        </w:rPr>
        <w:t xml:space="preserve"> component aangemaakt. Tussen deze pagina’s valt erg makkelijk te navigeren, waarbij de </w:t>
      </w:r>
      <w:proofErr w:type="spellStart"/>
      <w:r w:rsidRPr="00E867B8">
        <w:rPr>
          <w:rFonts w:asciiTheme="minorHAnsi" w:hAnsiTheme="minorHAnsi" w:cstheme="minorHAnsi"/>
          <w:lang w:val="nl-NL"/>
        </w:rPr>
        <w:t>history</w:t>
      </w:r>
      <w:proofErr w:type="spellEnd"/>
      <w:r w:rsidRPr="00E867B8">
        <w:rPr>
          <w:rFonts w:asciiTheme="minorHAnsi" w:hAnsiTheme="minorHAnsi" w:cstheme="minorHAnsi"/>
          <w:lang w:val="nl-NL"/>
        </w:rPr>
        <w:t xml:space="preserve"> goed bijgehouden wordt. Zo kan de gebruiker, in tegenstelling tot de huidige app</w:t>
      </w:r>
      <w:r w:rsidR="00BC6861" w:rsidRPr="00E867B8">
        <w:rPr>
          <w:rFonts w:asciiTheme="minorHAnsi" w:hAnsiTheme="minorHAnsi" w:cstheme="minorHAnsi"/>
          <w:lang w:val="nl-NL"/>
        </w:rPr>
        <w:t>licatie</w:t>
      </w:r>
      <w:r w:rsidRPr="00E867B8">
        <w:rPr>
          <w:rFonts w:asciiTheme="minorHAnsi" w:hAnsiTheme="minorHAnsi" w:cstheme="minorHAnsi"/>
          <w:lang w:val="nl-NL"/>
        </w:rPr>
        <w:t xml:space="preserve">, wel standaard gebruik maken van de browser back- en forwardbutton. </w:t>
      </w:r>
      <w:r w:rsidR="00BC6861" w:rsidRPr="00E867B8">
        <w:rPr>
          <w:rFonts w:asciiTheme="minorHAnsi" w:hAnsiTheme="minorHAnsi" w:cstheme="minorHAnsi"/>
          <w:lang w:val="nl-NL"/>
        </w:rPr>
        <w:t xml:space="preserve">In de huidige applicatie werd dit als zeer vervelend ervaren door de gebruikers. </w:t>
      </w:r>
      <w:r w:rsidRPr="00E867B8">
        <w:rPr>
          <w:rFonts w:asciiTheme="minorHAnsi" w:hAnsiTheme="minorHAnsi" w:cstheme="minorHAnsi"/>
          <w:lang w:val="nl-NL"/>
        </w:rPr>
        <w:t xml:space="preserve">Dit was een grote ergernis van de gebruikers bij de huidige app en </w:t>
      </w:r>
      <w:commentRangeStart w:id="50"/>
      <w:r w:rsidRPr="00E867B8">
        <w:rPr>
          <w:rFonts w:asciiTheme="minorHAnsi" w:hAnsiTheme="minorHAnsi" w:cstheme="minorHAnsi"/>
          <w:lang w:val="nl-NL"/>
        </w:rPr>
        <w:t xml:space="preserve">ik ben dan ook positief verrast dat hier geen </w:t>
      </w:r>
      <w:r w:rsidR="00C90955" w:rsidRPr="00E867B8">
        <w:rPr>
          <w:rFonts w:asciiTheme="minorHAnsi" w:hAnsiTheme="minorHAnsi" w:cstheme="minorHAnsi"/>
          <w:lang w:val="nl-NL"/>
        </w:rPr>
        <w:t>zelfgeschreven</w:t>
      </w:r>
      <w:r w:rsidRPr="00E867B8">
        <w:rPr>
          <w:rFonts w:asciiTheme="minorHAnsi" w:hAnsiTheme="minorHAnsi" w:cstheme="minorHAnsi"/>
          <w:lang w:val="nl-NL"/>
        </w:rPr>
        <w:t xml:space="preserve"> code voor aan te pas hoeft te komen.</w:t>
      </w:r>
      <w:commentRangeEnd w:id="50"/>
      <w:r w:rsidR="00BC6861" w:rsidRPr="00E867B8">
        <w:rPr>
          <w:rStyle w:val="Verwijzingopmerking"/>
          <w:rFonts w:asciiTheme="minorHAnsi" w:eastAsiaTheme="minorHAnsi" w:hAnsiTheme="minorHAnsi" w:cstheme="minorBidi"/>
          <w:color w:val="auto"/>
          <w:kern w:val="0"/>
          <w:lang w:val="nl-NL" w:eastAsia="en-US" w:bidi="ar-SA"/>
        </w:rPr>
        <w:commentReference w:id="50"/>
      </w:r>
    </w:p>
    <w:p w14:paraId="5E40038E" w14:textId="77777777" w:rsidR="009A6D40" w:rsidRPr="00E867B8" w:rsidRDefault="009A6D40" w:rsidP="009A6D40">
      <w:pPr>
        <w:pStyle w:val="Standard"/>
        <w:rPr>
          <w:rFonts w:asciiTheme="minorHAnsi" w:hAnsiTheme="minorHAnsi" w:cstheme="minorHAnsi"/>
          <w:lang w:val="nl-NL"/>
        </w:rPr>
      </w:pPr>
    </w:p>
    <w:p w14:paraId="58D53E7E" w14:textId="7C30C25A"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Om te navigeren tussen pagina’s dient er in het Blazor component een relatieve</w:t>
      </w:r>
      <w:r w:rsidR="00BC6861" w:rsidRPr="00E867B8">
        <w:rPr>
          <w:rFonts w:asciiTheme="minorHAnsi" w:hAnsiTheme="minorHAnsi" w:cstheme="minorHAnsi"/>
          <w:lang w:val="nl-NL"/>
        </w:rPr>
        <w:t xml:space="preserve"> URL</w:t>
      </w:r>
      <w:r w:rsidRPr="00E867B8">
        <w:rPr>
          <w:rFonts w:asciiTheme="minorHAnsi" w:hAnsiTheme="minorHAnsi" w:cstheme="minorHAnsi"/>
          <w:lang w:val="nl-NL"/>
        </w:rPr>
        <w:t xml:space="preserve"> gedefinieerd te worden. Bijvoorbeeld: </w:t>
      </w:r>
      <w:r w:rsidRPr="00E867B8">
        <w:rPr>
          <w:rFonts w:asciiTheme="minorHAnsi" w:hAnsiTheme="minorHAnsi" w:cstheme="minorHAnsi"/>
          <w:sz w:val="19"/>
          <w:shd w:val="clear" w:color="auto" w:fill="EEEEEE"/>
          <w:lang w:val="nl-NL"/>
        </w:rPr>
        <w:t xml:space="preserve">@page </w:t>
      </w:r>
      <w:r w:rsidRPr="00E867B8">
        <w:rPr>
          <w:rFonts w:asciiTheme="minorHAnsi" w:hAnsiTheme="minorHAnsi" w:cstheme="minorHAnsi"/>
          <w:color w:val="A31515"/>
          <w:sz w:val="19"/>
          <w:shd w:val="clear" w:color="auto" w:fill="EEEEEE"/>
          <w:lang w:val="nl-NL"/>
        </w:rPr>
        <w:t>"/Index"</w:t>
      </w:r>
    </w:p>
    <w:p w14:paraId="07CB54CC" w14:textId="26E1FE02"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Om vanaf elk</w:t>
      </w:r>
      <w:r w:rsidR="00CB1315" w:rsidRPr="00E867B8">
        <w:rPr>
          <w:rFonts w:asciiTheme="minorHAnsi" w:hAnsiTheme="minorHAnsi" w:cstheme="minorHAnsi"/>
          <w:lang w:val="nl-NL"/>
        </w:rPr>
        <w:t>e</w:t>
      </w:r>
      <w:r w:rsidRPr="00E867B8">
        <w:rPr>
          <w:rFonts w:asciiTheme="minorHAnsi" w:hAnsiTheme="minorHAnsi" w:cstheme="minorHAnsi"/>
          <w:lang w:val="nl-NL"/>
        </w:rPr>
        <w:t xml:space="preserve"> willekeurige andere pagina naar de </w:t>
      </w:r>
      <w:r w:rsidR="00CB1315" w:rsidRPr="00E867B8">
        <w:rPr>
          <w:rFonts w:asciiTheme="minorHAnsi" w:hAnsiTheme="minorHAnsi" w:cstheme="minorHAnsi"/>
          <w:lang w:val="nl-NL"/>
        </w:rPr>
        <w:t>‘’</w:t>
      </w:r>
      <w:r w:rsidRPr="00E867B8">
        <w:rPr>
          <w:rFonts w:asciiTheme="minorHAnsi" w:hAnsiTheme="minorHAnsi" w:cstheme="minorHAnsi"/>
          <w:lang w:val="nl-NL"/>
        </w:rPr>
        <w:t>Index</w:t>
      </w:r>
      <w:r w:rsidR="00CB1315" w:rsidRPr="00E867B8">
        <w:rPr>
          <w:rFonts w:asciiTheme="minorHAnsi" w:hAnsiTheme="minorHAnsi" w:cstheme="minorHAnsi"/>
          <w:lang w:val="nl-NL"/>
        </w:rPr>
        <w:t>’’</w:t>
      </w:r>
      <w:r w:rsidRPr="00E867B8">
        <w:rPr>
          <w:rFonts w:asciiTheme="minorHAnsi" w:hAnsiTheme="minorHAnsi" w:cstheme="minorHAnsi"/>
          <w:lang w:val="nl-NL"/>
        </w:rPr>
        <w:t xml:space="preserve"> te navigeren dient er alleen </w:t>
      </w:r>
      <w:proofErr w:type="spellStart"/>
      <w:r w:rsidRPr="00E867B8">
        <w:rPr>
          <w:rFonts w:asciiTheme="minorHAnsi" w:hAnsiTheme="minorHAnsi" w:cstheme="minorHAnsi"/>
          <w:sz w:val="19"/>
          <w:shd w:val="clear" w:color="auto" w:fill="EEEEEE"/>
          <w:lang w:val="nl-NL"/>
        </w:rPr>
        <w:t>NavManager.NavigateTo</w:t>
      </w:r>
      <w:proofErr w:type="spellEnd"/>
      <w:r w:rsidRPr="00E867B8">
        <w:rPr>
          <w:rFonts w:asciiTheme="minorHAnsi" w:hAnsiTheme="minorHAnsi" w:cstheme="minorHAnsi"/>
          <w:sz w:val="19"/>
          <w:shd w:val="clear" w:color="auto" w:fill="EEEEEE"/>
          <w:lang w:val="nl-NL"/>
        </w:rPr>
        <w:t>(</w:t>
      </w:r>
      <w:r w:rsidRPr="00E867B8">
        <w:rPr>
          <w:rFonts w:asciiTheme="minorHAnsi" w:hAnsiTheme="minorHAnsi" w:cstheme="minorHAnsi"/>
          <w:color w:val="A31515"/>
          <w:sz w:val="19"/>
          <w:shd w:val="clear" w:color="auto" w:fill="EEEEEE"/>
          <w:lang w:val="nl-NL"/>
        </w:rPr>
        <w:t>"/</w:t>
      </w:r>
      <w:proofErr w:type="spellStart"/>
      <w:r w:rsidRPr="00E867B8">
        <w:rPr>
          <w:rFonts w:asciiTheme="minorHAnsi" w:hAnsiTheme="minorHAnsi" w:cstheme="minorHAnsi"/>
          <w:color w:val="A31515"/>
          <w:sz w:val="19"/>
          <w:shd w:val="clear" w:color="auto" w:fill="EEEEEE"/>
          <w:lang w:val="nl-NL"/>
        </w:rPr>
        <w:t>AuditMain</w:t>
      </w:r>
      <w:proofErr w:type="spellEnd"/>
      <w:r w:rsidRPr="00E867B8">
        <w:rPr>
          <w:rFonts w:asciiTheme="minorHAnsi" w:hAnsiTheme="minorHAnsi" w:cstheme="minorHAnsi"/>
          <w:color w:val="A31515"/>
          <w:sz w:val="19"/>
          <w:shd w:val="clear" w:color="auto" w:fill="EEEEEE"/>
          <w:lang w:val="nl-NL"/>
        </w:rPr>
        <w:t>"</w:t>
      </w:r>
      <w:r w:rsidRPr="00E867B8">
        <w:rPr>
          <w:rFonts w:asciiTheme="minorHAnsi" w:hAnsiTheme="minorHAnsi" w:cstheme="minorHAnsi"/>
          <w:sz w:val="19"/>
          <w:shd w:val="clear" w:color="auto" w:fill="EEEEEE"/>
          <w:lang w:val="nl-NL"/>
        </w:rPr>
        <w:t>);</w:t>
      </w:r>
      <w:r w:rsidRPr="00E867B8">
        <w:rPr>
          <w:rFonts w:asciiTheme="minorHAnsi" w:hAnsiTheme="minorHAnsi" w:cstheme="minorHAnsi"/>
          <w:lang w:val="nl-NL"/>
        </w:rPr>
        <w:t xml:space="preserve"> te worden aangeroepen.</w:t>
      </w:r>
    </w:p>
    <w:p w14:paraId="1E80D49A" w14:textId="77777777" w:rsidR="009A6D40" w:rsidRPr="00E867B8" w:rsidRDefault="009A6D40" w:rsidP="009A6D40">
      <w:pPr>
        <w:pStyle w:val="Standard"/>
        <w:rPr>
          <w:rFonts w:asciiTheme="minorHAnsi" w:hAnsiTheme="minorHAnsi" w:cstheme="minorHAnsi"/>
          <w:lang w:val="nl-NL"/>
        </w:rPr>
      </w:pPr>
    </w:p>
    <w:p w14:paraId="051F5F94" w14:textId="4AEAF4B0"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Dit </w:t>
      </w:r>
      <w:r w:rsidR="00C90955" w:rsidRPr="00E867B8">
        <w:rPr>
          <w:rFonts w:asciiTheme="minorHAnsi" w:hAnsiTheme="minorHAnsi" w:cstheme="minorHAnsi"/>
          <w:lang w:val="nl-NL"/>
        </w:rPr>
        <w:t>betekent</w:t>
      </w:r>
      <w:r w:rsidRPr="00E867B8">
        <w:rPr>
          <w:rFonts w:asciiTheme="minorHAnsi" w:hAnsiTheme="minorHAnsi" w:cstheme="minorHAnsi"/>
          <w:lang w:val="nl-NL"/>
        </w:rPr>
        <w:t xml:space="preserve">  dat er geen kennis van browsers of kennis van het beheren van browser </w:t>
      </w:r>
      <w:proofErr w:type="spellStart"/>
      <w:r w:rsidRPr="00E867B8">
        <w:rPr>
          <w:rFonts w:asciiTheme="minorHAnsi" w:hAnsiTheme="minorHAnsi" w:cstheme="minorHAnsi"/>
          <w:lang w:val="nl-NL"/>
        </w:rPr>
        <w:t>history</w:t>
      </w:r>
      <w:proofErr w:type="spellEnd"/>
      <w:r w:rsidRPr="00E867B8">
        <w:rPr>
          <w:rFonts w:asciiTheme="minorHAnsi" w:hAnsiTheme="minorHAnsi" w:cstheme="minorHAnsi"/>
          <w:lang w:val="nl-NL"/>
        </w:rPr>
        <w:t xml:space="preserve"> nodig is, waar dit </w:t>
      </w:r>
      <w:commentRangeStart w:id="51"/>
      <w:r w:rsidRPr="00E867B8">
        <w:rPr>
          <w:rFonts w:asciiTheme="minorHAnsi" w:hAnsiTheme="minorHAnsi" w:cstheme="minorHAnsi"/>
          <w:lang w:val="nl-NL"/>
        </w:rPr>
        <w:t xml:space="preserve">bij </w:t>
      </w:r>
      <w:proofErr w:type="spellStart"/>
      <w:r w:rsidRPr="00E867B8">
        <w:rPr>
          <w:rFonts w:asciiTheme="minorHAnsi" w:hAnsiTheme="minorHAnsi" w:cstheme="minorHAnsi"/>
          <w:lang w:val="nl-NL"/>
        </w:rPr>
        <w:t>JQuery</w:t>
      </w:r>
      <w:proofErr w:type="spellEnd"/>
      <w:r w:rsidRPr="00E867B8">
        <w:rPr>
          <w:rFonts w:asciiTheme="minorHAnsi" w:hAnsiTheme="minorHAnsi" w:cstheme="minorHAnsi"/>
          <w:lang w:val="nl-NL"/>
        </w:rPr>
        <w:t xml:space="preserve"> Mobile </w:t>
      </w:r>
      <w:commentRangeEnd w:id="51"/>
      <w:r w:rsidR="00CB1315" w:rsidRPr="00E867B8">
        <w:rPr>
          <w:rStyle w:val="Verwijzingopmerking"/>
          <w:rFonts w:asciiTheme="minorHAnsi" w:eastAsiaTheme="minorHAnsi" w:hAnsiTheme="minorHAnsi" w:cstheme="minorBidi"/>
          <w:color w:val="auto"/>
          <w:kern w:val="0"/>
          <w:lang w:val="nl-NL" w:eastAsia="en-US" w:bidi="ar-SA"/>
        </w:rPr>
        <w:commentReference w:id="51"/>
      </w:r>
      <w:r w:rsidRPr="00E867B8">
        <w:rPr>
          <w:rFonts w:asciiTheme="minorHAnsi" w:hAnsiTheme="minorHAnsi" w:cstheme="minorHAnsi"/>
          <w:lang w:val="nl-NL"/>
        </w:rPr>
        <w:t>wel het geval was.</w:t>
      </w:r>
    </w:p>
    <w:p w14:paraId="1FA26957" w14:textId="2AF1A128" w:rsidR="009A6D40" w:rsidRPr="00E867B8" w:rsidRDefault="00CB1315" w:rsidP="009A6D40">
      <w:pPr>
        <w:pStyle w:val="Kop3"/>
        <w:rPr>
          <w:lang w:val="nl-NL"/>
        </w:rPr>
      </w:pPr>
      <w:bookmarkStart w:id="52" w:name="_Toc124339146"/>
      <w:r w:rsidRPr="00E867B8">
        <w:rPr>
          <w:lang w:val="nl-NL"/>
        </w:rPr>
        <w:t xml:space="preserve">1.2.3.5 </w:t>
      </w:r>
      <w:proofErr w:type="spellStart"/>
      <w:r w:rsidR="009A6D40" w:rsidRPr="00E867B8">
        <w:rPr>
          <w:lang w:val="nl-NL"/>
        </w:rPr>
        <w:t>Inline</w:t>
      </w:r>
      <w:proofErr w:type="spellEnd"/>
      <w:r w:rsidR="009A6D40" w:rsidRPr="00E867B8">
        <w:rPr>
          <w:lang w:val="nl-NL"/>
        </w:rPr>
        <w:t xml:space="preserve"> </w:t>
      </w:r>
      <w:proofErr w:type="spellStart"/>
      <w:r w:rsidR="009A6D40" w:rsidRPr="00E867B8">
        <w:rPr>
          <w:lang w:val="nl-NL"/>
        </w:rPr>
        <w:t>Razor</w:t>
      </w:r>
      <w:proofErr w:type="spellEnd"/>
      <w:r w:rsidR="009A6D40" w:rsidRPr="00E867B8">
        <w:rPr>
          <w:lang w:val="nl-NL"/>
        </w:rPr>
        <w:t xml:space="preserve"> en Databinding</w:t>
      </w:r>
      <w:bookmarkEnd w:id="52"/>
    </w:p>
    <w:p w14:paraId="34AFE767" w14:textId="77777777" w:rsidR="009A6D40" w:rsidRPr="00E867B8" w:rsidRDefault="009A6D40" w:rsidP="009A6D40">
      <w:pPr>
        <w:pStyle w:val="Standard"/>
        <w:rPr>
          <w:rFonts w:asciiTheme="minorHAnsi" w:hAnsiTheme="minorHAnsi" w:cstheme="minorHAnsi"/>
          <w:lang w:val="nl-NL"/>
        </w:rPr>
      </w:pPr>
    </w:p>
    <w:p w14:paraId="5B4D281E" w14:textId="77777777" w:rsidR="009A6D40" w:rsidRPr="00E867B8" w:rsidRDefault="009A6D40" w:rsidP="009A6D40">
      <w:pPr>
        <w:pStyle w:val="Standard"/>
        <w:rPr>
          <w:rFonts w:asciiTheme="minorHAnsi" w:hAnsiTheme="minorHAnsi" w:cstheme="minorHAnsi"/>
          <w:lang w:val="nl-NL"/>
        </w:rPr>
      </w:pPr>
      <w:commentRangeStart w:id="53"/>
      <w:r w:rsidRPr="00E867B8">
        <w:rPr>
          <w:rFonts w:asciiTheme="minorHAnsi" w:hAnsiTheme="minorHAnsi" w:cstheme="minorHAnsi"/>
          <w:lang w:val="nl-NL"/>
        </w:rPr>
        <w:t xml:space="preserve">Wat mij bij het maken ook positief verrast heeft, is het gemak van de in-line </w:t>
      </w:r>
      <w:proofErr w:type="spellStart"/>
      <w:r w:rsidRPr="00E867B8">
        <w:rPr>
          <w:rFonts w:asciiTheme="minorHAnsi" w:hAnsiTheme="minorHAnsi" w:cstheme="minorHAnsi"/>
          <w:lang w:val="nl-NL"/>
        </w:rPr>
        <w:t>Razor</w:t>
      </w:r>
      <w:proofErr w:type="spellEnd"/>
      <w:r w:rsidRPr="00E867B8">
        <w:rPr>
          <w:rFonts w:asciiTheme="minorHAnsi" w:hAnsiTheme="minorHAnsi" w:cstheme="minorHAnsi"/>
          <w:lang w:val="nl-NL"/>
        </w:rPr>
        <w:t xml:space="preserve"> mogelijkheden. </w:t>
      </w:r>
      <w:commentRangeEnd w:id="53"/>
      <w:r w:rsidR="00CB1315" w:rsidRPr="00E867B8">
        <w:rPr>
          <w:rStyle w:val="Verwijzingopmerking"/>
          <w:rFonts w:asciiTheme="minorHAnsi" w:eastAsiaTheme="minorHAnsi" w:hAnsiTheme="minorHAnsi" w:cstheme="minorBidi"/>
          <w:color w:val="auto"/>
          <w:kern w:val="0"/>
          <w:lang w:val="nl-NL" w:eastAsia="en-US" w:bidi="ar-SA"/>
        </w:rPr>
        <w:commentReference w:id="53"/>
      </w:r>
      <w:r w:rsidRPr="00E867B8">
        <w:rPr>
          <w:rFonts w:asciiTheme="minorHAnsi" w:hAnsiTheme="minorHAnsi" w:cstheme="minorHAnsi"/>
          <w:lang w:val="nl-NL"/>
        </w:rPr>
        <w:t>Zo kan er, zoals in de onderstaande pagina van mijn prototype, makkelijk aangegeven worden of de tabel of de loadspinner weergegeven moet worden.</w:t>
      </w:r>
    </w:p>
    <w:p w14:paraId="3A08EE9A"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w:lastRenderedPageBreak/>
        <mc:AlternateContent>
          <mc:Choice Requires="wps">
            <w:drawing>
              <wp:anchor distT="0" distB="0" distL="114300" distR="114300" simplePos="0" relativeHeight="251671552" behindDoc="0" locked="0" layoutInCell="1" allowOverlap="1" wp14:anchorId="50DD4580" wp14:editId="53C010DF">
                <wp:simplePos x="0" y="0"/>
                <wp:positionH relativeFrom="column">
                  <wp:align>center</wp:align>
                </wp:positionH>
                <wp:positionV relativeFrom="paragraph">
                  <wp:align>top</wp:align>
                </wp:positionV>
                <wp:extent cx="4952847" cy="2913827"/>
                <wp:effectExtent l="0" t="0" r="0" b="0"/>
                <wp:wrapSquare wrapText="bothSides"/>
                <wp:docPr id="20" name="Frame11"/>
                <wp:cNvGraphicFramePr/>
                <a:graphic xmlns:a="http://schemas.openxmlformats.org/drawingml/2006/main">
                  <a:graphicData uri="http://schemas.microsoft.com/office/word/2010/wordprocessingShape">
                    <wps:wsp>
                      <wps:cNvSpPr txBox="1"/>
                      <wps:spPr>
                        <a:xfrm>
                          <a:off x="0" y="0"/>
                          <a:ext cx="4952847" cy="2913827"/>
                        </a:xfrm>
                        <a:prstGeom prst="rect">
                          <a:avLst/>
                        </a:prstGeom>
                        <a:ln>
                          <a:noFill/>
                          <a:prstDash/>
                        </a:ln>
                      </wps:spPr>
                      <wps:txbx>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619CD205"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12:</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Voorbeeld</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in-line Razor</w:t>
                            </w:r>
                          </w:p>
                        </w:txbxContent>
                      </wps:txbx>
                      <wps:bodyPr vert="horz" wrap="none" lIns="0" tIns="0" rIns="0" bIns="0" compatLnSpc="0">
                        <a:spAutoFit/>
                      </wps:bodyPr>
                    </wps:wsp>
                  </a:graphicData>
                </a:graphic>
              </wp:anchor>
            </w:drawing>
          </mc:Choice>
          <mc:Fallback>
            <w:pict>
              <v:shape w14:anchorId="50DD4580" id="Frame11" o:spid="_x0000_s1035" type="#_x0000_t202" style="position:absolute;margin-left:0;margin-top:0;width:390pt;height:229.45pt;z-index:25167155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" filled="f" stroked="f">
                <v:textbox style="mso-fit-shape-to-text:t" inset="0,0,0,0">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619CD205"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12:</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Voorbeeld</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in-line Razor</w:t>
                      </w:r>
                    </w:p>
                  </w:txbxContent>
                </v:textbox>
                <w10:wrap type="square"/>
              </v:shape>
            </w:pict>
          </mc:Fallback>
        </mc:AlternateContent>
      </w:r>
    </w:p>
    <w:p w14:paraId="03B64C69" w14:textId="77777777" w:rsidR="009A6D40" w:rsidRPr="00E867B8" w:rsidRDefault="009A6D40" w:rsidP="009A6D40">
      <w:pPr>
        <w:pStyle w:val="Standard"/>
        <w:rPr>
          <w:rFonts w:asciiTheme="minorHAnsi" w:hAnsiTheme="minorHAnsi" w:cstheme="minorHAnsi"/>
          <w:lang w:val="nl-NL"/>
        </w:rPr>
      </w:pPr>
    </w:p>
    <w:p w14:paraId="039E100C" w14:textId="77777777" w:rsidR="009A6D40" w:rsidRPr="00E867B8" w:rsidRDefault="009A6D40" w:rsidP="009A6D40">
      <w:pPr>
        <w:pStyle w:val="Standard"/>
        <w:rPr>
          <w:rFonts w:asciiTheme="minorHAnsi" w:hAnsiTheme="minorHAnsi" w:cstheme="minorHAnsi"/>
          <w:b/>
          <w:bCs/>
          <w:sz w:val="28"/>
          <w:szCs w:val="28"/>
          <w:lang w:val="nl-NL"/>
        </w:rPr>
      </w:pPr>
    </w:p>
    <w:p w14:paraId="61DA3CCD"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p>
    <w:p w14:paraId="0C5B7744" w14:textId="77777777" w:rsidR="009A6D40" w:rsidRPr="00E867B8" w:rsidRDefault="009A6D40" w:rsidP="009A6D40">
      <w:pPr>
        <w:pStyle w:val="Standard"/>
        <w:rPr>
          <w:rFonts w:asciiTheme="minorHAnsi" w:hAnsiTheme="minorHAnsi" w:cstheme="minorHAnsi"/>
          <w:b/>
          <w:bCs/>
          <w:sz w:val="28"/>
          <w:szCs w:val="28"/>
          <w:lang w:val="nl-NL"/>
        </w:rPr>
      </w:pPr>
    </w:p>
    <w:p w14:paraId="2BFB29AC" w14:textId="77777777" w:rsidR="009A6D40" w:rsidRPr="00E867B8" w:rsidRDefault="009A6D40" w:rsidP="009A6D40">
      <w:pPr>
        <w:pStyle w:val="Standard"/>
        <w:rPr>
          <w:rFonts w:asciiTheme="minorHAnsi" w:hAnsiTheme="minorHAnsi" w:cstheme="minorHAnsi"/>
          <w:b/>
          <w:bCs/>
          <w:sz w:val="28"/>
          <w:szCs w:val="28"/>
          <w:lang w:val="nl-NL"/>
        </w:rPr>
      </w:pPr>
    </w:p>
    <w:p w14:paraId="5D7A6747" w14:textId="77777777" w:rsidR="009A6D40" w:rsidRPr="00E867B8" w:rsidRDefault="009A6D40" w:rsidP="009A6D40">
      <w:pPr>
        <w:pStyle w:val="Standard"/>
        <w:rPr>
          <w:rFonts w:asciiTheme="minorHAnsi" w:hAnsiTheme="minorHAnsi" w:cstheme="minorHAnsi"/>
          <w:b/>
          <w:bCs/>
          <w:sz w:val="28"/>
          <w:szCs w:val="28"/>
          <w:lang w:val="nl-NL"/>
        </w:rPr>
      </w:pPr>
    </w:p>
    <w:p w14:paraId="3BD8E6AF" w14:textId="506716FC"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Wanneer </w:t>
      </w:r>
      <w:proofErr w:type="spellStart"/>
      <w:r w:rsidRPr="00E867B8">
        <w:rPr>
          <w:rFonts w:asciiTheme="minorHAnsi" w:hAnsiTheme="minorHAnsi" w:cstheme="minorHAnsi"/>
          <w:lang w:val="nl-NL"/>
        </w:rPr>
        <w:t>Current</w:t>
      </w:r>
      <w:proofErr w:type="spellEnd"/>
      <w:r w:rsidRPr="00E867B8">
        <w:rPr>
          <w:rFonts w:asciiTheme="minorHAnsi" w:hAnsiTheme="minorHAnsi" w:cstheme="minorHAnsi"/>
          <w:lang w:val="nl-NL"/>
        </w:rPr>
        <w:t xml:space="preserve"> audit </w:t>
      </w:r>
      <w:proofErr w:type="spellStart"/>
      <w:r w:rsidRPr="00E867B8">
        <w:rPr>
          <w:rFonts w:asciiTheme="minorHAnsi" w:hAnsiTheme="minorHAnsi" w:cstheme="minorHAnsi"/>
          <w:lang w:val="nl-NL"/>
        </w:rPr>
        <w:t>null</w:t>
      </w:r>
      <w:proofErr w:type="spellEnd"/>
      <w:r w:rsidRPr="00E867B8">
        <w:rPr>
          <w:rFonts w:asciiTheme="minorHAnsi" w:hAnsiTheme="minorHAnsi" w:cstheme="minorHAnsi"/>
          <w:lang w:val="nl-NL"/>
        </w:rPr>
        <w:t xml:space="preserve"> is, wordt de spinner weergegeven, en andersom. Wanneer </w:t>
      </w:r>
      <w:proofErr w:type="spellStart"/>
      <w:r w:rsidRPr="00E867B8">
        <w:rPr>
          <w:rFonts w:asciiTheme="minorHAnsi" w:hAnsiTheme="minorHAnsi" w:cstheme="minorHAnsi"/>
          <w:lang w:val="nl-NL"/>
        </w:rPr>
        <w:t>CurrentAudit</w:t>
      </w:r>
      <w:proofErr w:type="spellEnd"/>
      <w:r w:rsidRPr="00E867B8">
        <w:rPr>
          <w:rFonts w:asciiTheme="minorHAnsi" w:hAnsiTheme="minorHAnsi" w:cstheme="minorHAnsi"/>
          <w:lang w:val="nl-NL"/>
        </w:rPr>
        <w:t xml:space="preserve"> door een methode aangepast wordt en deze ineens wel of niet </w:t>
      </w:r>
      <w:proofErr w:type="spellStart"/>
      <w:r w:rsidRPr="00E867B8">
        <w:rPr>
          <w:rFonts w:asciiTheme="minorHAnsi" w:hAnsiTheme="minorHAnsi" w:cstheme="minorHAnsi"/>
          <w:lang w:val="nl-NL"/>
        </w:rPr>
        <w:t>null</w:t>
      </w:r>
      <w:proofErr w:type="spellEnd"/>
      <w:r w:rsidRPr="00E867B8">
        <w:rPr>
          <w:rFonts w:asciiTheme="minorHAnsi" w:hAnsiTheme="minorHAnsi" w:cstheme="minorHAnsi"/>
          <w:lang w:val="nl-NL"/>
        </w:rPr>
        <w:t xml:space="preserve"> wordt, wordt de </w:t>
      </w:r>
      <w:proofErr w:type="spellStart"/>
      <w:r w:rsidRPr="00E867B8">
        <w:rPr>
          <w:rFonts w:asciiTheme="minorHAnsi" w:hAnsiTheme="minorHAnsi" w:cstheme="minorHAnsi"/>
          <w:lang w:val="nl-NL"/>
        </w:rPr>
        <w:t>if-else</w:t>
      </w:r>
      <w:proofErr w:type="spellEnd"/>
      <w:r w:rsidRPr="00E867B8">
        <w:rPr>
          <w:rFonts w:asciiTheme="minorHAnsi" w:hAnsiTheme="minorHAnsi" w:cstheme="minorHAnsi"/>
          <w:lang w:val="nl-NL"/>
        </w:rPr>
        <w:t xml:space="preserve"> opnieuw gecheckt. Dit kan </w:t>
      </w:r>
      <w:r w:rsidR="00C90955" w:rsidRPr="00E867B8">
        <w:rPr>
          <w:rFonts w:asciiTheme="minorHAnsi" w:hAnsiTheme="minorHAnsi" w:cstheme="minorHAnsi"/>
          <w:lang w:val="nl-NL"/>
        </w:rPr>
        <w:t>ervoor</w:t>
      </w:r>
      <w:r w:rsidRPr="00E867B8">
        <w:rPr>
          <w:rFonts w:asciiTheme="minorHAnsi" w:hAnsiTheme="minorHAnsi" w:cstheme="minorHAnsi"/>
          <w:lang w:val="nl-NL"/>
        </w:rPr>
        <w:t xml:space="preserve"> zorgen dat de tabel dan weer wel of niet zichtbaar wordt. Voorheen moesten voor het opnieuw doen van die validatie aparte functies geschreven worden. </w:t>
      </w:r>
      <w:proofErr w:type="spellStart"/>
      <w:r w:rsidRPr="00E867B8">
        <w:rPr>
          <w:rFonts w:asciiTheme="minorHAnsi" w:hAnsiTheme="minorHAnsi" w:cstheme="minorHAnsi"/>
          <w:lang w:val="nl-NL"/>
        </w:rPr>
        <w:t>Inline</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Razor</w:t>
      </w:r>
      <w:proofErr w:type="spellEnd"/>
      <w:r w:rsidRPr="00E867B8">
        <w:rPr>
          <w:rFonts w:asciiTheme="minorHAnsi" w:hAnsiTheme="minorHAnsi" w:cstheme="minorHAnsi"/>
          <w:lang w:val="nl-NL"/>
        </w:rPr>
        <w:t xml:space="preserve"> maakt het werk van de </w:t>
      </w:r>
      <w:proofErr w:type="spellStart"/>
      <w:r w:rsidRPr="00E867B8">
        <w:rPr>
          <w:rFonts w:asciiTheme="minorHAnsi" w:hAnsiTheme="minorHAnsi" w:cstheme="minorHAnsi"/>
          <w:lang w:val="nl-NL"/>
        </w:rPr>
        <w:t>developer</w:t>
      </w:r>
      <w:proofErr w:type="spellEnd"/>
      <w:r w:rsidRPr="00E867B8">
        <w:rPr>
          <w:rFonts w:asciiTheme="minorHAnsi" w:hAnsiTheme="minorHAnsi" w:cstheme="minorHAnsi"/>
          <w:lang w:val="nl-NL"/>
        </w:rPr>
        <w:t xml:space="preserve"> hiermee een stuk makkelijker.</w:t>
      </w:r>
    </w:p>
    <w:p w14:paraId="0B16A3E4" w14:textId="77777777" w:rsidR="009A6D40" w:rsidRPr="00E867B8" w:rsidRDefault="009A6D40" w:rsidP="009A6D40">
      <w:pPr>
        <w:pStyle w:val="Standard"/>
        <w:rPr>
          <w:rFonts w:asciiTheme="minorHAnsi" w:hAnsiTheme="minorHAnsi" w:cstheme="minorHAnsi"/>
          <w:lang w:val="nl-NL"/>
        </w:rPr>
      </w:pPr>
    </w:p>
    <w:p w14:paraId="7E9A0CE9" w14:textId="77777777" w:rsidR="009A6D40" w:rsidRPr="00E867B8" w:rsidRDefault="009A6D40" w:rsidP="009A6D40">
      <w:pPr>
        <w:pStyle w:val="Standard"/>
        <w:rPr>
          <w:rFonts w:asciiTheme="minorHAnsi" w:hAnsiTheme="minorHAnsi" w:cstheme="minorHAnsi"/>
          <w:lang w:val="nl-NL"/>
        </w:rPr>
      </w:pPr>
    </w:p>
    <w:p w14:paraId="76EE317D"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Databinding speelt binnen Blazor ook een grote rol en zorgt wederom voor gemak van de </w:t>
      </w:r>
      <w:proofErr w:type="spellStart"/>
      <w:r w:rsidRPr="00E867B8">
        <w:rPr>
          <w:rFonts w:asciiTheme="minorHAnsi" w:hAnsiTheme="minorHAnsi" w:cstheme="minorHAnsi"/>
          <w:lang w:val="nl-NL"/>
        </w:rPr>
        <w:t>developer</w:t>
      </w:r>
      <w:proofErr w:type="spellEnd"/>
      <w:r w:rsidRPr="00E867B8">
        <w:rPr>
          <w:rFonts w:asciiTheme="minorHAnsi" w:hAnsiTheme="minorHAnsi" w:cstheme="minorHAnsi"/>
          <w:lang w:val="nl-NL"/>
        </w:rPr>
        <w:t>.</w:t>
      </w:r>
    </w:p>
    <w:p w14:paraId="2AED8983" w14:textId="77777777" w:rsidR="009A6D40" w:rsidRPr="00E867B8" w:rsidRDefault="009A6D40" w:rsidP="009A6D40">
      <w:pPr>
        <w:pStyle w:val="Standard"/>
        <w:rPr>
          <w:rFonts w:asciiTheme="minorHAnsi" w:hAnsiTheme="minorHAnsi" w:cstheme="minorHAnsi"/>
          <w:lang w:val="nl-NL"/>
        </w:rPr>
      </w:pPr>
    </w:p>
    <w:p w14:paraId="75C13F3A" w14:textId="77777777" w:rsidR="009A6D40" w:rsidRPr="00E867B8" w:rsidRDefault="009A6D40" w:rsidP="009A6D40">
      <w:pPr>
        <w:pStyle w:val="Standard"/>
        <w:rPr>
          <w:rFonts w:asciiTheme="minorHAnsi" w:hAnsiTheme="minorHAnsi" w:cstheme="minorHAnsi"/>
          <w:lang w:val="nl-NL"/>
        </w:rPr>
      </w:pPr>
      <w:r w:rsidRPr="00E867B8">
        <w:rPr>
          <w:noProof/>
          <w:lang w:val="nl-NL"/>
        </w:rPr>
        <mc:AlternateContent>
          <mc:Choice Requires="wps">
            <w:drawing>
              <wp:anchor distT="0" distB="0" distL="114300" distR="114300" simplePos="0" relativeHeight="251677696" behindDoc="0" locked="0" layoutInCell="1" allowOverlap="1" wp14:anchorId="0A541EE5" wp14:editId="5831EF89">
                <wp:simplePos x="0" y="0"/>
                <wp:positionH relativeFrom="column">
                  <wp:posOffset>0</wp:posOffset>
                </wp:positionH>
                <wp:positionV relativeFrom="paragraph">
                  <wp:posOffset>1951990</wp:posOffset>
                </wp:positionV>
                <wp:extent cx="611949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67C5C2B" w14:textId="35F2E620" w:rsidR="009A6D40" w:rsidRPr="003803C4" w:rsidRDefault="00702720" w:rsidP="009A6D40">
                            <w:pPr>
                              <w:pStyle w:val="Bijschrift"/>
                              <w:jc w:val="center"/>
                              <w:rPr>
                                <w:rFonts w:eastAsia="Segoe UI" w:cstheme="minorHAnsi"/>
                                <w:noProof/>
                                <w:color w:val="000000"/>
                                <w:kern w:val="3"/>
                                <w:sz w:val="24"/>
                                <w:szCs w:val="24"/>
                                <w:lang w:val="nl-NL" w:eastAsia="zh-CN" w:bidi="hi-IN"/>
                              </w:rPr>
                            </w:pPr>
                            <w:bookmarkStart w:id="54" w:name="_Hlk120612437"/>
                            <w:bookmarkEnd w:id="54"/>
                            <w:proofErr w:type="spellStart"/>
                            <w:r>
                              <w:rPr>
                                <w:lang w:val="en-GB"/>
                              </w:rPr>
                              <w:t>Figuur</w:t>
                            </w:r>
                            <w:proofErr w:type="spellEnd"/>
                            <w:r>
                              <w:rPr>
                                <w:lang w:val="en-GB"/>
                              </w:rPr>
                              <w:t xml:space="preserve"> 13: </w:t>
                            </w:r>
                            <w:r w:rsidR="009A6D40">
                              <w:t xml:space="preserve">In-line databinding </w:t>
                            </w:r>
                            <w:proofErr w:type="spellStart"/>
                            <w:r w:rsidR="009A6D40">
                              <w:t>en</w:t>
                            </w:r>
                            <w:proofErr w:type="spellEnd"/>
                            <w:r w:rsidR="009A6D40">
                              <w:t xml:space="preserve"> </w:t>
                            </w:r>
                            <w:proofErr w:type="spellStart"/>
                            <w:r w:rsidR="009A6D40">
                              <w:t>eventhandler</w:t>
                            </w:r>
                            <w:proofErr w:type="spellEnd"/>
                            <w:r w:rsidR="009A6D40">
                              <w:t xml:space="preserve"> </w:t>
                            </w:r>
                            <w:fldSimple w:instr=" SEQ In-line_databinding_en_eventhandler \* ARABIC ">
                              <w:r w:rsidR="009A6D4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1EE5" id="Tekstvak 30" o:spid="_x0000_s1036" type="#_x0000_t202" style="position:absolute;margin-left:0;margin-top:153.7pt;width:481.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b8GgIAAEAEAAAOAAAAZHJzL2Uyb0RvYy54bWysU8Fu2zAMvQ/YPwi6L066NVi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" stroked="f">
                <v:textbox style="mso-fit-shape-to-text:t" inset="0,0,0,0">
                  <w:txbxContent>
                    <w:p w14:paraId="267C5C2B" w14:textId="35F2E620" w:rsidR="009A6D40" w:rsidRPr="003803C4" w:rsidRDefault="00702720" w:rsidP="009A6D40">
                      <w:pPr>
                        <w:pStyle w:val="Bijschrift"/>
                        <w:jc w:val="center"/>
                        <w:rPr>
                          <w:rFonts w:eastAsia="Segoe UI" w:cstheme="minorHAnsi"/>
                          <w:noProof/>
                          <w:color w:val="000000"/>
                          <w:kern w:val="3"/>
                          <w:sz w:val="24"/>
                          <w:szCs w:val="24"/>
                          <w:lang w:val="nl-NL" w:eastAsia="zh-CN" w:bidi="hi-IN"/>
                        </w:rPr>
                      </w:pPr>
                      <w:bookmarkStart w:id="55" w:name="_Hlk120612437"/>
                      <w:bookmarkEnd w:id="55"/>
                      <w:proofErr w:type="spellStart"/>
                      <w:r>
                        <w:rPr>
                          <w:lang w:val="en-GB"/>
                        </w:rPr>
                        <w:t>Figuur</w:t>
                      </w:r>
                      <w:proofErr w:type="spellEnd"/>
                      <w:r>
                        <w:rPr>
                          <w:lang w:val="en-GB"/>
                        </w:rPr>
                        <w:t xml:space="preserve"> 13: </w:t>
                      </w:r>
                      <w:r w:rsidR="009A6D40">
                        <w:t xml:space="preserve">In-line databinding </w:t>
                      </w:r>
                      <w:proofErr w:type="spellStart"/>
                      <w:r w:rsidR="009A6D40">
                        <w:t>en</w:t>
                      </w:r>
                      <w:proofErr w:type="spellEnd"/>
                      <w:r w:rsidR="009A6D40">
                        <w:t xml:space="preserve"> </w:t>
                      </w:r>
                      <w:proofErr w:type="spellStart"/>
                      <w:r w:rsidR="009A6D40">
                        <w:t>eventhandler</w:t>
                      </w:r>
                      <w:proofErr w:type="spellEnd"/>
                      <w:r w:rsidR="009A6D40">
                        <w:t xml:space="preserve"> </w:t>
                      </w:r>
                      <w:fldSimple w:instr=" SEQ In-line_databinding_en_eventhandler \* ARABIC ">
                        <w:r w:rsidR="009A6D40">
                          <w:rPr>
                            <w:noProof/>
                          </w:rPr>
                          <w:t>1</w:t>
                        </w:r>
                      </w:fldSimple>
                    </w:p>
                  </w:txbxContent>
                </v:textbox>
                <w10:wrap type="square"/>
              </v:shape>
            </w:pict>
          </mc:Fallback>
        </mc:AlternateContent>
      </w:r>
      <w:r w:rsidRPr="00E867B8">
        <w:rPr>
          <w:rFonts w:asciiTheme="minorHAnsi" w:hAnsiTheme="minorHAnsi" w:cstheme="minorHAnsi"/>
          <w:noProof/>
          <w:lang w:val="nl-NL"/>
        </w:rPr>
        <w:drawing>
          <wp:anchor distT="0" distB="0" distL="114300" distR="114300" simplePos="0" relativeHeight="251674624" behindDoc="0" locked="0" layoutInCell="1" allowOverlap="1" wp14:anchorId="0EBF4B64" wp14:editId="5BBBEF07">
            <wp:simplePos x="0" y="0"/>
            <wp:positionH relativeFrom="column">
              <wp:align>center</wp:align>
            </wp:positionH>
            <wp:positionV relativeFrom="paragraph">
              <wp:align>top</wp:align>
            </wp:positionV>
            <wp:extent cx="6119987" cy="1895368"/>
            <wp:effectExtent l="0" t="0" r="0" b="0"/>
            <wp:wrapSquare wrapText="bothSides"/>
            <wp:docPr id="31" name="Image1" descr="Afbeelding met tekst, binnen, schermafbeelding, scherm&#10;&#10;Automatisch gegenereerde beschrijving"/>
            <wp:cNvGraphicFramePr/>
            <a:graphic xmlns:a="http://schemas.openxmlformats.org/drawingml/2006/main">
              <a:graphicData uri="http://schemas.openxmlformats.org/drawingml/2006/picture">
                <pic:pic xmlns:pic="http://schemas.openxmlformats.org/drawingml/2006/picture">
                  <pic:nvPicPr>
                    <pic:cNvPr id="15" name="Image1" descr="Afbeelding met tekst, binnen, schermafbeelding, scherm&#10;&#10;Automatisch gegenereerde beschrijving"/>
                    <pic:cNvPicPr/>
                  </pic:nvPicPr>
                  <pic:blipFill>
                    <a:blip r:embed="rId28">
                      <a:lum/>
                      <a:alphaModFix/>
                    </a:blip>
                    <a:srcRect/>
                    <a:stretch>
                      <a:fillRect/>
                    </a:stretch>
                  </pic:blipFill>
                  <pic:spPr>
                    <a:xfrm>
                      <a:off x="0" y="0"/>
                      <a:ext cx="6119987" cy="1895368"/>
                    </a:xfrm>
                    <a:prstGeom prst="rect">
                      <a:avLst/>
                    </a:prstGeom>
                  </pic:spPr>
                </pic:pic>
              </a:graphicData>
            </a:graphic>
          </wp:anchor>
        </w:drawing>
      </w:r>
      <w:r w:rsidRPr="00E867B8">
        <w:rPr>
          <w:rFonts w:asciiTheme="minorHAnsi" w:hAnsiTheme="minorHAnsi" w:cstheme="minorHAnsi"/>
          <w:lang w:val="nl-NL"/>
        </w:rPr>
        <w:tab/>
      </w:r>
    </w:p>
    <w:p w14:paraId="11A38FB5"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Zo kan er makkelijk aangegeven worden wat een </w:t>
      </w:r>
      <w:proofErr w:type="spellStart"/>
      <w:r w:rsidRPr="00E867B8">
        <w:rPr>
          <w:rFonts w:asciiTheme="minorHAnsi" w:hAnsiTheme="minorHAnsi" w:cstheme="minorHAnsi"/>
          <w:lang w:val="nl-NL"/>
        </w:rPr>
        <w:t>value</w:t>
      </w:r>
      <w:proofErr w:type="spellEnd"/>
      <w:r w:rsidRPr="00E867B8">
        <w:rPr>
          <w:rFonts w:asciiTheme="minorHAnsi" w:hAnsiTheme="minorHAnsi" w:cstheme="minorHAnsi"/>
          <w:lang w:val="nl-NL"/>
        </w:rPr>
        <w:t xml:space="preserve"> van, in dit geval, een </w:t>
      </w:r>
      <w:proofErr w:type="spellStart"/>
      <w:r w:rsidRPr="00E867B8">
        <w:rPr>
          <w:rFonts w:asciiTheme="minorHAnsi" w:hAnsiTheme="minorHAnsi" w:cstheme="minorHAnsi"/>
          <w:lang w:val="nl-NL"/>
        </w:rPr>
        <w:t>spinbox</w:t>
      </w:r>
      <w:proofErr w:type="spellEnd"/>
      <w:r w:rsidRPr="00E867B8">
        <w:rPr>
          <w:rFonts w:asciiTheme="minorHAnsi" w:hAnsiTheme="minorHAnsi" w:cstheme="minorHAnsi"/>
          <w:lang w:val="nl-NL"/>
        </w:rPr>
        <w:t xml:space="preserve"> is. Ook </w:t>
      </w:r>
      <w:r w:rsidRPr="00E867B8">
        <w:rPr>
          <w:rFonts w:asciiTheme="minorHAnsi" w:hAnsiTheme="minorHAnsi" w:cstheme="minorHAnsi"/>
          <w:lang w:val="nl-NL"/>
        </w:rPr>
        <w:lastRenderedPageBreak/>
        <w:t xml:space="preserve">kan daarbij meteen aangegeven worden welke methode er aangeroepen moet worden in het geval van een aanpassing van die </w:t>
      </w:r>
      <w:proofErr w:type="spellStart"/>
      <w:r w:rsidRPr="00E867B8">
        <w:rPr>
          <w:rFonts w:asciiTheme="minorHAnsi" w:hAnsiTheme="minorHAnsi" w:cstheme="minorHAnsi"/>
          <w:lang w:val="nl-NL"/>
        </w:rPr>
        <w:t>value</w:t>
      </w:r>
      <w:proofErr w:type="spellEnd"/>
      <w:r w:rsidRPr="00E867B8">
        <w:rPr>
          <w:rFonts w:asciiTheme="minorHAnsi" w:hAnsiTheme="minorHAnsi" w:cstheme="minorHAnsi"/>
          <w:lang w:val="nl-NL"/>
        </w:rPr>
        <w:t xml:space="preserve">. Ook in dit geval weer, wanneer </w:t>
      </w:r>
      <w:proofErr w:type="spellStart"/>
      <w:r w:rsidRPr="00E867B8">
        <w:rPr>
          <w:rFonts w:asciiTheme="minorHAnsi" w:hAnsiTheme="minorHAnsi" w:cstheme="minorHAnsi"/>
          <w:sz w:val="19"/>
          <w:shd w:val="clear" w:color="auto" w:fill="EEEEEE"/>
          <w:lang w:val="nl-NL"/>
        </w:rPr>
        <w:t>count</w:t>
      </w:r>
      <w:proofErr w:type="spellEnd"/>
      <w:r w:rsidRPr="00E867B8">
        <w:rPr>
          <w:rFonts w:asciiTheme="minorHAnsi" w:hAnsiTheme="minorHAnsi" w:cstheme="minorHAnsi"/>
          <w:lang w:val="nl-NL"/>
        </w:rPr>
        <w:t xml:space="preserve"> aangepast wordt, wordt dit ook in de UI aangepast.</w:t>
      </w:r>
    </w:p>
    <w:p w14:paraId="4ACCBB24" w14:textId="77777777" w:rsidR="009A6D40" w:rsidRPr="00E867B8" w:rsidRDefault="009A6D40" w:rsidP="009A6D40">
      <w:pPr>
        <w:pStyle w:val="Standard"/>
        <w:rPr>
          <w:rFonts w:asciiTheme="minorHAnsi" w:hAnsiTheme="minorHAnsi" w:cstheme="minorHAnsi"/>
          <w:lang w:val="nl-NL"/>
        </w:rPr>
      </w:pPr>
    </w:p>
    <w:p w14:paraId="2B342A3F" w14:textId="77777777" w:rsidR="009A6D40" w:rsidRPr="00E867B8" w:rsidRDefault="009A6D40" w:rsidP="009A6D40">
      <w:pPr>
        <w:pStyle w:val="Standard"/>
        <w:rPr>
          <w:rFonts w:asciiTheme="minorHAnsi" w:hAnsiTheme="minorHAnsi" w:cstheme="minorHAnsi"/>
          <w:lang w:val="nl-NL"/>
        </w:rPr>
      </w:pPr>
    </w:p>
    <w:p w14:paraId="0B458862" w14:textId="77777777" w:rsidR="009A6D40" w:rsidRPr="00E867B8" w:rsidRDefault="009A6D40" w:rsidP="009A6D40">
      <w:pPr>
        <w:pStyle w:val="Standard"/>
        <w:rPr>
          <w:rFonts w:asciiTheme="minorHAnsi" w:hAnsiTheme="minorHAnsi" w:cstheme="minorHAnsi"/>
          <w:lang w:val="nl-NL"/>
        </w:rPr>
      </w:pPr>
    </w:p>
    <w:p w14:paraId="058DD4BF" w14:textId="6C0CAE74" w:rsidR="009A6D40" w:rsidRPr="00E867B8" w:rsidRDefault="00526550" w:rsidP="009A6D40">
      <w:pPr>
        <w:pStyle w:val="Kop3"/>
        <w:rPr>
          <w:lang w:val="nl-NL"/>
        </w:rPr>
      </w:pPr>
      <w:bookmarkStart w:id="56" w:name="_Toc124339147"/>
      <w:r w:rsidRPr="00E867B8">
        <w:rPr>
          <w:lang w:val="nl-NL"/>
        </w:rPr>
        <w:t xml:space="preserve">1.2.3.6 </w:t>
      </w:r>
      <w:proofErr w:type="spellStart"/>
      <w:r w:rsidR="009A6D40" w:rsidRPr="00E867B8">
        <w:rPr>
          <w:lang w:val="nl-NL"/>
        </w:rPr>
        <w:t>Components</w:t>
      </w:r>
      <w:bookmarkEnd w:id="56"/>
      <w:proofErr w:type="spellEnd"/>
    </w:p>
    <w:p w14:paraId="2D275F42" w14:textId="77777777" w:rsidR="009A6D40" w:rsidRPr="00E867B8" w:rsidRDefault="009A6D40" w:rsidP="009A6D40">
      <w:pPr>
        <w:pStyle w:val="Standard"/>
        <w:rPr>
          <w:rFonts w:asciiTheme="minorHAnsi" w:hAnsiTheme="minorHAnsi" w:cstheme="minorHAnsi"/>
          <w:lang w:val="nl-NL"/>
        </w:rPr>
      </w:pPr>
    </w:p>
    <w:p w14:paraId="5A7E1F79" w14:textId="7412C991"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Zoals genoemd is kan een Blazor component voor verschillende doeleinden worden gebruikt. </w:t>
      </w:r>
      <w:r w:rsidR="00526550" w:rsidRPr="00E867B8">
        <w:rPr>
          <w:rFonts w:asciiTheme="minorHAnsi" w:hAnsiTheme="minorHAnsi" w:cstheme="minorHAnsi"/>
          <w:lang w:val="nl-NL"/>
        </w:rPr>
        <w:t xml:space="preserve">In het prototype worden de </w:t>
      </w:r>
      <w:proofErr w:type="spellStart"/>
      <w:r w:rsidR="00526550" w:rsidRPr="00E867B8">
        <w:rPr>
          <w:rFonts w:asciiTheme="minorHAnsi" w:hAnsiTheme="minorHAnsi" w:cstheme="minorHAnsi"/>
          <w:lang w:val="nl-NL"/>
        </w:rPr>
        <w:t>components</w:t>
      </w:r>
      <w:proofErr w:type="spellEnd"/>
      <w:r w:rsidR="00526550" w:rsidRPr="00E867B8">
        <w:rPr>
          <w:rFonts w:asciiTheme="minorHAnsi" w:hAnsiTheme="minorHAnsi" w:cstheme="minorHAnsi"/>
          <w:lang w:val="nl-NL"/>
        </w:rPr>
        <w:t xml:space="preserve"> voornamelijk als pagina’s gebruikt. Echter</w:t>
      </w:r>
      <w:r w:rsidRPr="00E867B8">
        <w:rPr>
          <w:rFonts w:asciiTheme="minorHAnsi" w:hAnsiTheme="minorHAnsi" w:cstheme="minorHAnsi"/>
          <w:lang w:val="nl-NL"/>
        </w:rPr>
        <w:t xml:space="preserve"> wann</w:t>
      </w:r>
      <w:r w:rsidR="00526550" w:rsidRPr="00E867B8">
        <w:rPr>
          <w:rFonts w:asciiTheme="minorHAnsi" w:hAnsiTheme="minorHAnsi" w:cstheme="minorHAnsi"/>
          <w:lang w:val="nl-NL"/>
        </w:rPr>
        <w:t>e</w:t>
      </w:r>
      <w:r w:rsidRPr="00E867B8">
        <w:rPr>
          <w:rFonts w:asciiTheme="minorHAnsi" w:hAnsiTheme="minorHAnsi" w:cstheme="minorHAnsi"/>
          <w:lang w:val="nl-NL"/>
        </w:rPr>
        <w:t xml:space="preserve">er er een bepaald stuk </w:t>
      </w:r>
      <w:r w:rsidR="00526550" w:rsidRPr="00E867B8">
        <w:rPr>
          <w:rFonts w:asciiTheme="minorHAnsi" w:hAnsiTheme="minorHAnsi" w:cstheme="minorHAnsi"/>
          <w:lang w:val="nl-NL"/>
        </w:rPr>
        <w:t>HTML-</w:t>
      </w:r>
      <w:r w:rsidRPr="00E867B8">
        <w:rPr>
          <w:rFonts w:asciiTheme="minorHAnsi" w:hAnsiTheme="minorHAnsi" w:cstheme="minorHAnsi"/>
          <w:lang w:val="nl-NL"/>
        </w:rPr>
        <w:t xml:space="preserve">code vaker voorkomt binnen </w:t>
      </w:r>
      <w:r w:rsidR="00526550" w:rsidRPr="00E867B8">
        <w:rPr>
          <w:rFonts w:asciiTheme="minorHAnsi" w:hAnsiTheme="minorHAnsi" w:cstheme="minorHAnsi"/>
          <w:lang w:val="nl-NL"/>
        </w:rPr>
        <w:t>het prototype</w:t>
      </w:r>
      <w:r w:rsidRPr="00E867B8">
        <w:rPr>
          <w:rFonts w:asciiTheme="minorHAnsi" w:hAnsiTheme="minorHAnsi" w:cstheme="minorHAnsi"/>
          <w:lang w:val="nl-NL"/>
        </w:rPr>
        <w:t xml:space="preserve">, kan het makkelijk zijn deze te hergebruiken als component. Ik heb bijvoorbeeld een </w:t>
      </w:r>
      <w:proofErr w:type="spellStart"/>
      <w:r w:rsidRPr="00E867B8">
        <w:rPr>
          <w:rFonts w:asciiTheme="minorHAnsi" w:hAnsiTheme="minorHAnsi" w:cstheme="minorHAnsi"/>
          <w:lang w:val="nl-NL"/>
        </w:rPr>
        <w:t>LoadSpinner</w:t>
      </w:r>
      <w:proofErr w:type="spellEnd"/>
      <w:r w:rsidRPr="00E867B8">
        <w:rPr>
          <w:rFonts w:asciiTheme="minorHAnsi" w:hAnsiTheme="minorHAnsi" w:cstheme="minorHAnsi"/>
          <w:lang w:val="nl-NL"/>
        </w:rPr>
        <w:t xml:space="preserve"> die ik op elke pagina gebruik. Ik zou </w:t>
      </w:r>
      <w:r w:rsidR="00C90955" w:rsidRPr="00E867B8">
        <w:rPr>
          <w:rFonts w:asciiTheme="minorHAnsi" w:hAnsiTheme="minorHAnsi" w:cstheme="minorHAnsi"/>
          <w:lang w:val="nl-NL"/>
        </w:rPr>
        <w:t>ervoor</w:t>
      </w:r>
      <w:r w:rsidRPr="00E867B8">
        <w:rPr>
          <w:rFonts w:asciiTheme="minorHAnsi" w:hAnsiTheme="minorHAnsi" w:cstheme="minorHAnsi"/>
          <w:lang w:val="nl-NL"/>
        </w:rPr>
        <w:t xml:space="preserve"> kunnen kiezen steeds dezelfde html code opnieuw te schrijven. Maar door deze in een component te zetten hoef ik steeds maar </w:t>
      </w:r>
      <w:r w:rsidR="00C90955" w:rsidRPr="00E867B8">
        <w:rPr>
          <w:rFonts w:asciiTheme="minorHAnsi" w:hAnsiTheme="minorHAnsi" w:cstheme="minorHAnsi"/>
          <w:lang w:val="nl-NL"/>
        </w:rPr>
        <w:t>de component</w:t>
      </w:r>
      <w:r w:rsidRPr="00E867B8">
        <w:rPr>
          <w:rFonts w:asciiTheme="minorHAnsi" w:hAnsiTheme="minorHAnsi" w:cstheme="minorHAnsi"/>
          <w:lang w:val="nl-NL"/>
        </w:rPr>
        <w:t xml:space="preserve"> aan te roepen om de spinner weer te geven.</w:t>
      </w:r>
    </w:p>
    <w:p w14:paraId="338A3D26" w14:textId="77777777" w:rsidR="009A6D40" w:rsidRPr="00E867B8" w:rsidRDefault="009A6D40" w:rsidP="009A6D40">
      <w:pPr>
        <w:pStyle w:val="Standard"/>
        <w:rPr>
          <w:rFonts w:asciiTheme="minorHAnsi" w:hAnsiTheme="minorHAnsi" w:cstheme="minorHAnsi"/>
          <w:lang w:val="nl-NL"/>
        </w:rPr>
      </w:pPr>
    </w:p>
    <w:p w14:paraId="5958ACA0" w14:textId="77777777" w:rsidR="009A6D40" w:rsidRPr="00E867B8" w:rsidRDefault="009A6D40" w:rsidP="009A6D40">
      <w:pPr>
        <w:pStyle w:val="Standard"/>
        <w:rPr>
          <w:rFonts w:asciiTheme="minorHAnsi" w:hAnsiTheme="minorHAnsi" w:cstheme="minorHAnsi"/>
          <w:lang w:val="nl-NL"/>
        </w:rPr>
      </w:pPr>
    </w:p>
    <w:p w14:paraId="39E35D74"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noProof/>
          <w:lang w:val="nl-NL"/>
        </w:rPr>
        <mc:AlternateContent>
          <mc:Choice Requires="wps">
            <w:drawing>
              <wp:anchor distT="0" distB="0" distL="114300" distR="114300" simplePos="0" relativeHeight="251672576" behindDoc="0" locked="0" layoutInCell="1" allowOverlap="1" wp14:anchorId="53CDC61E" wp14:editId="1836604A">
                <wp:simplePos x="0" y="0"/>
                <wp:positionH relativeFrom="margin">
                  <wp:align>center</wp:align>
                </wp:positionH>
                <wp:positionV relativeFrom="paragraph">
                  <wp:posOffset>7901</wp:posOffset>
                </wp:positionV>
                <wp:extent cx="3561715" cy="409575"/>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3561715" cy="409575"/>
                        </a:xfrm>
                        <a:prstGeom prst="rect">
                          <a:avLst/>
                        </a:prstGeom>
                        <a:ln>
                          <a:noFill/>
                          <a:prstDash/>
                        </a:ln>
                      </wps:spPr>
                      <wps:txbx>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32F66B6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14: HTML</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wps:txbx>
                      <wps:bodyPr vert="horz" wrap="square" lIns="0" tIns="0" rIns="0" bIns="0" compatLnSpc="0">
                        <a:spAutoFit/>
                      </wps:bodyPr>
                    </wps:wsp>
                  </a:graphicData>
                </a:graphic>
                <wp14:sizeRelH relativeFrom="margin">
                  <wp14:pctWidth>0</wp14:pctWidth>
                </wp14:sizeRelH>
              </wp:anchor>
            </w:drawing>
          </mc:Choice>
          <mc:Fallback>
            <w:pict>
              <v:shape w14:anchorId="53CDC61E" id="Frame12" o:spid="_x0000_s1037" type="#_x0000_t202" style="position:absolute;margin-left:0;margin-top:.6pt;width:280.45pt;height:32.2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" filled="f" stroked="f">
                <v:textbox style="mso-fit-shape-to-text:t" inset="0,0,0,0">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32F66B6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14: HTML</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v:textbox>
                <w10:wrap type="square" anchorx="margin"/>
              </v:shape>
            </w:pict>
          </mc:Fallback>
        </mc:AlternateContent>
      </w:r>
    </w:p>
    <w:p w14:paraId="6284F11F" w14:textId="77777777" w:rsidR="009A6D40" w:rsidRPr="00E867B8" w:rsidRDefault="009A6D40" w:rsidP="009A6D40">
      <w:pPr>
        <w:pStyle w:val="Standard"/>
        <w:rPr>
          <w:rFonts w:asciiTheme="minorHAnsi" w:hAnsiTheme="minorHAnsi" w:cstheme="minorHAnsi"/>
          <w:b/>
          <w:bCs/>
          <w:sz w:val="28"/>
          <w:szCs w:val="28"/>
          <w:lang w:val="nl-NL"/>
        </w:rPr>
      </w:pPr>
    </w:p>
    <w:p w14:paraId="21232521" w14:textId="77777777" w:rsidR="009A6D40" w:rsidRPr="00E867B8" w:rsidRDefault="009A6D40" w:rsidP="009A6D40">
      <w:pPr>
        <w:pStyle w:val="Standard"/>
        <w:rPr>
          <w:rFonts w:asciiTheme="minorHAnsi" w:hAnsiTheme="minorHAnsi" w:cstheme="minorHAnsi"/>
          <w:b/>
          <w:bCs/>
          <w:sz w:val="28"/>
          <w:szCs w:val="28"/>
          <w:lang w:val="nl-NL"/>
        </w:rPr>
      </w:pPr>
    </w:p>
    <w:p w14:paraId="5C5427EC" w14:textId="77777777" w:rsidR="009A6D40" w:rsidRPr="00E867B8" w:rsidRDefault="009A6D40" w:rsidP="009A6D40">
      <w:pPr>
        <w:pStyle w:val="Standard"/>
        <w:rPr>
          <w:rFonts w:asciiTheme="minorHAnsi" w:hAnsiTheme="minorHAnsi" w:cstheme="minorHAnsi"/>
          <w:b/>
          <w:bCs/>
          <w:sz w:val="28"/>
          <w:szCs w:val="28"/>
          <w:lang w:val="nl-NL"/>
        </w:rPr>
      </w:pPr>
    </w:p>
    <w:p w14:paraId="238C66C5" w14:textId="77777777" w:rsidR="009A6D40" w:rsidRPr="00E867B8" w:rsidRDefault="009A6D40" w:rsidP="009A6D40">
      <w:pPr>
        <w:pStyle w:val="Standard"/>
        <w:rPr>
          <w:rFonts w:asciiTheme="minorHAnsi" w:hAnsiTheme="minorHAnsi" w:cstheme="minorHAnsi"/>
          <w:b/>
          <w:bCs/>
          <w:sz w:val="28"/>
          <w:szCs w:val="28"/>
          <w:lang w:val="nl-NL"/>
        </w:rPr>
      </w:pPr>
    </w:p>
    <w:p w14:paraId="5C4F6BD5"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b/>
          <w:bCs/>
          <w:noProof/>
          <w:sz w:val="28"/>
          <w:szCs w:val="28"/>
          <w:lang w:val="nl-NL"/>
        </w:rPr>
        <mc:AlternateContent>
          <mc:Choice Requires="wps">
            <w:drawing>
              <wp:anchor distT="0" distB="0" distL="114300" distR="114300" simplePos="0" relativeHeight="251673600" behindDoc="0" locked="0" layoutInCell="1" allowOverlap="1" wp14:anchorId="7918C63B" wp14:editId="4679ACFC">
                <wp:simplePos x="0" y="0"/>
                <wp:positionH relativeFrom="column">
                  <wp:align>center</wp:align>
                </wp:positionH>
                <wp:positionV relativeFrom="paragraph">
                  <wp:align>top</wp:align>
                </wp:positionV>
                <wp:extent cx="3591031" cy="190469"/>
                <wp:effectExtent l="0" t="0" r="0" b="0"/>
                <wp:wrapSquare wrapText="bothSides"/>
                <wp:docPr id="24" name="Frame13"/>
                <wp:cNvGraphicFramePr/>
                <a:graphic xmlns:a="http://schemas.openxmlformats.org/drawingml/2006/main">
                  <a:graphicData uri="http://schemas.microsoft.com/office/word/2010/wordprocessingShape">
                    <wps:wsp>
                      <wps:cNvSpPr txBox="1"/>
                      <wps:spPr>
                        <a:xfrm>
                          <a:off x="0" y="0"/>
                          <a:ext cx="3591031" cy="190469"/>
                        </a:xfrm>
                        <a:prstGeom prst="rect">
                          <a:avLst/>
                        </a:prstGeom>
                        <a:ln>
                          <a:noFill/>
                          <a:prstDash/>
                        </a:ln>
                      </wps:spPr>
                      <wps:txbx>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0FD3A48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15: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Aanroepen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wps:txbx>
                      <wps:bodyPr vert="horz" wrap="none" lIns="0" tIns="0" rIns="0" bIns="0" compatLnSpc="0">
                        <a:spAutoFit/>
                      </wps:bodyPr>
                    </wps:wsp>
                  </a:graphicData>
                </a:graphic>
              </wp:anchor>
            </w:drawing>
          </mc:Choice>
          <mc:Fallback>
            <w:pict>
              <v:shape w14:anchorId="7918C63B" id="Frame13" o:spid="_x0000_s1038" type="#_x0000_t202" style="position:absolute;margin-left:0;margin-top:0;width:282.75pt;height:15pt;z-index:2516736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" filled="f" stroked="f">
                <v:textbox style="mso-fit-shape-to-text:t" inset="0,0,0,0">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0FD3A48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15: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Aanroepen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v:textbox>
                <w10:wrap type="square"/>
              </v:shape>
            </w:pict>
          </mc:Fallback>
        </mc:AlternateContent>
      </w:r>
    </w:p>
    <w:p w14:paraId="6DE8A32B" w14:textId="77777777" w:rsidR="009A6D40" w:rsidRPr="00E867B8" w:rsidRDefault="009A6D40" w:rsidP="009A6D40">
      <w:pPr>
        <w:pStyle w:val="Standard"/>
        <w:rPr>
          <w:rFonts w:asciiTheme="minorHAnsi" w:hAnsiTheme="minorHAnsi" w:cstheme="minorHAnsi"/>
          <w:lang w:val="nl-NL"/>
        </w:rPr>
      </w:pPr>
    </w:p>
    <w:p w14:paraId="10C88BD4" w14:textId="77777777" w:rsidR="009A6D40" w:rsidRPr="00E867B8" w:rsidRDefault="009A6D40" w:rsidP="009A6D40">
      <w:pPr>
        <w:pStyle w:val="Standard"/>
        <w:rPr>
          <w:rFonts w:asciiTheme="minorHAnsi" w:hAnsiTheme="minorHAnsi" w:cstheme="minorHAnsi"/>
          <w:lang w:val="nl-NL"/>
        </w:rPr>
      </w:pPr>
    </w:p>
    <w:p w14:paraId="78A90A5F" w14:textId="77777777" w:rsidR="009A6D40" w:rsidRPr="00E867B8" w:rsidRDefault="009A6D40" w:rsidP="009A6D40">
      <w:pPr>
        <w:pStyle w:val="Standard"/>
        <w:rPr>
          <w:rFonts w:asciiTheme="minorHAnsi" w:hAnsiTheme="minorHAnsi" w:cstheme="minorHAnsi"/>
          <w:lang w:val="nl-NL"/>
        </w:rPr>
      </w:pPr>
    </w:p>
    <w:p w14:paraId="07FFCDDC"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Dit zorgt niet alleen voor meer gemak bij de </w:t>
      </w:r>
      <w:proofErr w:type="spellStart"/>
      <w:r w:rsidRPr="00E867B8">
        <w:rPr>
          <w:rFonts w:asciiTheme="minorHAnsi" w:hAnsiTheme="minorHAnsi" w:cstheme="minorHAnsi"/>
          <w:lang w:val="nl-NL"/>
        </w:rPr>
        <w:t>developer</w:t>
      </w:r>
      <w:proofErr w:type="spellEnd"/>
      <w:r w:rsidRPr="00E867B8">
        <w:rPr>
          <w:rFonts w:asciiTheme="minorHAnsi" w:hAnsiTheme="minorHAnsi" w:cstheme="minorHAnsi"/>
          <w:lang w:val="nl-NL"/>
        </w:rPr>
        <w:t xml:space="preserve">, het zorgt ook voor een betere onder houdbaarheid. Ik zie, behalve dit simpele voorbeeld van een spinner, veel mogelijkheden voor de toekomst. Zo kunnen er bijvoorbeeld ook </w:t>
      </w:r>
      <w:proofErr w:type="spellStart"/>
      <w:r w:rsidRPr="00E867B8">
        <w:rPr>
          <w:rFonts w:asciiTheme="minorHAnsi" w:hAnsiTheme="minorHAnsi" w:cstheme="minorHAnsi"/>
          <w:lang w:val="nl-NL"/>
        </w:rPr>
        <w:t>components</w:t>
      </w:r>
      <w:proofErr w:type="spellEnd"/>
      <w:r w:rsidRPr="00E867B8">
        <w:rPr>
          <w:rFonts w:asciiTheme="minorHAnsi" w:hAnsiTheme="minorHAnsi" w:cstheme="minorHAnsi"/>
          <w:lang w:val="nl-NL"/>
        </w:rPr>
        <w:t xml:space="preserve"> worden gemaakt voor de vaak terugkerende tabellen (met de daarbij horende parameters en opties).</w:t>
      </w:r>
    </w:p>
    <w:p w14:paraId="7B892166" w14:textId="77777777" w:rsidR="009A6D40" w:rsidRPr="00E867B8" w:rsidRDefault="009A6D40" w:rsidP="009A6D40">
      <w:pPr>
        <w:pStyle w:val="Standard"/>
        <w:rPr>
          <w:rFonts w:asciiTheme="minorHAnsi" w:hAnsiTheme="minorHAnsi" w:cstheme="minorHAnsi"/>
          <w:b/>
          <w:bCs/>
          <w:sz w:val="28"/>
          <w:szCs w:val="28"/>
          <w:lang w:val="nl-NL"/>
        </w:rPr>
      </w:pPr>
    </w:p>
    <w:p w14:paraId="56D333E6" w14:textId="77777777" w:rsidR="009A6D40" w:rsidRPr="00E867B8" w:rsidRDefault="009A6D40" w:rsidP="009A6D40">
      <w:pPr>
        <w:pStyle w:val="Kop2"/>
        <w:rPr>
          <w:lang w:val="nl-NL"/>
        </w:rPr>
      </w:pPr>
      <w:bookmarkStart w:id="57" w:name="_Toc124339148"/>
      <w:r w:rsidRPr="00E867B8">
        <w:rPr>
          <w:lang w:val="nl-NL"/>
        </w:rPr>
        <w:t>Conclusie</w:t>
      </w:r>
      <w:bookmarkEnd w:id="57"/>
    </w:p>
    <w:p w14:paraId="7F7AE37B" w14:textId="77777777" w:rsidR="009A6D40" w:rsidRPr="00E867B8" w:rsidRDefault="009A6D40" w:rsidP="009A6D40">
      <w:pPr>
        <w:pStyle w:val="Standard"/>
        <w:rPr>
          <w:rFonts w:asciiTheme="minorHAnsi" w:hAnsiTheme="minorHAnsi" w:cstheme="minorHAnsi"/>
          <w:lang w:val="nl-NL"/>
        </w:rPr>
      </w:pPr>
    </w:p>
    <w:p w14:paraId="2875D93A" w14:textId="2707267C" w:rsidR="009A6D40" w:rsidRPr="00E867B8" w:rsidRDefault="009A6D40" w:rsidP="009A6D40">
      <w:pPr>
        <w:pStyle w:val="Standard"/>
        <w:rPr>
          <w:rFonts w:asciiTheme="minorHAnsi" w:hAnsiTheme="minorHAnsi" w:cstheme="minorHAnsi"/>
          <w:lang w:val="nl-NL"/>
        </w:rPr>
      </w:pPr>
      <w:commentRangeStart w:id="58"/>
      <w:r w:rsidRPr="00E867B8">
        <w:rPr>
          <w:rFonts w:asciiTheme="minorHAnsi" w:hAnsiTheme="minorHAnsi" w:cstheme="minorHAnsi"/>
          <w:lang w:val="nl-NL"/>
        </w:rPr>
        <w:t xml:space="preserve">Door dit onderzoek ben ik veel te weten gekomen over het maken van een applicatie met Blazor. Zo ben ik </w:t>
      </w:r>
      <w:r w:rsidR="00C90955" w:rsidRPr="00E867B8">
        <w:rPr>
          <w:rFonts w:asciiTheme="minorHAnsi" w:hAnsiTheme="minorHAnsi" w:cstheme="minorHAnsi"/>
          <w:lang w:val="nl-NL"/>
        </w:rPr>
        <w:t>ervan</w:t>
      </w:r>
      <w:r w:rsidRPr="00E867B8">
        <w:rPr>
          <w:rFonts w:asciiTheme="minorHAnsi" w:hAnsiTheme="minorHAnsi" w:cstheme="minorHAnsi"/>
          <w:lang w:val="nl-NL"/>
        </w:rPr>
        <w:t xml:space="preserve"> overtuigd dat wij onze verouderde applicatie opnieuw kunnen bouwen door middel van Blazor en deze kunnen laten bouwen door enkel backend developers. Er is natuurlijk wel enige </w:t>
      </w:r>
      <w:r w:rsidR="00526550" w:rsidRPr="00E867B8">
        <w:rPr>
          <w:rFonts w:asciiTheme="minorHAnsi" w:hAnsiTheme="minorHAnsi" w:cstheme="minorHAnsi"/>
          <w:lang w:val="nl-NL"/>
        </w:rPr>
        <w:t xml:space="preserve">HTML </w:t>
      </w:r>
      <w:r w:rsidRPr="00E867B8">
        <w:rPr>
          <w:rFonts w:asciiTheme="minorHAnsi" w:hAnsiTheme="minorHAnsi" w:cstheme="minorHAnsi"/>
          <w:lang w:val="nl-NL"/>
        </w:rPr>
        <w:t xml:space="preserve">kennis vereist, maar er hoeven geen lastige front-end frameworks te worden aangeleerd. Tijdens het hele proces van het maken van mijn prototype voelde het constant alsof ik aan een regulier backend aan het werk was. Wanneer iemand de juiste kennis heeft van .NET, heeft Blazor een erg kleine leercurve. Het heeft mij oprecht verbaasd hoe weinig code er nodig was om dit prototype te maken, helemaal wanneer je de bulk aan code van onze </w:t>
      </w:r>
      <w:proofErr w:type="spellStart"/>
      <w:r w:rsidRPr="00E867B8">
        <w:rPr>
          <w:rFonts w:asciiTheme="minorHAnsi" w:hAnsiTheme="minorHAnsi" w:cstheme="minorHAnsi"/>
          <w:lang w:val="nl-NL"/>
        </w:rPr>
        <w:t>JQuery-based</w:t>
      </w:r>
      <w:proofErr w:type="spellEnd"/>
      <w:r w:rsidRPr="00E867B8">
        <w:rPr>
          <w:rFonts w:asciiTheme="minorHAnsi" w:hAnsiTheme="minorHAnsi" w:cstheme="minorHAnsi"/>
          <w:lang w:val="nl-NL"/>
        </w:rPr>
        <w:t xml:space="preserve"> applicatie </w:t>
      </w:r>
      <w:r w:rsidR="00C90955" w:rsidRPr="00E867B8">
        <w:rPr>
          <w:rFonts w:asciiTheme="minorHAnsi" w:hAnsiTheme="minorHAnsi" w:cstheme="minorHAnsi"/>
          <w:lang w:val="nl-NL"/>
        </w:rPr>
        <w:t>ernaast</w:t>
      </w:r>
      <w:r w:rsidRPr="00E867B8">
        <w:rPr>
          <w:rFonts w:asciiTheme="minorHAnsi" w:hAnsiTheme="minorHAnsi" w:cstheme="minorHAnsi"/>
          <w:lang w:val="nl-NL"/>
        </w:rPr>
        <w:t xml:space="preserve"> houdt.</w:t>
      </w:r>
      <w:commentRangeEnd w:id="58"/>
      <w:r w:rsidR="00526550" w:rsidRPr="00E867B8">
        <w:rPr>
          <w:rStyle w:val="Verwijzingopmerking"/>
          <w:rFonts w:asciiTheme="minorHAnsi" w:eastAsiaTheme="minorHAnsi" w:hAnsiTheme="minorHAnsi" w:cstheme="minorBidi"/>
          <w:color w:val="auto"/>
          <w:kern w:val="0"/>
          <w:lang w:val="nl-NL" w:eastAsia="en-US" w:bidi="ar-SA"/>
        </w:rPr>
        <w:commentReference w:id="58"/>
      </w:r>
    </w:p>
    <w:p w14:paraId="4C1B3D24" w14:textId="77777777" w:rsidR="009A6D40" w:rsidRPr="00E867B8" w:rsidRDefault="009A6D40" w:rsidP="009A6D40">
      <w:pPr>
        <w:pStyle w:val="Standard"/>
        <w:rPr>
          <w:rFonts w:asciiTheme="minorHAnsi" w:hAnsiTheme="minorHAnsi" w:cstheme="minorHAnsi"/>
          <w:lang w:val="nl-NL"/>
        </w:rPr>
      </w:pPr>
      <w:commentRangeStart w:id="59"/>
    </w:p>
    <w:p w14:paraId="4C057B53" w14:textId="77777777" w:rsidR="009A6D40" w:rsidRPr="00E867B8" w:rsidRDefault="009A6D40" w:rsidP="009A6D40">
      <w:pPr>
        <w:pStyle w:val="Kop3"/>
        <w:rPr>
          <w:lang w:val="nl-NL"/>
        </w:rPr>
      </w:pPr>
      <w:bookmarkStart w:id="60" w:name="_Toc124339149"/>
      <w:r w:rsidRPr="00E867B8">
        <w:rPr>
          <w:lang w:val="nl-NL"/>
        </w:rPr>
        <w:t>Voorlopig advies</w:t>
      </w:r>
      <w:bookmarkEnd w:id="60"/>
    </w:p>
    <w:p w14:paraId="0958F28D" w14:textId="77777777" w:rsidR="009A6D40" w:rsidRPr="00E867B8" w:rsidRDefault="009A6D40" w:rsidP="009A6D40">
      <w:pPr>
        <w:pStyle w:val="Standard"/>
        <w:rPr>
          <w:rFonts w:asciiTheme="minorHAnsi" w:hAnsiTheme="minorHAnsi" w:cstheme="minorHAnsi"/>
          <w:lang w:val="nl-NL"/>
        </w:rPr>
      </w:pPr>
    </w:p>
    <w:p w14:paraId="345DC511"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lastRenderedPageBreak/>
        <w:t>-  Er moet goed gekeken worden naar de binnenkomende data. Er moet goed gekeken worden wat er nog wel/niet wordt gebruikt. De huidige data zit vol vervuiling.</w:t>
      </w:r>
    </w:p>
    <w:p w14:paraId="0C5DFFB6"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 Zoals aangegeven ben ik in de oude app hardcoded </w:t>
      </w:r>
      <w:proofErr w:type="spellStart"/>
      <w:r w:rsidRPr="00E867B8">
        <w:rPr>
          <w:rFonts w:asciiTheme="minorHAnsi" w:hAnsiTheme="minorHAnsi" w:cstheme="minorHAnsi"/>
          <w:lang w:val="nl-NL"/>
        </w:rPr>
        <w:t>faulttypes</w:t>
      </w:r>
      <w:proofErr w:type="spellEnd"/>
      <w:r w:rsidRPr="00E867B8">
        <w:rPr>
          <w:rFonts w:asciiTheme="minorHAnsi" w:hAnsiTheme="minorHAnsi" w:cstheme="minorHAnsi"/>
          <w:lang w:val="nl-NL"/>
        </w:rPr>
        <w:t xml:space="preserve"> tegengekomen. Er moet hiervoor, los van of we Blazor gaan gebruiken, een definitieve oplossing komen.</w:t>
      </w:r>
      <w:commentRangeEnd w:id="59"/>
      <w:r w:rsidR="00526550" w:rsidRPr="00E867B8">
        <w:rPr>
          <w:rStyle w:val="Verwijzingopmerking"/>
          <w:rFonts w:asciiTheme="minorHAnsi" w:eastAsiaTheme="minorHAnsi" w:hAnsiTheme="minorHAnsi" w:cstheme="minorBidi"/>
          <w:color w:val="auto"/>
          <w:kern w:val="0"/>
          <w:lang w:val="nl-NL" w:eastAsia="en-US" w:bidi="ar-SA"/>
        </w:rPr>
        <w:commentReference w:id="59"/>
      </w:r>
    </w:p>
    <w:p w14:paraId="1B21648A" w14:textId="77777777" w:rsidR="009A6D40" w:rsidRPr="00E867B8" w:rsidRDefault="009A6D40" w:rsidP="009A6D40">
      <w:pPr>
        <w:rPr>
          <w:rFonts w:asciiTheme="majorHAnsi" w:eastAsiaTheme="majorEastAsia" w:hAnsiTheme="majorHAnsi" w:cstheme="majorBidi"/>
          <w:color w:val="2F5496" w:themeColor="accent1" w:themeShade="BF"/>
          <w:sz w:val="32"/>
          <w:szCs w:val="32"/>
          <w:lang w:val="nl-NL"/>
        </w:rPr>
      </w:pPr>
    </w:p>
    <w:p w14:paraId="5DD9E56E"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3AD33E69"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17185DF5"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55B24F2C"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31C2EAEC"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2F8BD162"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0397AC1F"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21D4DCA3"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60AD9786" w14:textId="0D72D497" w:rsidR="009A6D40" w:rsidRPr="00E867B8" w:rsidRDefault="00412DBC" w:rsidP="0009468B">
      <w:pPr>
        <w:pStyle w:val="Kop1"/>
        <w:rPr>
          <w:lang w:val="nl-NL"/>
        </w:rPr>
      </w:pPr>
      <w:bookmarkStart w:id="61" w:name="_Toc124339150"/>
      <w:r w:rsidRPr="00E867B8">
        <w:rPr>
          <w:lang w:val="nl-NL"/>
        </w:rPr>
        <w:t xml:space="preserve">1.3 </w:t>
      </w:r>
      <w:r w:rsidR="009A6D40" w:rsidRPr="00E867B8">
        <w:rPr>
          <w:lang w:val="nl-NL"/>
        </w:rPr>
        <w:t>Kan de gemaakte app in cache draaien, zodat er offline gewerkt kan worden?</w:t>
      </w:r>
      <w:bookmarkEnd w:id="61"/>
    </w:p>
    <w:p w14:paraId="7E9AE9E2" w14:textId="12EAF6EA" w:rsidR="009A6D40" w:rsidRPr="00E867B8" w:rsidRDefault="00526550" w:rsidP="009A6D40">
      <w:pPr>
        <w:pStyle w:val="Kop2"/>
        <w:rPr>
          <w:lang w:val="nl-NL"/>
        </w:rPr>
      </w:pPr>
      <w:bookmarkStart w:id="62" w:name="_Toc124339151"/>
      <w:r w:rsidRPr="00E867B8">
        <w:rPr>
          <w:lang w:val="nl-NL"/>
        </w:rPr>
        <w:t xml:space="preserve">1.3.1 </w:t>
      </w:r>
      <w:r w:rsidR="009A6D40" w:rsidRPr="00E867B8">
        <w:rPr>
          <w:lang w:val="nl-NL"/>
        </w:rPr>
        <w:t>Doel</w:t>
      </w:r>
      <w:bookmarkEnd w:id="62"/>
    </w:p>
    <w:p w14:paraId="180B8D1F" w14:textId="196C68F0" w:rsidR="009A6D40" w:rsidRPr="00E867B8" w:rsidRDefault="009A6D40" w:rsidP="009A6D40">
      <w:pPr>
        <w:pStyle w:val="Standard"/>
        <w:rPr>
          <w:rFonts w:ascii="Calibri" w:hAnsi="Calibri"/>
          <w:lang w:val="nl-NL"/>
        </w:rPr>
      </w:pPr>
      <w:r w:rsidRPr="00E867B8">
        <w:rPr>
          <w:rFonts w:ascii="Calibri" w:hAnsi="Calibri"/>
          <w:lang w:val="nl-NL"/>
        </w:rPr>
        <w:t xml:space="preserve">De gebruikers van </w:t>
      </w:r>
      <w:r w:rsidR="00526550" w:rsidRPr="00E867B8">
        <w:rPr>
          <w:rFonts w:ascii="Calibri" w:hAnsi="Calibri"/>
          <w:lang w:val="nl-NL"/>
        </w:rPr>
        <w:t>de applicatie</w:t>
      </w:r>
      <w:r w:rsidRPr="00E867B8">
        <w:rPr>
          <w:rFonts w:ascii="Calibri" w:hAnsi="Calibri"/>
          <w:lang w:val="nl-NL"/>
        </w:rPr>
        <w:t xml:space="preserve"> hebben niet altijd internetverbinding</w:t>
      </w:r>
      <w:r w:rsidR="00526550" w:rsidRPr="00E867B8">
        <w:rPr>
          <w:rFonts w:ascii="Calibri" w:hAnsi="Calibri"/>
          <w:lang w:val="nl-NL"/>
        </w:rPr>
        <w:t>.</w:t>
      </w:r>
      <w:r w:rsidRPr="00E867B8">
        <w:rPr>
          <w:rFonts w:ascii="Calibri" w:hAnsi="Calibri"/>
          <w:lang w:val="nl-NL"/>
        </w:rPr>
        <w:t xml:space="preserve"> </w:t>
      </w:r>
      <w:r w:rsidR="00526550" w:rsidRPr="00E867B8">
        <w:rPr>
          <w:rFonts w:ascii="Calibri" w:hAnsi="Calibri"/>
          <w:lang w:val="nl-NL"/>
        </w:rPr>
        <w:t>Z</w:t>
      </w:r>
      <w:r w:rsidRPr="00E867B8">
        <w:rPr>
          <w:rFonts w:ascii="Calibri" w:hAnsi="Calibri"/>
          <w:lang w:val="nl-NL"/>
        </w:rPr>
        <w:t xml:space="preserve">o lopen ze vaak in kelders en parkeergarages, waar het hebben van internet niet altijd gegarandeerd is. Ook kan het voorkomen dat gebruikers geen tablet hebben met een data abonnement. </w:t>
      </w:r>
    </w:p>
    <w:p w14:paraId="0E31A838" w14:textId="745EB2E1" w:rsidR="009A6D40" w:rsidRPr="00E867B8" w:rsidRDefault="009A6D40" w:rsidP="009A6D40">
      <w:pPr>
        <w:rPr>
          <w:lang w:val="nl-NL"/>
        </w:rPr>
      </w:pPr>
      <w:r w:rsidRPr="00E867B8">
        <w:rPr>
          <w:lang w:val="nl-NL"/>
        </w:rPr>
        <w:t xml:space="preserve">Toch moeten deze gebruikers </w:t>
      </w:r>
      <w:r w:rsidR="00526550" w:rsidRPr="00E867B8">
        <w:rPr>
          <w:lang w:val="nl-NL"/>
        </w:rPr>
        <w:t>de applicatie</w:t>
      </w:r>
      <w:r w:rsidRPr="00E867B8">
        <w:rPr>
          <w:lang w:val="nl-NL"/>
        </w:rPr>
        <w:t xml:space="preserve"> kunnen benaderen om zo  de lokale data te kunnen gebruiken. </w:t>
      </w:r>
      <w:r w:rsidR="00526550" w:rsidRPr="00E867B8">
        <w:rPr>
          <w:lang w:val="nl-NL"/>
        </w:rPr>
        <w:t>Om deze deelvraag te kunnen beantwoorden wordt er gekeken welke mogelijkheden er hiervoor zijn.</w:t>
      </w:r>
      <w:ins w:id="63" w:author="Olphen,Bas S.H.N. van" w:date="2023-01-11T14:10:00Z">
        <w:r w:rsidR="00E867B8" w:rsidRPr="00E867B8">
          <w:rPr>
            <w:lang w:val="nl-NL"/>
          </w:rPr>
          <w:t xml:space="preserve"> </w:t>
        </w:r>
      </w:ins>
      <w:r w:rsidRPr="00E867B8">
        <w:rPr>
          <w:lang w:val="nl-NL"/>
        </w:rPr>
        <w:t>Met dit onderzoek ga ik uitzoeken welke mogelijkheden hiervoor zijn.</w:t>
      </w:r>
    </w:p>
    <w:p w14:paraId="220F2A89" w14:textId="3E71AF48" w:rsidR="009A6D40" w:rsidRPr="00E867B8" w:rsidRDefault="00526550" w:rsidP="009A6D40">
      <w:pPr>
        <w:pStyle w:val="Kop2"/>
        <w:rPr>
          <w:lang w:val="nl-NL"/>
        </w:rPr>
      </w:pPr>
      <w:bookmarkStart w:id="64" w:name="_Toc124339152"/>
      <w:r w:rsidRPr="00E867B8">
        <w:rPr>
          <w:lang w:val="nl-NL"/>
        </w:rPr>
        <w:t xml:space="preserve">1.3.2 </w:t>
      </w:r>
      <w:r w:rsidR="009A6D40" w:rsidRPr="00E867B8">
        <w:rPr>
          <w:lang w:val="nl-NL"/>
        </w:rPr>
        <w:t>Strategie</w:t>
      </w:r>
      <w:bookmarkEnd w:id="64"/>
    </w:p>
    <w:p w14:paraId="3ADF9A78" w14:textId="77777777" w:rsidR="009A6D40" w:rsidRPr="00E867B8" w:rsidRDefault="009A6D40" w:rsidP="009A6D40">
      <w:pPr>
        <w:rPr>
          <w:lang w:val="nl-NL"/>
        </w:rPr>
      </w:pPr>
      <w:r w:rsidRPr="00E867B8">
        <w:rPr>
          <w:noProof/>
          <w:lang w:val="nl-NL"/>
        </w:rPr>
        <w:drawing>
          <wp:inline distT="0" distB="0" distL="0" distR="0" wp14:anchorId="79A74D72" wp14:editId="2252F824">
            <wp:extent cx="1390650" cy="762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0650" cy="762000"/>
                    </a:xfrm>
                    <a:prstGeom prst="rect">
                      <a:avLst/>
                    </a:prstGeom>
                    <a:noFill/>
                    <a:ln>
                      <a:noFill/>
                    </a:ln>
                  </pic:spPr>
                </pic:pic>
              </a:graphicData>
            </a:graphic>
          </wp:inline>
        </w:drawing>
      </w:r>
    </w:p>
    <w:p w14:paraId="2F35B91F" w14:textId="483C53C2" w:rsidR="009A6D40" w:rsidRPr="00E867B8" w:rsidRDefault="009A6D40" w:rsidP="009A6D40">
      <w:pPr>
        <w:rPr>
          <w:lang w:val="nl-NL"/>
        </w:rPr>
      </w:pPr>
      <w:r w:rsidRPr="00E867B8">
        <w:rPr>
          <w:lang w:val="nl-NL"/>
        </w:rPr>
        <w:t>Deze deelvraag wordt beantwoord met de hulp van Library</w:t>
      </w:r>
      <w:r w:rsidR="00526550" w:rsidRPr="00E867B8">
        <w:rPr>
          <w:lang w:val="nl-NL"/>
        </w:rPr>
        <w:t xml:space="preserve"> </w:t>
      </w:r>
      <w:r w:rsidRPr="00E867B8">
        <w:rPr>
          <w:lang w:val="nl-NL"/>
        </w:rPr>
        <w:t>(</w:t>
      </w:r>
      <w:proofErr w:type="spellStart"/>
      <w:r w:rsidRPr="00E867B8">
        <w:rPr>
          <w:lang w:val="nl-NL"/>
        </w:rPr>
        <w:t>Literature</w:t>
      </w:r>
      <w:proofErr w:type="spellEnd"/>
      <w:r w:rsidRPr="00E867B8">
        <w:rPr>
          <w:lang w:val="nl-NL"/>
        </w:rPr>
        <w:t xml:space="preserve"> </w:t>
      </w:r>
      <w:proofErr w:type="spellStart"/>
      <w:r w:rsidRPr="00E867B8">
        <w:rPr>
          <w:lang w:val="nl-NL"/>
        </w:rPr>
        <w:t>study</w:t>
      </w:r>
      <w:proofErr w:type="spellEnd"/>
      <w:r w:rsidRPr="00E867B8">
        <w:rPr>
          <w:lang w:val="nl-NL"/>
        </w:rPr>
        <w:t>)</w:t>
      </w:r>
      <w:r w:rsidR="00526550" w:rsidRPr="00E867B8">
        <w:rPr>
          <w:lang w:val="nl-NL"/>
        </w:rPr>
        <w:t>. (Leg hier uit wat d</w:t>
      </w:r>
      <w:r w:rsidR="00477FEB" w:rsidRPr="00E867B8">
        <w:rPr>
          <w:lang w:val="nl-NL"/>
        </w:rPr>
        <w:t xml:space="preserve">it betekent). </w:t>
      </w:r>
      <w:r w:rsidRPr="00E867B8">
        <w:rPr>
          <w:lang w:val="nl-NL"/>
        </w:rPr>
        <w:t xml:space="preserve"> </w:t>
      </w:r>
      <w:r w:rsidR="00477FEB" w:rsidRPr="00E867B8">
        <w:rPr>
          <w:lang w:val="nl-NL"/>
        </w:rPr>
        <w:t>D</w:t>
      </w:r>
      <w:r w:rsidRPr="00E867B8">
        <w:rPr>
          <w:lang w:val="nl-NL"/>
        </w:rPr>
        <w:t xml:space="preserve">e vergaarde informatie </w:t>
      </w:r>
      <w:r w:rsidR="00477FEB" w:rsidRPr="00E867B8">
        <w:rPr>
          <w:lang w:val="nl-NL"/>
        </w:rPr>
        <w:t>wordt toegepast</w:t>
      </w:r>
      <w:r w:rsidR="00E867B8" w:rsidRPr="00E867B8">
        <w:rPr>
          <w:lang w:val="nl-NL"/>
        </w:rPr>
        <w:t xml:space="preserve"> </w:t>
      </w:r>
      <w:r w:rsidR="00477FEB" w:rsidRPr="00E867B8">
        <w:rPr>
          <w:lang w:val="nl-NL"/>
        </w:rPr>
        <w:t>in</w:t>
      </w:r>
      <w:r w:rsidRPr="00E867B8">
        <w:rPr>
          <w:lang w:val="nl-NL"/>
        </w:rPr>
        <w:t xml:space="preserve"> een prototype(Workshop).</w:t>
      </w:r>
    </w:p>
    <w:p w14:paraId="3B0BB7B3" w14:textId="2759B132" w:rsidR="009A6D40" w:rsidRPr="00E867B8" w:rsidRDefault="00526550" w:rsidP="009A6D40">
      <w:pPr>
        <w:pStyle w:val="Kop2"/>
        <w:rPr>
          <w:lang w:val="nl-NL"/>
        </w:rPr>
      </w:pPr>
      <w:bookmarkStart w:id="65" w:name="_Toc124339153"/>
      <w:r w:rsidRPr="00E867B8">
        <w:rPr>
          <w:lang w:val="nl-NL"/>
        </w:rPr>
        <w:t>1.3.3</w:t>
      </w:r>
      <w:r w:rsidR="009A6D40" w:rsidRPr="00E867B8">
        <w:rPr>
          <w:lang w:val="nl-NL"/>
        </w:rPr>
        <w:t>Uitwerking</w:t>
      </w:r>
      <w:bookmarkEnd w:id="65"/>
    </w:p>
    <w:p w14:paraId="4B9314E9" w14:textId="77777777" w:rsidR="009A6D40" w:rsidRPr="00E867B8" w:rsidRDefault="009A6D40" w:rsidP="009A6D40">
      <w:pPr>
        <w:rPr>
          <w:lang w:val="nl-NL"/>
        </w:rPr>
      </w:pPr>
    </w:p>
    <w:p w14:paraId="6496020A" w14:textId="30F5BE04" w:rsidR="009A6D40" w:rsidRPr="00E867B8" w:rsidRDefault="009A6D40" w:rsidP="009A6D40">
      <w:pPr>
        <w:rPr>
          <w:lang w:val="nl-NL"/>
        </w:rPr>
      </w:pPr>
      <w:r w:rsidRPr="00E867B8">
        <w:rPr>
          <w:lang w:val="nl-NL"/>
        </w:rPr>
        <w:t>Om meer inzicht te krijgen in welke mogelijkheden er zijn,</w:t>
      </w:r>
      <w:r w:rsidR="00477FEB" w:rsidRPr="00E867B8">
        <w:rPr>
          <w:lang w:val="nl-NL"/>
        </w:rPr>
        <w:t xml:space="preserve"> zullen er blogs en webpagina’s geraadpleegd worden.</w:t>
      </w:r>
    </w:p>
    <w:p w14:paraId="69D919D7" w14:textId="020328E2" w:rsidR="009A6D40" w:rsidRPr="00E867B8" w:rsidRDefault="00477FEB" w:rsidP="00E867B8">
      <w:pPr>
        <w:pStyle w:val="Kop3"/>
        <w:rPr>
          <w:lang w:val="nl-NL"/>
        </w:rPr>
      </w:pPr>
      <w:bookmarkStart w:id="66" w:name="_Toc124339154"/>
      <w:r w:rsidRPr="00E867B8">
        <w:rPr>
          <w:lang w:val="nl-NL"/>
        </w:rPr>
        <w:lastRenderedPageBreak/>
        <w:t xml:space="preserve">1.3.3.1 </w:t>
      </w:r>
      <w:r w:rsidR="009A6D40" w:rsidRPr="00E867B8">
        <w:rPr>
          <w:lang w:val="nl-NL"/>
        </w:rPr>
        <w:t xml:space="preserve">PWA (service </w:t>
      </w:r>
      <w:proofErr w:type="spellStart"/>
      <w:r w:rsidR="009A6D40" w:rsidRPr="00E867B8">
        <w:rPr>
          <w:lang w:val="nl-NL"/>
        </w:rPr>
        <w:t>worker</w:t>
      </w:r>
      <w:proofErr w:type="spellEnd"/>
      <w:r w:rsidR="009A6D40" w:rsidRPr="00E867B8">
        <w:rPr>
          <w:lang w:val="nl-NL"/>
        </w:rPr>
        <w:t>)</w:t>
      </w:r>
      <w:bookmarkEnd w:id="66"/>
    </w:p>
    <w:p w14:paraId="48C12FA3" w14:textId="167728A3" w:rsidR="009A6D40" w:rsidRPr="00E867B8" w:rsidRDefault="009A6D40" w:rsidP="009A6D40">
      <w:pPr>
        <w:rPr>
          <w:lang w:val="nl-NL"/>
        </w:rPr>
      </w:pPr>
      <w:r w:rsidRPr="00E867B8">
        <w:rPr>
          <w:lang w:val="nl-NL"/>
        </w:rPr>
        <w:t>Wanneer je naar offline Blazor app zoekt krijg je alleen maar het advies om er een PWA (</w:t>
      </w:r>
      <w:r w:rsidR="00E867B8" w:rsidRPr="00E867B8">
        <w:rPr>
          <w:lang w:val="nl-NL"/>
        </w:rPr>
        <w:t>P</w:t>
      </w:r>
      <w:r w:rsidRPr="00E867B8">
        <w:rPr>
          <w:lang w:val="nl-NL"/>
        </w:rPr>
        <w:t xml:space="preserve">rogressieve Web Application) van te maken. Hiermee download je de applicatie, eigenlijk dus de hele web app, door middel van een knop op de browser. Hiermee wordt er op jouw device een icoontje op je home-scherm aangemaakt, waardoor je de app kan starten. Ook kan de app in dit geval gestart worden zonder dat er </w:t>
      </w:r>
      <w:r w:rsidR="00C90955" w:rsidRPr="00E867B8">
        <w:rPr>
          <w:lang w:val="nl-NL"/>
        </w:rPr>
        <w:t>internetverbinding</w:t>
      </w:r>
      <w:r w:rsidRPr="00E867B8">
        <w:rPr>
          <w:lang w:val="nl-NL"/>
        </w:rPr>
        <w:t xml:space="preserve"> is, aangezien alle content, </w:t>
      </w:r>
      <w:proofErr w:type="spellStart"/>
      <w:r w:rsidRPr="00E867B8">
        <w:rPr>
          <w:lang w:val="nl-NL"/>
        </w:rPr>
        <w:t>css</w:t>
      </w:r>
      <w:proofErr w:type="spellEnd"/>
      <w:r w:rsidRPr="00E867B8">
        <w:rPr>
          <w:lang w:val="nl-NL"/>
        </w:rPr>
        <w:t xml:space="preserve">, </w:t>
      </w:r>
      <w:proofErr w:type="spellStart"/>
      <w:r w:rsidRPr="00E867B8">
        <w:rPr>
          <w:lang w:val="nl-NL"/>
        </w:rPr>
        <w:t>libraries</w:t>
      </w:r>
      <w:proofErr w:type="spellEnd"/>
      <w:r w:rsidRPr="00E867B8">
        <w:rPr>
          <w:lang w:val="nl-NL"/>
        </w:rPr>
        <w:t xml:space="preserve"> en cache op de device zijn gedownload. De gebruiker heeft in principe alleen maar eenmalig een </w:t>
      </w:r>
      <w:r w:rsidR="00C90955" w:rsidRPr="00E867B8">
        <w:rPr>
          <w:lang w:val="nl-NL"/>
        </w:rPr>
        <w:t>internetverbinding</w:t>
      </w:r>
      <w:r w:rsidRPr="00E867B8">
        <w:rPr>
          <w:lang w:val="nl-NL"/>
        </w:rPr>
        <w:t xml:space="preserve"> nodig om zijn applicatie te downloaden (en in ons geval om de metingen naar de lokale database te downloaden)</w:t>
      </w:r>
    </w:p>
    <w:p w14:paraId="364D5496" w14:textId="77777777" w:rsidR="009A6D40" w:rsidRPr="00E867B8" w:rsidRDefault="009A6D40" w:rsidP="009A6D40">
      <w:pPr>
        <w:keepNext/>
        <w:rPr>
          <w:lang w:val="nl-NL"/>
        </w:rPr>
      </w:pPr>
      <w:r w:rsidRPr="00E867B8">
        <w:rPr>
          <w:noProof/>
          <w:lang w:val="nl-NL"/>
        </w:rPr>
        <w:drawing>
          <wp:inline distT="0" distB="0" distL="0" distR="0" wp14:anchorId="64063BF1" wp14:editId="5E367599">
            <wp:extent cx="5724525" cy="10001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inline>
        </w:drawing>
      </w:r>
    </w:p>
    <w:p w14:paraId="4FB2C633" w14:textId="77777777" w:rsidR="009A6D40" w:rsidRPr="00E867B8" w:rsidRDefault="009A6D40" w:rsidP="009A6D40">
      <w:pPr>
        <w:pStyle w:val="Bijschrift"/>
        <w:rPr>
          <w:lang w:val="nl-NL"/>
        </w:rPr>
      </w:pPr>
      <w:r w:rsidRPr="00E867B8">
        <w:rPr>
          <w:lang w:val="nl-NL"/>
        </w:rPr>
        <w:t>Huidige browser support PWA</w:t>
      </w:r>
    </w:p>
    <w:p w14:paraId="186A65DA" w14:textId="77777777" w:rsidR="009A6D40" w:rsidRPr="00E867B8" w:rsidRDefault="009A6D40" w:rsidP="009A6D40">
      <w:pPr>
        <w:rPr>
          <w:lang w:val="nl-NL"/>
        </w:rPr>
      </w:pPr>
      <w:r w:rsidRPr="00E867B8">
        <w:rPr>
          <w:lang w:val="nl-NL"/>
        </w:rPr>
        <w:t>Om een applicatie een PWA te maken zijn er een aantal requirements:</w:t>
      </w:r>
    </w:p>
    <w:p w14:paraId="44D20F12" w14:textId="77777777" w:rsidR="009A6D40" w:rsidRPr="00E867B8" w:rsidRDefault="009A6D40" w:rsidP="009A6D40">
      <w:pPr>
        <w:pStyle w:val="Lijstalinea"/>
        <w:numPr>
          <w:ilvl w:val="0"/>
          <w:numId w:val="1"/>
        </w:numPr>
        <w:rPr>
          <w:lang w:val="nl-NL"/>
        </w:rPr>
      </w:pPr>
      <w:r w:rsidRPr="00E867B8">
        <w:rPr>
          <w:lang w:val="nl-NL"/>
        </w:rPr>
        <w:t>De data wordt verstuurd over een beveiligde HTTPS verbinding.</w:t>
      </w:r>
    </w:p>
    <w:p w14:paraId="49990C31" w14:textId="77777777" w:rsidR="009A6D40" w:rsidRPr="00E867B8" w:rsidRDefault="009A6D40" w:rsidP="009A6D40">
      <w:pPr>
        <w:pStyle w:val="Lijstalinea"/>
        <w:numPr>
          <w:ilvl w:val="0"/>
          <w:numId w:val="1"/>
        </w:numPr>
        <w:rPr>
          <w:lang w:val="nl-NL"/>
        </w:rPr>
      </w:pPr>
      <w:r w:rsidRPr="00E867B8">
        <w:rPr>
          <w:lang w:val="nl-NL"/>
        </w:rPr>
        <w:t xml:space="preserve">Er moet een service </w:t>
      </w:r>
      <w:proofErr w:type="spellStart"/>
      <w:r w:rsidRPr="00E867B8">
        <w:rPr>
          <w:lang w:val="nl-NL"/>
        </w:rPr>
        <w:t>worker</w:t>
      </w:r>
      <w:proofErr w:type="spellEnd"/>
      <w:r w:rsidRPr="00E867B8">
        <w:rPr>
          <w:lang w:val="nl-NL"/>
        </w:rPr>
        <w:t xml:space="preserve"> worden geïnstalleerd die het </w:t>
      </w:r>
      <w:proofErr w:type="spellStart"/>
      <w:r w:rsidRPr="00E867B8">
        <w:rPr>
          <w:lang w:val="nl-NL"/>
        </w:rPr>
        <w:t>caching</w:t>
      </w:r>
      <w:proofErr w:type="spellEnd"/>
      <w:r w:rsidRPr="00E867B8">
        <w:rPr>
          <w:lang w:val="nl-NL"/>
        </w:rPr>
        <w:t xml:space="preserve"> afhandelt.</w:t>
      </w:r>
    </w:p>
    <w:p w14:paraId="0F7587CC" w14:textId="77777777" w:rsidR="009A6D40" w:rsidRPr="00E867B8" w:rsidRDefault="009A6D40" w:rsidP="009A6D40">
      <w:pPr>
        <w:pStyle w:val="Lijstalinea"/>
        <w:numPr>
          <w:ilvl w:val="0"/>
          <w:numId w:val="1"/>
        </w:numPr>
        <w:rPr>
          <w:lang w:val="nl-NL"/>
        </w:rPr>
      </w:pPr>
      <w:r w:rsidRPr="00E867B8">
        <w:rPr>
          <w:lang w:val="nl-NL"/>
        </w:rPr>
        <w:t xml:space="preserve">Er moet een app manifest worden ingevuld, bestaande uit enkele simpele </w:t>
      </w:r>
      <w:proofErr w:type="spellStart"/>
      <w:r w:rsidRPr="00E867B8">
        <w:rPr>
          <w:lang w:val="nl-NL"/>
        </w:rPr>
        <w:t>properties</w:t>
      </w:r>
      <w:proofErr w:type="spellEnd"/>
      <w:r w:rsidRPr="00E867B8">
        <w:rPr>
          <w:lang w:val="nl-NL"/>
        </w:rPr>
        <w:t>.</w:t>
      </w:r>
    </w:p>
    <w:p w14:paraId="2AE76857" w14:textId="77777777" w:rsidR="009A6D40" w:rsidRPr="00E867B8" w:rsidRDefault="009A6D40" w:rsidP="009A6D40">
      <w:pPr>
        <w:rPr>
          <w:lang w:val="nl-NL"/>
        </w:rPr>
      </w:pPr>
      <w:r w:rsidRPr="00E867B8">
        <w:rPr>
          <w:lang w:val="nl-NL"/>
        </w:rPr>
        <w:t xml:space="preserve">Om een Blazor PWA applicatie te maken, dient er alleen een vinkje afgevinkt te worden bij het maken van een project. Helaas heb ik daar vooraf niet aan gedacht. </w:t>
      </w:r>
    </w:p>
    <w:p w14:paraId="0A9A932C" w14:textId="77777777" w:rsidR="009A6D40" w:rsidRPr="00E867B8" w:rsidRDefault="009A6D40" w:rsidP="009A6D40">
      <w:pPr>
        <w:rPr>
          <w:lang w:val="nl-NL"/>
        </w:rPr>
      </w:pPr>
    </w:p>
    <w:p w14:paraId="670CAFFC" w14:textId="77777777" w:rsidR="009A6D40" w:rsidRPr="00E867B8" w:rsidRDefault="009A6D40" w:rsidP="009A6D40">
      <w:pPr>
        <w:keepNext/>
        <w:jc w:val="center"/>
        <w:rPr>
          <w:lang w:val="nl-NL"/>
        </w:rPr>
      </w:pPr>
      <w:r w:rsidRPr="00E867B8">
        <w:rPr>
          <w:noProof/>
          <w:lang w:val="nl-NL"/>
        </w:rPr>
        <w:drawing>
          <wp:inline distT="0" distB="0" distL="0" distR="0" wp14:anchorId="6A4A61BF" wp14:editId="4294BD32">
            <wp:extent cx="3009900" cy="1811742"/>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3369" cy="1813830"/>
                    </a:xfrm>
                    <a:prstGeom prst="rect">
                      <a:avLst/>
                    </a:prstGeom>
                    <a:noFill/>
                    <a:ln>
                      <a:noFill/>
                    </a:ln>
                  </pic:spPr>
                </pic:pic>
              </a:graphicData>
            </a:graphic>
          </wp:inline>
        </w:drawing>
      </w:r>
    </w:p>
    <w:p w14:paraId="6CC84ECE" w14:textId="77777777" w:rsidR="009A6D40" w:rsidRPr="00E867B8" w:rsidRDefault="009A6D40" w:rsidP="009A6D40">
      <w:pPr>
        <w:pStyle w:val="Bijschrift"/>
        <w:jc w:val="center"/>
        <w:rPr>
          <w:lang w:val="nl-NL"/>
        </w:rPr>
      </w:pPr>
      <w:r w:rsidRPr="00E867B8">
        <w:rPr>
          <w:lang w:val="nl-NL"/>
        </w:rPr>
        <w:t>Aanmaken van PWA bij nieuw project</w:t>
      </w:r>
    </w:p>
    <w:p w14:paraId="5B842321" w14:textId="7CC0A229" w:rsidR="009A6D40" w:rsidRPr="00E867B8" w:rsidRDefault="009A6D40" w:rsidP="009A6D40">
      <w:pPr>
        <w:rPr>
          <w:lang w:val="nl-NL"/>
        </w:rPr>
      </w:pPr>
      <w:r w:rsidRPr="00E867B8">
        <w:rPr>
          <w:lang w:val="nl-NL"/>
        </w:rPr>
        <w:t xml:space="preserve">Toch is er een manier om een Blazor app simpel om te bouwen naar een PWA. Hiervoor dient de </w:t>
      </w:r>
      <w:r w:rsidR="00C90955" w:rsidRPr="00E867B8">
        <w:rPr>
          <w:lang w:val="nl-NL"/>
        </w:rPr>
        <w:t>eerdergenoemde</w:t>
      </w:r>
      <w:r w:rsidRPr="00E867B8">
        <w:rPr>
          <w:lang w:val="nl-NL"/>
        </w:rPr>
        <w:t xml:space="preserve"> Service </w:t>
      </w:r>
      <w:proofErr w:type="spellStart"/>
      <w:r w:rsidRPr="00E867B8">
        <w:rPr>
          <w:lang w:val="nl-NL"/>
        </w:rPr>
        <w:t>Worker</w:t>
      </w:r>
      <w:proofErr w:type="spellEnd"/>
      <w:r w:rsidRPr="00E867B8">
        <w:rPr>
          <w:lang w:val="nl-NL"/>
        </w:rPr>
        <w:t xml:space="preserve"> toegevoegd te worden aan het bestaande project. De stappen om mijn niet-PWA om te zetten naar een PWA zijn:</w:t>
      </w:r>
    </w:p>
    <w:p w14:paraId="77449136" w14:textId="77777777" w:rsidR="009A6D40" w:rsidRPr="00E867B8" w:rsidRDefault="009A6D40" w:rsidP="009A6D40">
      <w:pPr>
        <w:pStyle w:val="Lijstalinea"/>
        <w:numPr>
          <w:ilvl w:val="0"/>
          <w:numId w:val="1"/>
        </w:numPr>
        <w:rPr>
          <w:lang w:val="nl-NL"/>
        </w:rPr>
      </w:pPr>
      <w:r w:rsidRPr="00E867B8">
        <w:rPr>
          <w:lang w:val="nl-NL"/>
        </w:rPr>
        <w:t xml:space="preserve">Het downloaden van vier files downloaden van Microsoft </w:t>
      </w:r>
      <w:proofErr w:type="spellStart"/>
      <w:r w:rsidRPr="00E867B8">
        <w:rPr>
          <w:lang w:val="nl-NL"/>
        </w:rPr>
        <w:t>GITHub</w:t>
      </w:r>
      <w:proofErr w:type="spellEnd"/>
      <w:r w:rsidRPr="00E867B8">
        <w:rPr>
          <w:lang w:val="nl-NL"/>
        </w:rPr>
        <w:t xml:space="preserve">: icon-512.png, </w:t>
      </w:r>
      <w:proofErr w:type="spellStart"/>
      <w:r w:rsidRPr="00E867B8">
        <w:rPr>
          <w:lang w:val="nl-NL"/>
        </w:rPr>
        <w:t>manifest.json</w:t>
      </w:r>
      <w:proofErr w:type="spellEnd"/>
      <w:r w:rsidRPr="00E867B8">
        <w:rPr>
          <w:lang w:val="nl-NL"/>
        </w:rPr>
        <w:t>, service-worker.js, service-worker.published.js</w:t>
      </w:r>
    </w:p>
    <w:p w14:paraId="1C83B7DC" w14:textId="77777777" w:rsidR="009A6D40" w:rsidRPr="00E867B8" w:rsidRDefault="009A6D40" w:rsidP="009A6D40">
      <w:pPr>
        <w:pStyle w:val="Lijstalinea"/>
        <w:numPr>
          <w:ilvl w:val="0"/>
          <w:numId w:val="1"/>
        </w:numPr>
        <w:rPr>
          <w:lang w:val="nl-NL"/>
        </w:rPr>
      </w:pPr>
      <w:r w:rsidRPr="00E867B8">
        <w:rPr>
          <w:lang w:val="nl-NL"/>
        </w:rPr>
        <w:t>Het toevoegen van deze files aan de index.html van mijn applicatie</w:t>
      </w:r>
    </w:p>
    <w:p w14:paraId="0431347D" w14:textId="77777777" w:rsidR="009A6D40" w:rsidRPr="00E867B8" w:rsidRDefault="009A6D40" w:rsidP="009A6D40">
      <w:pPr>
        <w:pStyle w:val="Lijstalinea"/>
        <w:numPr>
          <w:ilvl w:val="0"/>
          <w:numId w:val="1"/>
        </w:numPr>
        <w:rPr>
          <w:lang w:val="nl-NL"/>
        </w:rPr>
      </w:pPr>
      <w:r w:rsidRPr="00E867B8">
        <w:rPr>
          <w:lang w:val="nl-NL"/>
        </w:rPr>
        <w:t xml:space="preserve">Het registreren van de </w:t>
      </w:r>
      <w:proofErr w:type="spellStart"/>
      <w:r w:rsidRPr="00E867B8">
        <w:rPr>
          <w:lang w:val="nl-NL"/>
        </w:rPr>
        <w:t>serviceworkers</w:t>
      </w:r>
      <w:proofErr w:type="spellEnd"/>
      <w:r w:rsidRPr="00E867B8">
        <w:rPr>
          <w:lang w:val="nl-NL"/>
        </w:rPr>
        <w:t xml:space="preserve"> in mijn project</w:t>
      </w:r>
    </w:p>
    <w:p w14:paraId="6EB75069" w14:textId="77777777" w:rsidR="009A6D40" w:rsidRPr="00E867B8" w:rsidRDefault="009A6D40" w:rsidP="009A6D40">
      <w:pPr>
        <w:pStyle w:val="Lijstalinea"/>
        <w:rPr>
          <w:lang w:val="nl-NL"/>
        </w:rPr>
      </w:pPr>
    </w:p>
    <w:p w14:paraId="0994C468" w14:textId="77777777" w:rsidR="009A6D40" w:rsidRPr="00E867B8" w:rsidRDefault="009A6D40" w:rsidP="009A6D40">
      <w:pPr>
        <w:pStyle w:val="Lijstalinea"/>
        <w:keepNext/>
        <w:jc w:val="center"/>
        <w:rPr>
          <w:lang w:val="nl-NL"/>
        </w:rPr>
      </w:pPr>
      <w:r w:rsidRPr="00E867B8">
        <w:rPr>
          <w:noProof/>
          <w:lang w:val="nl-NL"/>
        </w:rPr>
        <w:lastRenderedPageBreak/>
        <w:drawing>
          <wp:inline distT="0" distB="0" distL="0" distR="0" wp14:anchorId="5F2AF4B7" wp14:editId="0DFAEA3F">
            <wp:extent cx="4686300" cy="1377957"/>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1548" cy="1394202"/>
                    </a:xfrm>
                    <a:prstGeom prst="rect">
                      <a:avLst/>
                    </a:prstGeom>
                    <a:noFill/>
                    <a:ln>
                      <a:noFill/>
                    </a:ln>
                  </pic:spPr>
                </pic:pic>
              </a:graphicData>
            </a:graphic>
          </wp:inline>
        </w:drawing>
      </w:r>
    </w:p>
    <w:p w14:paraId="2B3F91CA" w14:textId="77777777" w:rsidR="009A6D40" w:rsidRPr="00E867B8" w:rsidRDefault="009A6D40" w:rsidP="009A6D40">
      <w:pPr>
        <w:pStyle w:val="Bijschrift"/>
        <w:jc w:val="center"/>
        <w:rPr>
          <w:lang w:val="nl-NL"/>
        </w:rPr>
      </w:pPr>
      <w:r w:rsidRPr="00E867B8">
        <w:rPr>
          <w:lang w:val="nl-NL"/>
        </w:rPr>
        <w:t xml:space="preserve">Toevoegen van </w:t>
      </w:r>
      <w:proofErr w:type="spellStart"/>
      <w:r w:rsidRPr="00E867B8">
        <w:rPr>
          <w:lang w:val="nl-NL"/>
        </w:rPr>
        <w:t>serviceworkers</w:t>
      </w:r>
      <w:proofErr w:type="spellEnd"/>
      <w:r w:rsidRPr="00E867B8">
        <w:rPr>
          <w:lang w:val="nl-NL"/>
        </w:rPr>
        <w:t xml:space="preserve"> aan </w:t>
      </w:r>
      <w:proofErr w:type="spellStart"/>
      <w:r w:rsidRPr="00E867B8">
        <w:rPr>
          <w:lang w:val="nl-NL"/>
        </w:rPr>
        <w:t>csproj</w:t>
      </w:r>
      <w:proofErr w:type="spellEnd"/>
    </w:p>
    <w:p w14:paraId="40C8BB37" w14:textId="5E71F418" w:rsidR="009A6D40" w:rsidRPr="00E867B8" w:rsidRDefault="009A6D40" w:rsidP="009A6D40">
      <w:pPr>
        <w:rPr>
          <w:lang w:val="nl-NL"/>
        </w:rPr>
      </w:pPr>
      <w:r w:rsidRPr="00E867B8">
        <w:rPr>
          <w:lang w:val="nl-NL"/>
        </w:rPr>
        <w:t xml:space="preserve">Met deze simpele stappen zorg ik </w:t>
      </w:r>
      <w:r w:rsidR="00C90955" w:rsidRPr="00E867B8">
        <w:rPr>
          <w:lang w:val="nl-NL"/>
        </w:rPr>
        <w:t>ervoor</w:t>
      </w:r>
      <w:r w:rsidRPr="00E867B8">
        <w:rPr>
          <w:lang w:val="nl-NL"/>
        </w:rPr>
        <w:t xml:space="preserve"> dat ik binnen vijf minuten mijn regulieren WASM applicatie heb omgezet naar een Blazor PWA. Wanneer de app nu wordt geopend zie ik dat ik de app kan installeren. </w:t>
      </w:r>
    </w:p>
    <w:p w14:paraId="6FC2F5BC" w14:textId="77777777" w:rsidR="009A6D40" w:rsidRPr="00E867B8" w:rsidRDefault="009A6D40" w:rsidP="009A6D40">
      <w:pPr>
        <w:rPr>
          <w:lang w:val="nl-NL"/>
        </w:rPr>
      </w:pPr>
    </w:p>
    <w:p w14:paraId="255A1573" w14:textId="77777777" w:rsidR="009A6D40" w:rsidRPr="00E867B8" w:rsidRDefault="009A6D40" w:rsidP="009A6D40">
      <w:pPr>
        <w:rPr>
          <w:lang w:val="nl-NL"/>
        </w:rPr>
      </w:pPr>
      <w:r w:rsidRPr="00E867B8">
        <w:rPr>
          <w:noProof/>
          <w:lang w:val="nl-NL"/>
        </w:rPr>
        <mc:AlternateContent>
          <mc:Choice Requires="wps">
            <w:drawing>
              <wp:anchor distT="0" distB="0" distL="114300" distR="114300" simplePos="0" relativeHeight="251660288" behindDoc="1" locked="0" layoutInCell="1" allowOverlap="1" wp14:anchorId="6DF93D96" wp14:editId="0DBCA75F">
                <wp:simplePos x="0" y="0"/>
                <wp:positionH relativeFrom="column">
                  <wp:posOffset>1560830</wp:posOffset>
                </wp:positionH>
                <wp:positionV relativeFrom="paragraph">
                  <wp:posOffset>1391920</wp:posOffset>
                </wp:positionV>
                <wp:extent cx="2608580"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14:paraId="0225C9C9" w14:textId="77777777" w:rsidR="009A6D40" w:rsidRPr="00215946" w:rsidRDefault="009A6D40" w:rsidP="009A6D40">
                            <w:pPr>
                              <w:pStyle w:val="Bijschrift"/>
                              <w:jc w:val="center"/>
                              <w:rPr>
                                <w:noProof/>
                                <w:lang w:val="nl-NL"/>
                              </w:rPr>
                            </w:pPr>
                            <w:proofErr w:type="spellStart"/>
                            <w:r>
                              <w:t>Installeren</w:t>
                            </w:r>
                            <w:proofErr w:type="spellEnd"/>
                            <w:r>
                              <w:t xml:space="preserve">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93D96" id="Tekstvak 1" o:spid="_x0000_s1039" type="#_x0000_t202" style="position:absolute;margin-left:122.9pt;margin-top:109.6pt;width:205.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" stroked="f">
                <v:textbox style="mso-fit-shape-to-text:t" inset="0,0,0,0">
                  <w:txbxContent>
                    <w:p w14:paraId="0225C9C9" w14:textId="77777777" w:rsidR="009A6D40" w:rsidRPr="00215946" w:rsidRDefault="009A6D40" w:rsidP="009A6D40">
                      <w:pPr>
                        <w:pStyle w:val="Bijschrift"/>
                        <w:jc w:val="center"/>
                        <w:rPr>
                          <w:noProof/>
                          <w:lang w:val="nl-NL"/>
                        </w:rPr>
                      </w:pPr>
                      <w:proofErr w:type="spellStart"/>
                      <w:r>
                        <w:t>Installeren</w:t>
                      </w:r>
                      <w:proofErr w:type="spellEnd"/>
                      <w:r>
                        <w:t xml:space="preserve"> PWA</w:t>
                      </w:r>
                    </w:p>
                  </w:txbxContent>
                </v:textbox>
                <w10:wrap type="tight"/>
              </v:shape>
            </w:pict>
          </mc:Fallback>
        </mc:AlternateContent>
      </w:r>
      <w:r w:rsidRPr="00E867B8">
        <w:rPr>
          <w:noProof/>
          <w:lang w:val="nl-NL"/>
        </w:rPr>
        <w:drawing>
          <wp:anchor distT="0" distB="0" distL="114300" distR="114300" simplePos="0" relativeHeight="251659264" behindDoc="1" locked="0" layoutInCell="1" allowOverlap="1" wp14:anchorId="196D8F00" wp14:editId="1B13C247">
            <wp:simplePos x="0" y="0"/>
            <wp:positionH relativeFrom="margin">
              <wp:align>center</wp:align>
            </wp:positionH>
            <wp:positionV relativeFrom="paragraph">
              <wp:posOffset>-420370</wp:posOffset>
            </wp:positionV>
            <wp:extent cx="2608580" cy="2085975"/>
            <wp:effectExtent l="0" t="0" r="1270" b="9525"/>
            <wp:wrapTight wrapText="bothSides">
              <wp:wrapPolygon edited="0">
                <wp:start x="0" y="0"/>
                <wp:lineTo x="0" y="21501"/>
                <wp:lineTo x="21453" y="21501"/>
                <wp:lineTo x="21453" y="0"/>
                <wp:lineTo x="0" y="0"/>
              </wp:wrapPolygon>
            </wp:wrapTight>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8580" cy="2085975"/>
                    </a:xfrm>
                    <a:prstGeom prst="rect">
                      <a:avLst/>
                    </a:prstGeom>
                    <a:noFill/>
                    <a:ln>
                      <a:noFill/>
                    </a:ln>
                  </pic:spPr>
                </pic:pic>
              </a:graphicData>
            </a:graphic>
          </wp:anchor>
        </w:drawing>
      </w:r>
    </w:p>
    <w:p w14:paraId="0BF5A2D7" w14:textId="77777777" w:rsidR="009A6D40" w:rsidRPr="00E867B8" w:rsidRDefault="009A6D40" w:rsidP="009A6D40">
      <w:pPr>
        <w:pStyle w:val="Kop2"/>
        <w:rPr>
          <w:lang w:val="nl-NL"/>
        </w:rPr>
      </w:pPr>
    </w:p>
    <w:p w14:paraId="6974BF36" w14:textId="77777777" w:rsidR="009A6D40" w:rsidRPr="00E867B8" w:rsidRDefault="009A6D40" w:rsidP="009A6D40">
      <w:pPr>
        <w:rPr>
          <w:lang w:val="nl-NL"/>
        </w:rPr>
      </w:pPr>
    </w:p>
    <w:p w14:paraId="3ED861CB" w14:textId="77777777" w:rsidR="009A6D40" w:rsidRPr="00E867B8" w:rsidRDefault="009A6D40" w:rsidP="009A6D40">
      <w:pPr>
        <w:pStyle w:val="Kop2"/>
        <w:rPr>
          <w:lang w:val="nl-NL"/>
        </w:rPr>
      </w:pPr>
    </w:p>
    <w:p w14:paraId="0E2C8729" w14:textId="77777777" w:rsidR="009A6D40" w:rsidRPr="00E867B8" w:rsidRDefault="009A6D40" w:rsidP="009A6D40">
      <w:pPr>
        <w:pStyle w:val="Kop2"/>
        <w:rPr>
          <w:lang w:val="nl-NL"/>
        </w:rPr>
      </w:pPr>
    </w:p>
    <w:p w14:paraId="5D49DE46" w14:textId="77777777" w:rsidR="009A6D40" w:rsidRPr="00E867B8" w:rsidRDefault="009A6D40" w:rsidP="009A6D40">
      <w:pPr>
        <w:rPr>
          <w:lang w:val="nl-NL"/>
        </w:rPr>
      </w:pPr>
    </w:p>
    <w:p w14:paraId="75E10DFA" w14:textId="77777777" w:rsidR="009A6D40" w:rsidRPr="00E867B8" w:rsidRDefault="009A6D40" w:rsidP="009A6D40">
      <w:pPr>
        <w:pStyle w:val="Geenafstand"/>
        <w:rPr>
          <w:lang w:val="nl-NL"/>
        </w:rPr>
      </w:pPr>
      <w:r w:rsidRPr="00E867B8">
        <w:rPr>
          <w:lang w:val="nl-NL"/>
        </w:rPr>
        <w:t>Bij het testen is meteen te zien dat zelfs wanneer de browser offline is het hoofdscherm geladen wordt.</w:t>
      </w:r>
    </w:p>
    <w:p w14:paraId="55E214E6" w14:textId="77777777" w:rsidR="009A6D40" w:rsidRPr="00E867B8" w:rsidRDefault="009A6D40" w:rsidP="009A6D40">
      <w:pPr>
        <w:pStyle w:val="Kop2"/>
        <w:rPr>
          <w:lang w:val="nl-NL"/>
        </w:rPr>
      </w:pPr>
    </w:p>
    <w:p w14:paraId="5D4896BE" w14:textId="77777777" w:rsidR="009A6D40" w:rsidRPr="00E867B8" w:rsidRDefault="009A6D40" w:rsidP="009A6D40">
      <w:pPr>
        <w:pStyle w:val="Kop2"/>
        <w:rPr>
          <w:lang w:val="nl-NL"/>
        </w:rPr>
      </w:pPr>
      <w:bookmarkStart w:id="67" w:name="_Toc124339155"/>
      <w:r w:rsidRPr="00E867B8">
        <w:rPr>
          <w:lang w:val="nl-NL"/>
        </w:rPr>
        <w:t>Conclusie</w:t>
      </w:r>
      <w:bookmarkEnd w:id="67"/>
    </w:p>
    <w:p w14:paraId="44CBD309" w14:textId="77777777" w:rsidR="009A6D40" w:rsidRPr="00E867B8" w:rsidRDefault="009A6D40" w:rsidP="009A6D40">
      <w:pPr>
        <w:rPr>
          <w:lang w:val="nl-NL"/>
        </w:rPr>
      </w:pPr>
    </w:p>
    <w:p w14:paraId="7C4CD47E" w14:textId="05C210E5" w:rsidR="00C90955" w:rsidRPr="00E867B8" w:rsidRDefault="009A6D40" w:rsidP="00C90955">
      <w:pPr>
        <w:rPr>
          <w:lang w:val="nl-NL"/>
        </w:rPr>
      </w:pPr>
      <w:r w:rsidRPr="00E867B8">
        <w:rPr>
          <w:lang w:val="nl-NL"/>
        </w:rPr>
        <w:t xml:space="preserve">Voorafgaand aan dit onderzoek was ik bang dat ik erg veel verschillende manieren voorgeschoteld kreeg. Gelukkig ben ik door de vele adviezen van lotgenoten in de richting van een PWA </w:t>
      </w:r>
      <w:proofErr w:type="spellStart"/>
      <w:r w:rsidRPr="00E867B8">
        <w:rPr>
          <w:lang w:val="nl-NL"/>
        </w:rPr>
        <w:t>gedwuwd</w:t>
      </w:r>
      <w:proofErr w:type="spellEnd"/>
      <w:r w:rsidRPr="00E867B8">
        <w:rPr>
          <w:lang w:val="nl-NL"/>
        </w:rPr>
        <w:t xml:space="preserve">. Hiermee ben er ik meteen, zonder het uitproberen van andere opties, zeker van dat dit de manier is om de applicatie offline bruikbaar te maken. Hiermee blijven we zowel als website als </w:t>
      </w:r>
      <w:r w:rsidR="00C90955" w:rsidRPr="00E867B8">
        <w:rPr>
          <w:lang w:val="nl-NL"/>
        </w:rPr>
        <w:t>offlineapplicatie</w:t>
      </w:r>
      <w:r w:rsidRPr="00E867B8">
        <w:rPr>
          <w:lang w:val="nl-NL"/>
        </w:rPr>
        <w:t xml:space="preserve"> beschikbaar voor al onze gebruikers, of ze nou een desktop, laptop, telefoon of tablet gebruiken.</w:t>
      </w:r>
    </w:p>
    <w:p w14:paraId="010ECEE7" w14:textId="77777777" w:rsidR="00C90955" w:rsidRPr="00E867B8" w:rsidRDefault="00C90955" w:rsidP="00C90955">
      <w:pPr>
        <w:rPr>
          <w:lang w:val="nl-NL"/>
        </w:rPr>
      </w:pPr>
    </w:p>
    <w:p w14:paraId="61B7ABEC" w14:textId="77777777" w:rsidR="00C90955" w:rsidRPr="00E867B8" w:rsidRDefault="00C90955" w:rsidP="009A6D40">
      <w:pPr>
        <w:pStyle w:val="Kop1"/>
        <w:rPr>
          <w:lang w:val="nl-NL"/>
        </w:rPr>
      </w:pPr>
    </w:p>
    <w:p w14:paraId="4E46EE77" w14:textId="5995C51C" w:rsidR="009A6D40" w:rsidRPr="00E867B8" w:rsidRDefault="00412DBC" w:rsidP="009A6D40">
      <w:pPr>
        <w:pStyle w:val="Kop1"/>
        <w:rPr>
          <w:lang w:val="nl-NL"/>
        </w:rPr>
      </w:pPr>
      <w:bookmarkStart w:id="68" w:name="_Toc124339156"/>
      <w:r w:rsidRPr="00E867B8">
        <w:rPr>
          <w:lang w:val="nl-NL"/>
        </w:rPr>
        <w:t xml:space="preserve">1.4 </w:t>
      </w:r>
      <w:r w:rsidR="009A6D40" w:rsidRPr="00E867B8">
        <w:rPr>
          <w:lang w:val="nl-NL"/>
        </w:rPr>
        <w:t>Heeft Blazor een toekomst?</w:t>
      </w:r>
      <w:bookmarkEnd w:id="68"/>
    </w:p>
    <w:p w14:paraId="12373A94" w14:textId="77777777" w:rsidR="009A6D40" w:rsidRPr="00E867B8" w:rsidRDefault="009A6D40" w:rsidP="009A6D40">
      <w:pPr>
        <w:rPr>
          <w:lang w:val="nl-NL"/>
        </w:rPr>
      </w:pPr>
    </w:p>
    <w:p w14:paraId="6BCEF018" w14:textId="77777777" w:rsidR="009A6D40" w:rsidRPr="00E867B8" w:rsidRDefault="009A6D40" w:rsidP="009A6D40">
      <w:pPr>
        <w:pStyle w:val="Kop2"/>
        <w:rPr>
          <w:lang w:val="nl-NL"/>
        </w:rPr>
      </w:pPr>
      <w:bookmarkStart w:id="69" w:name="_Toc124339157"/>
      <w:r w:rsidRPr="00E867B8">
        <w:rPr>
          <w:lang w:val="nl-NL"/>
        </w:rPr>
        <w:t>Doel</w:t>
      </w:r>
      <w:bookmarkEnd w:id="69"/>
    </w:p>
    <w:p w14:paraId="7CDDA8A0" w14:textId="77777777" w:rsidR="009A6D40" w:rsidRPr="00E867B8" w:rsidRDefault="009A6D40" w:rsidP="009A6D40">
      <w:pPr>
        <w:pStyle w:val="Standard"/>
        <w:rPr>
          <w:rFonts w:ascii="Calibri" w:hAnsi="Calibri"/>
          <w:lang w:val="nl-NL"/>
        </w:rPr>
      </w:pPr>
      <w:r w:rsidRPr="00E867B8">
        <w:rPr>
          <w:rFonts w:ascii="Calibri" w:hAnsi="Calibri"/>
          <w:lang w:val="nl-NL"/>
        </w:rPr>
        <w:t>Voordat we definitief kunnen zeggen of we Blazor gaan gebruiken voor het maken van onze apps, is het van groot belang om te weten wat de ‘houdbaarheid’ is. Natuurlijk is het in deze wereld moeilijk om een beeld te schetsen hoe lang iets meegaat, maar ik ga door middel van dit onderzoek toch een beeld proberen te schetsen.</w:t>
      </w:r>
    </w:p>
    <w:p w14:paraId="5E9AEF25" w14:textId="77777777" w:rsidR="009A6D40" w:rsidRPr="00E867B8" w:rsidRDefault="009A6D40" w:rsidP="009A6D40">
      <w:pPr>
        <w:rPr>
          <w:lang w:val="nl-NL"/>
        </w:rPr>
      </w:pPr>
    </w:p>
    <w:p w14:paraId="78D5435E" w14:textId="77777777" w:rsidR="009A6D40" w:rsidRPr="00E867B8" w:rsidRDefault="009A6D40" w:rsidP="009A6D40">
      <w:pPr>
        <w:pStyle w:val="Kop2"/>
        <w:rPr>
          <w:lang w:val="nl-NL"/>
        </w:rPr>
      </w:pPr>
      <w:bookmarkStart w:id="70" w:name="_Toc124339158"/>
      <w:r w:rsidRPr="00E867B8">
        <w:rPr>
          <w:lang w:val="nl-NL"/>
        </w:rPr>
        <w:t>Strategie</w:t>
      </w:r>
      <w:bookmarkEnd w:id="70"/>
    </w:p>
    <w:p w14:paraId="288660B1" w14:textId="77777777" w:rsidR="009A6D40" w:rsidRPr="00E867B8" w:rsidRDefault="009A6D40" w:rsidP="009A6D40">
      <w:pPr>
        <w:rPr>
          <w:lang w:val="nl-NL"/>
        </w:rPr>
      </w:pPr>
    </w:p>
    <w:p w14:paraId="46381D5F" w14:textId="77777777" w:rsidR="009A6D40" w:rsidRPr="00E867B8" w:rsidRDefault="009A6D40" w:rsidP="009A6D40">
      <w:pPr>
        <w:keepNext/>
        <w:rPr>
          <w:lang w:val="nl-NL"/>
        </w:rPr>
      </w:pPr>
      <w:r w:rsidRPr="00E867B8">
        <w:rPr>
          <w:noProof/>
          <w:lang w:val="nl-NL"/>
        </w:rPr>
        <w:drawing>
          <wp:inline distT="0" distB="0" distL="0" distR="0" wp14:anchorId="10DF392D" wp14:editId="5EA12A32">
            <wp:extent cx="833023" cy="807522"/>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6510" cy="810902"/>
                    </a:xfrm>
                    <a:prstGeom prst="rect">
                      <a:avLst/>
                    </a:prstGeom>
                    <a:noFill/>
                    <a:ln>
                      <a:noFill/>
                    </a:ln>
                  </pic:spPr>
                </pic:pic>
              </a:graphicData>
            </a:graphic>
          </wp:inline>
        </w:drawing>
      </w:r>
    </w:p>
    <w:p w14:paraId="71CBB2C1" w14:textId="77777777" w:rsidR="009A6D40" w:rsidRPr="00E867B8" w:rsidRDefault="009A6D40" w:rsidP="009A6D40">
      <w:pPr>
        <w:pStyle w:val="Bijschrift"/>
        <w:rPr>
          <w:lang w:val="nl-NL"/>
        </w:rPr>
      </w:pPr>
      <w:proofErr w:type="spellStart"/>
      <w:r w:rsidRPr="00E867B8">
        <w:rPr>
          <w:lang w:val="nl-NL"/>
        </w:rPr>
        <w:t>Literature</w:t>
      </w:r>
      <w:proofErr w:type="spellEnd"/>
      <w:r w:rsidRPr="00E867B8">
        <w:rPr>
          <w:lang w:val="nl-NL"/>
        </w:rPr>
        <w:t xml:space="preserve"> </w:t>
      </w:r>
      <w:proofErr w:type="spellStart"/>
      <w:r w:rsidRPr="00E867B8">
        <w:rPr>
          <w:lang w:val="nl-NL"/>
        </w:rPr>
        <w:t>study</w:t>
      </w:r>
      <w:proofErr w:type="spellEnd"/>
      <w:r w:rsidRPr="00E867B8">
        <w:rPr>
          <w:lang w:val="nl-NL"/>
        </w:rPr>
        <w:t xml:space="preserve"> (</w:t>
      </w:r>
      <w:proofErr w:type="spellStart"/>
      <w:r w:rsidRPr="00E867B8">
        <w:rPr>
          <w:lang w:val="nl-NL"/>
        </w:rPr>
        <w:t>library</w:t>
      </w:r>
      <w:proofErr w:type="spellEnd"/>
      <w:r w:rsidRPr="00E867B8">
        <w:rPr>
          <w:lang w:val="nl-NL"/>
        </w:rPr>
        <w:t xml:space="preserve">) </w:t>
      </w:r>
      <w:r w:rsidRPr="00E867B8">
        <w:rPr>
          <w:lang w:val="nl-NL"/>
        </w:rPr>
        <w:fldChar w:fldCharType="begin"/>
      </w:r>
      <w:r w:rsidRPr="00E867B8">
        <w:rPr>
          <w:lang w:val="nl-NL"/>
        </w:rPr>
        <w:instrText xml:space="preserve"> SEQ Literature_study_(library) \* ARABIC </w:instrText>
      </w:r>
      <w:r w:rsidRPr="00E867B8">
        <w:rPr>
          <w:lang w:val="nl-NL"/>
        </w:rPr>
        <w:fldChar w:fldCharType="separate"/>
      </w:r>
      <w:r w:rsidRPr="00E867B8">
        <w:rPr>
          <w:lang w:val="nl-NL"/>
        </w:rPr>
        <w:t>1</w:t>
      </w:r>
      <w:r w:rsidRPr="00E867B8">
        <w:rPr>
          <w:lang w:val="nl-NL"/>
        </w:rPr>
        <w:fldChar w:fldCharType="end"/>
      </w:r>
    </w:p>
    <w:p w14:paraId="2E958FE0" w14:textId="77777777" w:rsidR="009A6D40" w:rsidRPr="00E867B8" w:rsidRDefault="009A6D40" w:rsidP="009A6D40">
      <w:pPr>
        <w:rPr>
          <w:lang w:val="nl-NL"/>
        </w:rPr>
      </w:pPr>
      <w:r w:rsidRPr="00E867B8">
        <w:rPr>
          <w:lang w:val="nl-NL"/>
        </w:rPr>
        <w:t>Zoals aangegeven in mijn projectplan ga ik tijdens dit onderzoek gebruik maken van de “</w:t>
      </w:r>
      <w:proofErr w:type="spellStart"/>
      <w:r w:rsidRPr="00E867B8">
        <w:rPr>
          <w:lang w:val="nl-NL"/>
        </w:rPr>
        <w:t>Literature</w:t>
      </w:r>
      <w:proofErr w:type="spellEnd"/>
      <w:r w:rsidRPr="00E867B8">
        <w:rPr>
          <w:lang w:val="nl-NL"/>
        </w:rPr>
        <w:t xml:space="preserve"> </w:t>
      </w:r>
      <w:proofErr w:type="spellStart"/>
      <w:r w:rsidRPr="00E867B8">
        <w:rPr>
          <w:lang w:val="nl-NL"/>
        </w:rPr>
        <w:t>study</w:t>
      </w:r>
      <w:proofErr w:type="spellEnd"/>
      <w:r w:rsidRPr="00E867B8">
        <w:rPr>
          <w:lang w:val="nl-NL"/>
        </w:rPr>
        <w:t>” onderzoeksmethode, welke valt onder het “Library” veld.</w:t>
      </w:r>
    </w:p>
    <w:p w14:paraId="3ABD3E4C" w14:textId="77777777" w:rsidR="009A6D40" w:rsidRPr="00E867B8" w:rsidRDefault="009A6D40" w:rsidP="009A6D40">
      <w:pPr>
        <w:rPr>
          <w:lang w:val="nl-NL"/>
        </w:rPr>
      </w:pPr>
      <w:r w:rsidRPr="00E867B8">
        <w:rPr>
          <w:lang w:val="nl-NL"/>
        </w:rPr>
        <w:t xml:space="preserve">Initieel was de strategie het opzoeken van </w:t>
      </w:r>
      <w:proofErr w:type="spellStart"/>
      <w:r w:rsidRPr="00E867B8">
        <w:rPr>
          <w:lang w:val="nl-NL"/>
        </w:rPr>
        <w:t>roadmaps</w:t>
      </w:r>
      <w:proofErr w:type="spellEnd"/>
      <w:r w:rsidRPr="00E867B8">
        <w:rPr>
          <w:lang w:val="nl-NL"/>
        </w:rPr>
        <w:t xml:space="preserve"> gemaakt door de ontwikkelaars van Blazor. Hierbij wilde ik door middel van (officiële) </w:t>
      </w:r>
      <w:proofErr w:type="spellStart"/>
      <w:r w:rsidRPr="00E867B8">
        <w:rPr>
          <w:lang w:val="nl-NL"/>
        </w:rPr>
        <w:t>posts</w:t>
      </w:r>
      <w:proofErr w:type="spellEnd"/>
      <w:r w:rsidRPr="00E867B8">
        <w:rPr>
          <w:lang w:val="nl-NL"/>
        </w:rPr>
        <w:t xml:space="preserve"> in kaart brengen wat er nog aan zat te komen betreft toevoegingen en updates in de toekomst. Echter heb ik hier tijdens mijn onderzoek van af moeten wijken. Wel ben ik trouw gebleven aan de onderzoeksmethode.</w:t>
      </w:r>
    </w:p>
    <w:p w14:paraId="090BACC0" w14:textId="77777777" w:rsidR="009A6D40" w:rsidRPr="00E867B8" w:rsidRDefault="009A6D40" w:rsidP="009A6D40">
      <w:pPr>
        <w:pStyle w:val="Kop2"/>
        <w:rPr>
          <w:lang w:val="nl-NL"/>
        </w:rPr>
      </w:pPr>
      <w:bookmarkStart w:id="71" w:name="_Toc124339159"/>
      <w:r w:rsidRPr="00E867B8">
        <w:rPr>
          <w:lang w:val="nl-NL"/>
        </w:rPr>
        <w:t>Uitwerking</w:t>
      </w:r>
      <w:bookmarkEnd w:id="71"/>
    </w:p>
    <w:p w14:paraId="1FEEEBA3" w14:textId="77777777" w:rsidR="009A6D40" w:rsidRPr="00E867B8" w:rsidRDefault="009A6D40" w:rsidP="009A6D40">
      <w:pPr>
        <w:pStyle w:val="Standard"/>
        <w:rPr>
          <w:rFonts w:ascii="Calibri" w:hAnsi="Calibri"/>
          <w:lang w:val="nl-NL"/>
        </w:rPr>
      </w:pPr>
    </w:p>
    <w:p w14:paraId="2BD2944C"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 xml:space="preserve">Wanneer ik zoek naar een </w:t>
      </w:r>
      <w:proofErr w:type="spellStart"/>
      <w:r w:rsidRPr="00E867B8">
        <w:rPr>
          <w:rFonts w:asciiTheme="minorHAnsi" w:eastAsiaTheme="minorHAnsi" w:hAnsiTheme="minorHAnsi" w:cstheme="minorBidi"/>
          <w:color w:val="auto"/>
          <w:kern w:val="0"/>
          <w:sz w:val="22"/>
          <w:szCs w:val="22"/>
          <w:lang w:val="nl-NL" w:eastAsia="en-US" w:bidi="ar-SA"/>
        </w:rPr>
        <w:t>roadmap</w:t>
      </w:r>
      <w:proofErr w:type="spellEnd"/>
      <w:r w:rsidRPr="00E867B8">
        <w:rPr>
          <w:rFonts w:asciiTheme="minorHAnsi" w:eastAsiaTheme="minorHAnsi" w:hAnsiTheme="minorHAnsi" w:cstheme="minorBidi"/>
          <w:color w:val="auto"/>
          <w:kern w:val="0"/>
          <w:sz w:val="22"/>
          <w:szCs w:val="22"/>
          <w:lang w:val="nl-NL" w:eastAsia="en-US" w:bidi="ar-SA"/>
        </w:rPr>
        <w:t xml:space="preserve"> kom ik er al snel achter dat er geen officiële </w:t>
      </w:r>
      <w:proofErr w:type="spellStart"/>
      <w:r w:rsidRPr="00E867B8">
        <w:rPr>
          <w:rFonts w:asciiTheme="minorHAnsi" w:eastAsiaTheme="minorHAnsi" w:hAnsiTheme="minorHAnsi" w:cstheme="minorBidi"/>
          <w:color w:val="auto"/>
          <w:kern w:val="0"/>
          <w:sz w:val="22"/>
          <w:szCs w:val="22"/>
          <w:lang w:val="nl-NL" w:eastAsia="en-US" w:bidi="ar-SA"/>
        </w:rPr>
        <w:t>roadmap</w:t>
      </w:r>
      <w:proofErr w:type="spellEnd"/>
      <w:r w:rsidRPr="00E867B8">
        <w:rPr>
          <w:rFonts w:asciiTheme="minorHAnsi" w:eastAsiaTheme="minorHAnsi" w:hAnsiTheme="minorHAnsi" w:cstheme="minorBidi"/>
          <w:color w:val="auto"/>
          <w:kern w:val="0"/>
          <w:sz w:val="22"/>
          <w:szCs w:val="22"/>
          <w:lang w:val="nl-NL" w:eastAsia="en-US" w:bidi="ar-SA"/>
        </w:rPr>
        <w:t xml:space="preserve"> is voor releases van Blazor. Ook kan ik op de officiële platforms geen informatie vinden over eventuele releases in de toekomst of eventuele toekomstplannen van Microsoft zelf.</w:t>
      </w:r>
    </w:p>
    <w:p w14:paraId="488FF768"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56133BC7"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Wel zie ik dat het een hele populaire manier is voor het maken van front-end applicaties door C# developers. Veel van diezelfde developers stellen dezelfde vraag: “Heeft het zin om in te zetten op Blazor, heeft het een toekomst”. Ik moet dus op een andere manier gaan zoeken naar mijn eigen antwoord, aan de hand van informatie die mij die keuze kan doen maken.</w:t>
      </w:r>
    </w:p>
    <w:p w14:paraId="3AE929D2" w14:textId="77777777" w:rsidR="009A6D40" w:rsidRPr="00E867B8" w:rsidRDefault="009A6D40" w:rsidP="009A6D40">
      <w:pPr>
        <w:pStyle w:val="Standard"/>
        <w:rPr>
          <w:rFonts w:ascii="Calibri" w:hAnsi="Calibri"/>
          <w:i/>
          <w:iCs/>
          <w:sz w:val="20"/>
          <w:szCs w:val="20"/>
          <w:u w:val="single"/>
          <w:lang w:val="nl-NL"/>
        </w:rPr>
      </w:pPr>
    </w:p>
    <w:p w14:paraId="1DF61FAE"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Aangezien de release van Blazor pas in 2018 was, is het een relatief nieuwe methode voor het ontwikkelen van front-end applicaties. Behalve dit is het ook de enige manier voor het maken van front-end applicaties in C#. Dit bekent dat er geen splitsing is tussen verschillende kampen, waar er gekozen kan worden uit meerdere mogelijkheden voor het maken van C# front-end applicaties. Dit spreekt er in het voordeel van Blazor, omdat iedereen dit bovenstaande wilt bereiken, toegewezen wordt tot Blazor. Wat zorgt voor een community waarvan de ogen allemaal dezelfde kant op staan</w:t>
      </w:r>
    </w:p>
    <w:p w14:paraId="062A0725"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560BB02"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Ook omdat dit zo nieuw is, wordt er nog veel over gesproken op fora. Er wordt ook door die gebruikers veel gespeculeerd over de toekomst van Blazor, maar niemand kan een duidelijk antwoord geven. Vaak wordt er gesproken dat Blazor, aangezien het gebruik maakt van WASM (</w:t>
      </w:r>
      <w:proofErr w:type="spellStart"/>
      <w:r w:rsidRPr="00E867B8">
        <w:rPr>
          <w:rFonts w:asciiTheme="minorHAnsi" w:eastAsiaTheme="minorHAnsi" w:hAnsiTheme="minorHAnsi" w:cstheme="minorBidi"/>
          <w:color w:val="auto"/>
          <w:kern w:val="0"/>
          <w:sz w:val="22"/>
          <w:szCs w:val="22"/>
          <w:lang w:val="nl-NL" w:eastAsia="en-US" w:bidi="ar-SA"/>
        </w:rPr>
        <w:t>WebAssembly</w:t>
      </w:r>
      <w:proofErr w:type="spellEnd"/>
      <w:r w:rsidRPr="00E867B8">
        <w:rPr>
          <w:rFonts w:asciiTheme="minorHAnsi" w:eastAsiaTheme="minorHAnsi" w:hAnsiTheme="minorHAnsi" w:cstheme="minorBidi"/>
          <w:color w:val="auto"/>
          <w:kern w:val="0"/>
          <w:sz w:val="22"/>
          <w:szCs w:val="22"/>
          <w:lang w:val="nl-NL" w:eastAsia="en-US" w:bidi="ar-SA"/>
        </w:rPr>
        <w:t>), een grote kans heeft langer te overleven dan bijvoorbeeld oudere flops van Microsoft (bijvoorbeeld Silverlight). Omdat WASM een nieuwe standaard is voor web-development, waarbij het zeer goed ontvangen wordt, lijkt dit een bevestiging waar ik naar op zoek ben.</w:t>
      </w:r>
    </w:p>
    <w:p w14:paraId="3AF307C8"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87E4525" w14:textId="77777777" w:rsidR="009A6D40" w:rsidRPr="00E867B8" w:rsidRDefault="009A6D40" w:rsidP="009A6D40">
      <w:pPr>
        <w:pStyle w:val="Kop2"/>
        <w:rPr>
          <w:rFonts w:eastAsiaTheme="minorHAnsi"/>
          <w:lang w:val="nl-NL"/>
        </w:rPr>
      </w:pPr>
      <w:bookmarkStart w:id="72" w:name="_Toc124339160"/>
      <w:r w:rsidRPr="00E867B8">
        <w:rPr>
          <w:rFonts w:eastAsiaTheme="minorHAnsi"/>
          <w:lang w:val="nl-NL"/>
        </w:rPr>
        <w:t>Wat zeggen anderen?</w:t>
      </w:r>
      <w:bookmarkEnd w:id="72"/>
    </w:p>
    <w:p w14:paraId="3F2F6CD7" w14:textId="77777777" w:rsidR="009A6D40" w:rsidRPr="00E867B8" w:rsidRDefault="009A6D40" w:rsidP="009A6D40">
      <w:pPr>
        <w:rPr>
          <w:lang w:val="nl-NL"/>
        </w:rPr>
      </w:pPr>
      <w:r w:rsidRPr="00E867B8">
        <w:rPr>
          <w:lang w:val="nl-NL"/>
        </w:rPr>
        <w:t>Om tot een goed beeld te komen ga ik op zoek naar wat, naar mijn idee, goede bronnen er over schrijven om vervolgens tot een conclusie te komen.</w:t>
      </w:r>
    </w:p>
    <w:p w14:paraId="196F4A20" w14:textId="77777777" w:rsidR="009A6D40" w:rsidRPr="00E867B8" w:rsidRDefault="009A6D40" w:rsidP="009A6D40">
      <w:pPr>
        <w:rPr>
          <w:lang w:val="nl-NL"/>
        </w:rPr>
      </w:pPr>
    </w:p>
    <w:p w14:paraId="5D7B752E"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r w:rsidRPr="00E867B8">
        <w:rPr>
          <w:b/>
          <w:bCs/>
          <w:lang w:val="nl-NL"/>
        </w:rPr>
        <w:t xml:space="preserve">Matthew </w:t>
      </w:r>
      <w:proofErr w:type="spellStart"/>
      <w:r w:rsidRPr="00E867B8">
        <w:rPr>
          <w:b/>
          <w:bCs/>
          <w:lang w:val="nl-NL"/>
        </w:rPr>
        <w:t>MacDonald</w:t>
      </w:r>
      <w:proofErr w:type="spellEnd"/>
      <w:r w:rsidRPr="00E867B8">
        <w:rPr>
          <w:b/>
          <w:bCs/>
          <w:lang w:val="nl-NL"/>
        </w:rPr>
        <w:t>, 10.000 volger op Medium.com en Microsoft MVP</w:t>
      </w:r>
    </w:p>
    <w:p w14:paraId="644B5175"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lastRenderedPageBreak/>
        <w:t xml:space="preserve">“…The </w:t>
      </w:r>
      <w:proofErr w:type="spellStart"/>
      <w:r w:rsidRPr="00E867B8">
        <w:rPr>
          <w:lang w:val="nl-NL"/>
        </w:rPr>
        <w:t>technological</w:t>
      </w:r>
      <w:proofErr w:type="spellEnd"/>
      <w:r w:rsidRPr="00E867B8">
        <w:rPr>
          <w:lang w:val="nl-NL"/>
        </w:rPr>
        <w:t xml:space="preserve"> </w:t>
      </w:r>
      <w:proofErr w:type="spellStart"/>
      <w:r w:rsidRPr="00E867B8">
        <w:rPr>
          <w:lang w:val="nl-NL"/>
        </w:rPr>
        <w:t>underpinnings</w:t>
      </w:r>
      <w:proofErr w:type="spellEnd"/>
      <w:r w:rsidRPr="00E867B8">
        <w:rPr>
          <w:lang w:val="nl-NL"/>
        </w:rPr>
        <w:t xml:space="preserve"> </w:t>
      </w:r>
      <w:proofErr w:type="spellStart"/>
      <w:r w:rsidRPr="00E867B8">
        <w:rPr>
          <w:lang w:val="nl-NL"/>
        </w:rPr>
        <w:t>for</w:t>
      </w:r>
      <w:proofErr w:type="spellEnd"/>
      <w:r w:rsidRPr="00E867B8">
        <w:rPr>
          <w:lang w:val="nl-NL"/>
        </w:rPr>
        <w:t xml:space="preserve"> Blazor are rock </w:t>
      </w:r>
      <w:proofErr w:type="spellStart"/>
      <w:r w:rsidRPr="00E867B8">
        <w:rPr>
          <w:lang w:val="nl-NL"/>
        </w:rPr>
        <w:t>solid</w:t>
      </w:r>
      <w:proofErr w:type="spellEnd"/>
      <w:r w:rsidRPr="00E867B8">
        <w:rPr>
          <w:lang w:val="nl-NL"/>
        </w:rPr>
        <w:t xml:space="preserve">. It’s built on </w:t>
      </w:r>
      <w:proofErr w:type="spellStart"/>
      <w:r w:rsidRPr="00E867B8">
        <w:rPr>
          <w:lang w:val="nl-NL"/>
        </w:rPr>
        <w:t>WebAssembly</w:t>
      </w:r>
      <w:proofErr w:type="spellEnd"/>
      <w:r w:rsidRPr="00E867B8">
        <w:rPr>
          <w:lang w:val="nl-NL"/>
        </w:rPr>
        <w:t xml:space="preserve">, a cross-platform standard </w:t>
      </w:r>
      <w:proofErr w:type="spellStart"/>
      <w:r w:rsidRPr="00E867B8">
        <w:rPr>
          <w:lang w:val="nl-NL"/>
        </w:rPr>
        <w:t>that</w:t>
      </w:r>
      <w:proofErr w:type="spellEnd"/>
      <w:r w:rsidRPr="00E867B8">
        <w:rPr>
          <w:lang w:val="nl-NL"/>
        </w:rPr>
        <w:t xml:space="preserve"> has significant </w:t>
      </w:r>
      <w:proofErr w:type="spellStart"/>
      <w:r w:rsidRPr="00E867B8">
        <w:rPr>
          <w:lang w:val="nl-NL"/>
        </w:rPr>
        <w:t>vendor</w:t>
      </w:r>
      <w:proofErr w:type="spellEnd"/>
      <w:r w:rsidRPr="00E867B8">
        <w:rPr>
          <w:lang w:val="nl-NL"/>
        </w:rPr>
        <w:t xml:space="preserve"> </w:t>
      </w:r>
      <w:proofErr w:type="spellStart"/>
      <w:r w:rsidRPr="00E867B8">
        <w:rPr>
          <w:lang w:val="nl-NL"/>
        </w:rPr>
        <w:t>buy</w:t>
      </w:r>
      <w:proofErr w:type="spellEnd"/>
      <w:r w:rsidRPr="00E867B8">
        <w:rPr>
          <w:lang w:val="nl-NL"/>
        </w:rPr>
        <w:t xml:space="preserve">-in, </w:t>
      </w:r>
      <w:proofErr w:type="spellStart"/>
      <w:r w:rsidRPr="00E867B8">
        <w:rPr>
          <w:lang w:val="nl-NL"/>
        </w:rPr>
        <w:t>universal</w:t>
      </w:r>
      <w:proofErr w:type="spellEnd"/>
      <w:r w:rsidRPr="00E867B8">
        <w:rPr>
          <w:lang w:val="nl-NL"/>
        </w:rPr>
        <w:t xml:space="preserve"> browser support, </w:t>
      </w:r>
      <w:proofErr w:type="spellStart"/>
      <w:r w:rsidRPr="00E867B8">
        <w:rPr>
          <w:lang w:val="nl-NL"/>
        </w:rPr>
        <w:t>and</w:t>
      </w:r>
      <w:proofErr w:type="spellEnd"/>
      <w:r w:rsidRPr="00E867B8">
        <w:rPr>
          <w:lang w:val="nl-NL"/>
        </w:rPr>
        <w:t xml:space="preserve"> </w:t>
      </w:r>
      <w:proofErr w:type="spellStart"/>
      <w:r w:rsidRPr="00E867B8">
        <w:rPr>
          <w:lang w:val="nl-NL"/>
        </w:rPr>
        <w:t>better</w:t>
      </w:r>
      <w:proofErr w:type="spellEnd"/>
      <w:r w:rsidRPr="00E867B8">
        <w:rPr>
          <w:lang w:val="nl-NL"/>
        </w:rPr>
        <w:t xml:space="preserve"> performance </w:t>
      </w:r>
      <w:proofErr w:type="spellStart"/>
      <w:r w:rsidRPr="00E867B8">
        <w:rPr>
          <w:lang w:val="nl-NL"/>
        </w:rPr>
        <w:t>than</w:t>
      </w:r>
      <w:proofErr w:type="spellEnd"/>
      <w:r w:rsidRPr="00E867B8">
        <w:rPr>
          <w:lang w:val="nl-NL"/>
        </w:rPr>
        <w:t xml:space="preserve"> even </w:t>
      </w:r>
      <w:proofErr w:type="spellStart"/>
      <w:r w:rsidRPr="00E867B8">
        <w:rPr>
          <w:lang w:val="nl-NL"/>
        </w:rPr>
        <w:t>today’s</w:t>
      </w:r>
      <w:proofErr w:type="spellEnd"/>
      <w:r w:rsidRPr="00E867B8">
        <w:rPr>
          <w:lang w:val="nl-NL"/>
        </w:rPr>
        <w:t xml:space="preserve"> </w:t>
      </w:r>
      <w:proofErr w:type="spellStart"/>
      <w:r w:rsidRPr="00E867B8">
        <w:rPr>
          <w:lang w:val="nl-NL"/>
        </w:rPr>
        <w:t>optimized</w:t>
      </w:r>
      <w:proofErr w:type="spellEnd"/>
      <w:r w:rsidRPr="00E867B8">
        <w:rPr>
          <w:lang w:val="nl-NL"/>
        </w:rPr>
        <w:t xml:space="preserve"> </w:t>
      </w:r>
      <w:proofErr w:type="spellStart"/>
      <w:r w:rsidRPr="00E867B8">
        <w:rPr>
          <w:lang w:val="nl-NL"/>
        </w:rPr>
        <w:t>JavaScript</w:t>
      </w:r>
      <w:proofErr w:type="spellEnd"/>
      <w:r w:rsidRPr="00E867B8">
        <w:rPr>
          <w:lang w:val="nl-NL"/>
        </w:rPr>
        <w:t xml:space="preserve"> engines. </w:t>
      </w:r>
      <w:proofErr w:type="spellStart"/>
      <w:r w:rsidRPr="00E867B8">
        <w:rPr>
          <w:lang w:val="nl-NL"/>
        </w:rPr>
        <w:t>WebAssembly</w:t>
      </w:r>
      <w:proofErr w:type="spellEnd"/>
      <w:r w:rsidRPr="00E867B8">
        <w:rPr>
          <w:lang w:val="nl-NL"/>
        </w:rPr>
        <w:t xml:space="preserve"> </w:t>
      </w:r>
      <w:proofErr w:type="spellStart"/>
      <w:r w:rsidRPr="00E867B8">
        <w:rPr>
          <w:lang w:val="nl-NL"/>
        </w:rPr>
        <w:t>also</w:t>
      </w:r>
      <w:proofErr w:type="spellEnd"/>
      <w:r w:rsidRPr="00E867B8">
        <w:rPr>
          <w:lang w:val="nl-NL"/>
        </w:rPr>
        <w:t xml:space="preserve"> has </w:t>
      </w:r>
      <w:proofErr w:type="spellStart"/>
      <w:r w:rsidRPr="00E867B8">
        <w:rPr>
          <w:lang w:val="nl-NL"/>
        </w:rPr>
        <w:t>some</w:t>
      </w:r>
      <w:proofErr w:type="spellEnd"/>
      <w:r w:rsidRPr="00E867B8">
        <w:rPr>
          <w:lang w:val="nl-NL"/>
        </w:rPr>
        <w:t xml:space="preserve"> </w:t>
      </w:r>
      <w:proofErr w:type="spellStart"/>
      <w:r w:rsidRPr="00E867B8">
        <w:rPr>
          <w:lang w:val="nl-NL"/>
        </w:rPr>
        <w:t>jaw</w:t>
      </w:r>
      <w:proofErr w:type="spellEnd"/>
      <w:r w:rsidRPr="00E867B8">
        <w:rPr>
          <w:lang w:val="nl-NL"/>
        </w:rPr>
        <w:t xml:space="preserve">-dropping </w:t>
      </w:r>
      <w:proofErr w:type="spellStart"/>
      <w:r w:rsidRPr="00E867B8">
        <w:rPr>
          <w:lang w:val="nl-NL"/>
        </w:rPr>
        <w:t>proof</w:t>
      </w:r>
      <w:proofErr w:type="spellEnd"/>
      <w:r w:rsidRPr="00E867B8">
        <w:rPr>
          <w:lang w:val="nl-NL"/>
        </w:rPr>
        <w:t xml:space="preserve">-of-concept </w:t>
      </w:r>
      <w:proofErr w:type="spellStart"/>
      <w:r w:rsidRPr="00E867B8">
        <w:rPr>
          <w:lang w:val="nl-NL"/>
        </w:rPr>
        <w:t>demonstrations</w:t>
      </w:r>
      <w:proofErr w:type="spellEnd"/>
      <w:r w:rsidRPr="00E867B8">
        <w:rPr>
          <w:lang w:val="nl-NL"/>
        </w:rPr>
        <w:t xml:space="preserve">, like 3D games </w:t>
      </w:r>
      <w:proofErr w:type="spellStart"/>
      <w:r w:rsidRPr="00E867B8">
        <w:rPr>
          <w:lang w:val="nl-NL"/>
        </w:rPr>
        <w:t>and</w:t>
      </w:r>
      <w:proofErr w:type="spellEnd"/>
      <w:r w:rsidRPr="00E867B8">
        <w:rPr>
          <w:lang w:val="nl-NL"/>
        </w:rPr>
        <w:t xml:space="preserve"> emulators running </w:t>
      </w:r>
      <w:proofErr w:type="spellStart"/>
      <w:r w:rsidRPr="00E867B8">
        <w:rPr>
          <w:lang w:val="nl-NL"/>
        </w:rPr>
        <w:t>natively</w:t>
      </w:r>
      <w:proofErr w:type="spellEnd"/>
      <w:r w:rsidRPr="00E867B8">
        <w:rPr>
          <w:lang w:val="nl-NL"/>
        </w:rPr>
        <w:t xml:space="preserve"> in </w:t>
      </w:r>
      <w:proofErr w:type="spellStart"/>
      <w:r w:rsidRPr="00E867B8">
        <w:rPr>
          <w:lang w:val="nl-NL"/>
        </w:rPr>
        <w:t>the</w:t>
      </w:r>
      <w:proofErr w:type="spellEnd"/>
      <w:r w:rsidRPr="00E867B8">
        <w:rPr>
          <w:lang w:val="nl-NL"/>
        </w:rPr>
        <w:t xml:space="preserve"> browser…”</w:t>
      </w:r>
    </w:p>
    <w:p w14:paraId="3880D6FD"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“Blazor is a </w:t>
      </w:r>
      <w:proofErr w:type="spellStart"/>
      <w:r w:rsidRPr="00E867B8">
        <w:rPr>
          <w:lang w:val="nl-NL"/>
        </w:rPr>
        <w:t>tough</w:t>
      </w:r>
      <w:proofErr w:type="spellEnd"/>
      <w:r w:rsidRPr="00E867B8">
        <w:rPr>
          <w:lang w:val="nl-NL"/>
        </w:rPr>
        <w:t xml:space="preserve"> </w:t>
      </w:r>
      <w:proofErr w:type="spellStart"/>
      <w:r w:rsidRPr="00E867B8">
        <w:rPr>
          <w:lang w:val="nl-NL"/>
        </w:rPr>
        <w:t>sell</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current</w:t>
      </w:r>
      <w:proofErr w:type="spellEnd"/>
      <w:r w:rsidRPr="00E867B8">
        <w:rPr>
          <w:lang w:val="nl-NL"/>
        </w:rPr>
        <w:t xml:space="preserve"> web </w:t>
      </w:r>
      <w:proofErr w:type="spellStart"/>
      <w:r w:rsidRPr="00E867B8">
        <w:rPr>
          <w:lang w:val="nl-NL"/>
        </w:rPr>
        <w:t>developer</w:t>
      </w:r>
      <w:proofErr w:type="spellEnd"/>
      <w:r w:rsidRPr="00E867B8">
        <w:rPr>
          <w:lang w:val="nl-NL"/>
        </w:rPr>
        <w:t xml:space="preserve">, </w:t>
      </w:r>
      <w:proofErr w:type="spellStart"/>
      <w:r w:rsidRPr="00E867B8">
        <w:rPr>
          <w:lang w:val="nl-NL"/>
        </w:rPr>
        <w:t>because</w:t>
      </w:r>
      <w:proofErr w:type="spellEnd"/>
      <w:r w:rsidRPr="00E867B8">
        <w:rPr>
          <w:lang w:val="nl-NL"/>
        </w:rPr>
        <w:t xml:space="preserve"> </w:t>
      </w:r>
      <w:proofErr w:type="spellStart"/>
      <w:r w:rsidRPr="00E867B8">
        <w:rPr>
          <w:lang w:val="nl-NL"/>
        </w:rPr>
        <w:t>it</w:t>
      </w:r>
      <w:proofErr w:type="spellEnd"/>
      <w:r w:rsidRPr="00E867B8">
        <w:rPr>
          <w:lang w:val="nl-NL"/>
        </w:rPr>
        <w:t xml:space="preserve"> means </w:t>
      </w:r>
      <w:proofErr w:type="spellStart"/>
      <w:r w:rsidRPr="00E867B8">
        <w:rPr>
          <w:lang w:val="nl-NL"/>
        </w:rPr>
        <w:t>leaving</w:t>
      </w:r>
      <w:proofErr w:type="spellEnd"/>
      <w:r w:rsidRPr="00E867B8">
        <w:rPr>
          <w:lang w:val="nl-NL"/>
        </w:rPr>
        <w:t xml:space="preserve"> </w:t>
      </w:r>
      <w:proofErr w:type="spellStart"/>
      <w:r w:rsidRPr="00E867B8">
        <w:rPr>
          <w:lang w:val="nl-NL"/>
        </w:rPr>
        <w:t>behind</w:t>
      </w:r>
      <w:proofErr w:type="spellEnd"/>
      <w:r w:rsidRPr="00E867B8">
        <w:rPr>
          <w:lang w:val="nl-NL"/>
        </w:rPr>
        <w:t xml:space="preserve"> </w:t>
      </w:r>
      <w:proofErr w:type="spellStart"/>
      <w:r w:rsidRPr="00E867B8">
        <w:rPr>
          <w:lang w:val="nl-NL"/>
        </w:rPr>
        <w:t>many</w:t>
      </w:r>
      <w:proofErr w:type="spellEnd"/>
      <w:r w:rsidRPr="00E867B8">
        <w:rPr>
          <w:lang w:val="nl-NL"/>
        </w:rPr>
        <w:t xml:space="preserve"> of </w:t>
      </w:r>
      <w:proofErr w:type="spellStart"/>
      <w:r w:rsidRPr="00E867B8">
        <w:rPr>
          <w:lang w:val="nl-NL"/>
        </w:rPr>
        <w:t>the</w:t>
      </w:r>
      <w:proofErr w:type="spellEnd"/>
      <w:r w:rsidRPr="00E867B8">
        <w:rPr>
          <w:lang w:val="nl-NL"/>
        </w:rPr>
        <w:t xml:space="preserve"> </w:t>
      </w:r>
      <w:proofErr w:type="spellStart"/>
      <w:r w:rsidRPr="00E867B8">
        <w:rPr>
          <w:lang w:val="nl-NL"/>
        </w:rPr>
        <w:t>libraries</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technologies</w:t>
      </w:r>
      <w:proofErr w:type="spellEnd"/>
      <w:r w:rsidRPr="00E867B8">
        <w:rPr>
          <w:lang w:val="nl-NL"/>
        </w:rPr>
        <w:t xml:space="preserve"> </w:t>
      </w:r>
      <w:proofErr w:type="spellStart"/>
      <w:r w:rsidRPr="00E867B8">
        <w:rPr>
          <w:lang w:val="nl-NL"/>
        </w:rPr>
        <w:t>that</w:t>
      </w:r>
      <w:proofErr w:type="spellEnd"/>
      <w:r w:rsidRPr="00E867B8">
        <w:rPr>
          <w:lang w:val="nl-NL"/>
        </w:rPr>
        <w:t xml:space="preserve"> have been up over a decade of modern </w:t>
      </w:r>
      <w:proofErr w:type="spellStart"/>
      <w:r w:rsidRPr="00E867B8">
        <w:rPr>
          <w:lang w:val="nl-NL"/>
        </w:rPr>
        <w:t>JavaScript</w:t>
      </w:r>
      <w:proofErr w:type="spellEnd"/>
      <w:r w:rsidRPr="00E867B8">
        <w:rPr>
          <w:lang w:val="nl-NL"/>
        </w:rPr>
        <w:t xml:space="preserve"> development. It’s </w:t>
      </w:r>
      <w:proofErr w:type="spellStart"/>
      <w:r w:rsidRPr="00E867B8">
        <w:rPr>
          <w:lang w:val="nl-NL"/>
        </w:rPr>
        <w:t>not</w:t>
      </w:r>
      <w:proofErr w:type="spellEnd"/>
      <w:r w:rsidRPr="00E867B8">
        <w:rPr>
          <w:lang w:val="nl-NL"/>
        </w:rPr>
        <w:t xml:space="preserve"> a </w:t>
      </w:r>
      <w:proofErr w:type="spellStart"/>
      <w:r w:rsidRPr="00E867B8">
        <w:rPr>
          <w:lang w:val="nl-NL"/>
        </w:rPr>
        <w:t>seamless</w:t>
      </w:r>
      <w:proofErr w:type="spellEnd"/>
      <w:r w:rsidRPr="00E867B8">
        <w:rPr>
          <w:lang w:val="nl-NL"/>
        </w:rPr>
        <w:t xml:space="preserve"> </w:t>
      </w:r>
      <w:proofErr w:type="spellStart"/>
      <w:r w:rsidRPr="00E867B8">
        <w:rPr>
          <w:lang w:val="nl-NL"/>
        </w:rPr>
        <w:t>transition</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there’s</w:t>
      </w:r>
      <w:proofErr w:type="spellEnd"/>
      <w:r w:rsidRPr="00E867B8">
        <w:rPr>
          <w:lang w:val="nl-NL"/>
        </w:rPr>
        <w:t xml:space="preserve"> no way </w:t>
      </w:r>
      <w:proofErr w:type="spellStart"/>
      <w:r w:rsidRPr="00E867B8">
        <w:rPr>
          <w:lang w:val="nl-NL"/>
        </w:rPr>
        <w:t>to</w:t>
      </w:r>
      <w:proofErr w:type="spellEnd"/>
      <w:r w:rsidRPr="00E867B8">
        <w:rPr>
          <w:lang w:val="nl-NL"/>
        </w:rPr>
        <w:t xml:space="preserve"> </w:t>
      </w:r>
      <w:proofErr w:type="spellStart"/>
      <w:r w:rsidRPr="00E867B8">
        <w:rPr>
          <w:lang w:val="nl-NL"/>
        </w:rPr>
        <w:t>migrate</w:t>
      </w:r>
      <w:proofErr w:type="spellEnd"/>
      <w:r w:rsidRPr="00E867B8">
        <w:rPr>
          <w:lang w:val="nl-NL"/>
        </w:rPr>
        <w:t xml:space="preserve"> a </w:t>
      </w:r>
      <w:proofErr w:type="spellStart"/>
      <w:r w:rsidRPr="00E867B8">
        <w:rPr>
          <w:lang w:val="nl-NL"/>
        </w:rPr>
        <w:t>JavaScript</w:t>
      </w:r>
      <w:proofErr w:type="spellEnd"/>
      <w:r w:rsidRPr="00E867B8">
        <w:rPr>
          <w:lang w:val="nl-NL"/>
        </w:rPr>
        <w:t xml:space="preserve"> </w:t>
      </w:r>
      <w:proofErr w:type="spellStart"/>
      <w:r w:rsidRPr="00E867B8">
        <w:rPr>
          <w:lang w:val="nl-NL"/>
        </w:rPr>
        <w:t>application</w:t>
      </w:r>
      <w:proofErr w:type="spellEnd"/>
      <w:r w:rsidRPr="00E867B8">
        <w:rPr>
          <w:lang w:val="nl-NL"/>
        </w:rPr>
        <w:t xml:space="preserve"> </w:t>
      </w:r>
      <w:proofErr w:type="spellStart"/>
      <w:r w:rsidRPr="00E867B8">
        <w:rPr>
          <w:lang w:val="nl-NL"/>
        </w:rPr>
        <w:t>to</w:t>
      </w:r>
      <w:proofErr w:type="spellEnd"/>
      <w:r w:rsidRPr="00E867B8">
        <w:rPr>
          <w:lang w:val="nl-NL"/>
        </w:rPr>
        <w:t xml:space="preserve"> a Blazor project. </w:t>
      </w:r>
      <w:proofErr w:type="spellStart"/>
      <w:r w:rsidRPr="00E867B8">
        <w:rPr>
          <w:lang w:val="nl-NL"/>
        </w:rPr>
        <w:t>Switching</w:t>
      </w:r>
      <w:proofErr w:type="spellEnd"/>
      <w:r w:rsidRPr="00E867B8">
        <w:rPr>
          <w:lang w:val="nl-NL"/>
        </w:rPr>
        <w:t xml:space="preserve"> </w:t>
      </w:r>
      <w:proofErr w:type="spellStart"/>
      <w:r w:rsidRPr="00E867B8">
        <w:rPr>
          <w:lang w:val="nl-NL"/>
        </w:rPr>
        <w:t>to</w:t>
      </w:r>
      <w:proofErr w:type="spellEnd"/>
      <w:r w:rsidRPr="00E867B8">
        <w:rPr>
          <w:lang w:val="nl-NL"/>
        </w:rPr>
        <w:t xml:space="preserve"> Blazor </w:t>
      </w:r>
      <w:proofErr w:type="spellStart"/>
      <w:r w:rsidRPr="00E867B8">
        <w:rPr>
          <w:lang w:val="nl-NL"/>
        </w:rPr>
        <w:t>still</w:t>
      </w:r>
      <w:proofErr w:type="spellEnd"/>
      <w:r w:rsidRPr="00E867B8">
        <w:rPr>
          <w:lang w:val="nl-NL"/>
        </w:rPr>
        <w:t xml:space="preserve"> means </w:t>
      </w:r>
      <w:proofErr w:type="spellStart"/>
      <w:r w:rsidRPr="00E867B8">
        <w:rPr>
          <w:lang w:val="nl-NL"/>
        </w:rPr>
        <w:t>moving</w:t>
      </w:r>
      <w:proofErr w:type="spellEnd"/>
      <w:r w:rsidRPr="00E867B8">
        <w:rPr>
          <w:lang w:val="nl-NL"/>
        </w:rPr>
        <w:t xml:space="preserve"> </w:t>
      </w:r>
      <w:proofErr w:type="spellStart"/>
      <w:r w:rsidRPr="00E867B8">
        <w:rPr>
          <w:lang w:val="nl-NL"/>
        </w:rPr>
        <w:t>from</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rough</w:t>
      </w:r>
      <w:proofErr w:type="spellEnd"/>
      <w:r w:rsidRPr="00E867B8">
        <w:rPr>
          <w:lang w:val="nl-NL"/>
        </w:rPr>
        <w:t xml:space="preserve"> </w:t>
      </w:r>
      <w:proofErr w:type="spellStart"/>
      <w:r w:rsidRPr="00E867B8">
        <w:rPr>
          <w:lang w:val="nl-NL"/>
        </w:rPr>
        <w:t>seas</w:t>
      </w:r>
      <w:proofErr w:type="spellEnd"/>
      <w:r w:rsidRPr="00E867B8">
        <w:rPr>
          <w:lang w:val="nl-NL"/>
        </w:rPr>
        <w:t xml:space="preserve"> of </w:t>
      </w:r>
      <w:proofErr w:type="spellStart"/>
      <w:r w:rsidRPr="00E867B8">
        <w:rPr>
          <w:lang w:val="nl-NL"/>
        </w:rPr>
        <w:t>JavaScript</w:t>
      </w:r>
      <w:proofErr w:type="spellEnd"/>
      <w:r w:rsidRPr="00E867B8">
        <w:rPr>
          <w:lang w:val="nl-NL"/>
        </w:rPr>
        <w:t xml:space="preserve"> </w:t>
      </w:r>
      <w:proofErr w:type="spellStart"/>
      <w:r w:rsidRPr="00E867B8">
        <w:rPr>
          <w:lang w:val="nl-NL"/>
        </w:rPr>
        <w:t>to</w:t>
      </w:r>
      <w:proofErr w:type="spellEnd"/>
      <w:r w:rsidRPr="00E867B8">
        <w:rPr>
          <w:lang w:val="nl-NL"/>
        </w:rPr>
        <w:t xml:space="preserve"> a </w:t>
      </w:r>
      <w:proofErr w:type="spellStart"/>
      <w:r w:rsidRPr="00E867B8">
        <w:rPr>
          <w:lang w:val="nl-NL"/>
        </w:rPr>
        <w:t>much</w:t>
      </w:r>
      <w:proofErr w:type="spellEnd"/>
      <w:r w:rsidRPr="00E867B8">
        <w:rPr>
          <w:lang w:val="nl-NL"/>
        </w:rPr>
        <w:t xml:space="preserve"> smaller </w:t>
      </w:r>
      <w:proofErr w:type="spellStart"/>
      <w:r w:rsidRPr="00E867B8">
        <w:rPr>
          <w:lang w:val="nl-NL"/>
        </w:rPr>
        <w:t>swimming</w:t>
      </w:r>
      <w:proofErr w:type="spellEnd"/>
      <w:r w:rsidRPr="00E867B8">
        <w:rPr>
          <w:lang w:val="nl-NL"/>
        </w:rPr>
        <w:t xml:space="preserve"> pool. Most developers are </w:t>
      </w:r>
      <w:proofErr w:type="spellStart"/>
      <w:r w:rsidRPr="00E867B8">
        <w:rPr>
          <w:lang w:val="nl-NL"/>
        </w:rPr>
        <w:t>going</w:t>
      </w:r>
      <w:proofErr w:type="spellEnd"/>
      <w:r w:rsidRPr="00E867B8">
        <w:rPr>
          <w:lang w:val="nl-NL"/>
        </w:rPr>
        <w:t xml:space="preserve"> </w:t>
      </w:r>
      <w:proofErr w:type="spellStart"/>
      <w:r w:rsidRPr="00E867B8">
        <w:rPr>
          <w:lang w:val="nl-NL"/>
        </w:rPr>
        <w:t>to</w:t>
      </w:r>
      <w:proofErr w:type="spellEnd"/>
      <w:r w:rsidRPr="00E867B8">
        <w:rPr>
          <w:lang w:val="nl-NL"/>
        </w:rPr>
        <w:t xml:space="preserve"> check </w:t>
      </w:r>
      <w:proofErr w:type="spellStart"/>
      <w:r w:rsidRPr="00E867B8">
        <w:rPr>
          <w:lang w:val="nl-NL"/>
        </w:rPr>
        <w:t>it</w:t>
      </w:r>
      <w:proofErr w:type="spellEnd"/>
      <w:r w:rsidRPr="00E867B8">
        <w:rPr>
          <w:lang w:val="nl-NL"/>
        </w:rPr>
        <w:t xml:space="preserve"> out but </w:t>
      </w:r>
      <w:proofErr w:type="spellStart"/>
      <w:r w:rsidRPr="00E867B8">
        <w:rPr>
          <w:lang w:val="nl-NL"/>
        </w:rPr>
        <w:t>won’t</w:t>
      </w:r>
      <w:proofErr w:type="spellEnd"/>
      <w:r w:rsidRPr="00E867B8">
        <w:rPr>
          <w:lang w:val="nl-NL"/>
        </w:rPr>
        <w:t xml:space="preserve"> </w:t>
      </w:r>
      <w:proofErr w:type="spellStart"/>
      <w:r w:rsidRPr="00E867B8">
        <w:rPr>
          <w:lang w:val="nl-NL"/>
        </w:rPr>
        <w:t>be</w:t>
      </w:r>
      <w:proofErr w:type="spellEnd"/>
      <w:r w:rsidRPr="00E867B8">
        <w:rPr>
          <w:lang w:val="nl-NL"/>
        </w:rPr>
        <w:t xml:space="preserve"> ready </w:t>
      </w:r>
      <w:proofErr w:type="spellStart"/>
      <w:r w:rsidRPr="00E867B8">
        <w:rPr>
          <w:lang w:val="nl-NL"/>
        </w:rPr>
        <w:t>to</w:t>
      </w:r>
      <w:proofErr w:type="spellEnd"/>
      <w:r w:rsidRPr="00E867B8">
        <w:rPr>
          <w:lang w:val="nl-NL"/>
        </w:rPr>
        <w:t xml:space="preserve"> </w:t>
      </w:r>
      <w:proofErr w:type="spellStart"/>
      <w:r w:rsidRPr="00E867B8">
        <w:rPr>
          <w:lang w:val="nl-NL"/>
        </w:rPr>
        <w:t>leave</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ocean</w:t>
      </w:r>
      <w:proofErr w:type="spellEnd"/>
      <w:r w:rsidRPr="00E867B8">
        <w:rPr>
          <w:lang w:val="nl-NL"/>
        </w:rPr>
        <w:t xml:space="preserve"> </w:t>
      </w:r>
      <w:proofErr w:type="spellStart"/>
      <w:r w:rsidRPr="00E867B8">
        <w:rPr>
          <w:lang w:val="nl-NL"/>
        </w:rPr>
        <w:t>just</w:t>
      </w:r>
      <w:proofErr w:type="spellEnd"/>
      <w:r w:rsidRPr="00E867B8">
        <w:rPr>
          <w:lang w:val="nl-NL"/>
        </w:rPr>
        <w:t xml:space="preserve"> </w:t>
      </w:r>
      <w:proofErr w:type="spellStart"/>
      <w:r w:rsidRPr="00E867B8">
        <w:rPr>
          <w:lang w:val="nl-NL"/>
        </w:rPr>
        <w:t>yet</w:t>
      </w:r>
      <w:proofErr w:type="spellEnd"/>
      <w:r w:rsidRPr="00E867B8">
        <w:rPr>
          <w:lang w:val="nl-NL"/>
        </w:rPr>
        <w:t>.</w:t>
      </w:r>
    </w:p>
    <w:p w14:paraId="41C46773"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For </w:t>
      </w:r>
      <w:proofErr w:type="spellStart"/>
      <w:r w:rsidRPr="00E867B8">
        <w:rPr>
          <w:lang w:val="nl-NL"/>
        </w:rPr>
        <w:t>experienced</w:t>
      </w:r>
      <w:proofErr w:type="spellEnd"/>
      <w:r w:rsidRPr="00E867B8">
        <w:rPr>
          <w:lang w:val="nl-NL"/>
        </w:rPr>
        <w:t xml:space="preserve"> C# developers, </w:t>
      </w:r>
      <w:proofErr w:type="spellStart"/>
      <w:r w:rsidRPr="00E867B8">
        <w:rPr>
          <w:lang w:val="nl-NL"/>
        </w:rPr>
        <w:t>it’s</w:t>
      </w:r>
      <w:proofErr w:type="spellEnd"/>
      <w:r w:rsidRPr="00E867B8">
        <w:rPr>
          <w:lang w:val="nl-NL"/>
        </w:rPr>
        <w:t xml:space="preserve"> a different story. </w:t>
      </w:r>
      <w:proofErr w:type="spellStart"/>
      <w:r w:rsidRPr="00E867B8">
        <w:rPr>
          <w:lang w:val="nl-NL"/>
        </w:rPr>
        <w:t>If</w:t>
      </w:r>
      <w:proofErr w:type="spellEnd"/>
      <w:r w:rsidRPr="00E867B8">
        <w:rPr>
          <w:lang w:val="nl-NL"/>
        </w:rPr>
        <w:t xml:space="preserve"> </w:t>
      </w:r>
      <w:proofErr w:type="spellStart"/>
      <w:r w:rsidRPr="00E867B8">
        <w:rPr>
          <w:lang w:val="nl-NL"/>
        </w:rPr>
        <w:t>you</w:t>
      </w:r>
      <w:proofErr w:type="spellEnd"/>
      <w:r w:rsidRPr="00E867B8">
        <w:rPr>
          <w:lang w:val="nl-NL"/>
        </w:rPr>
        <w:t xml:space="preserve"> have a team </w:t>
      </w:r>
      <w:proofErr w:type="spellStart"/>
      <w:r w:rsidRPr="00E867B8">
        <w:rPr>
          <w:lang w:val="nl-NL"/>
        </w:rPr>
        <w:t>that</w:t>
      </w:r>
      <w:proofErr w:type="spellEnd"/>
      <w:r w:rsidRPr="00E867B8">
        <w:rPr>
          <w:lang w:val="nl-NL"/>
        </w:rPr>
        <w:t xml:space="preserve"> </w:t>
      </w:r>
      <w:proofErr w:type="spellStart"/>
      <w:r w:rsidRPr="00E867B8">
        <w:rPr>
          <w:lang w:val="nl-NL"/>
        </w:rPr>
        <w:t>knows</w:t>
      </w:r>
      <w:proofErr w:type="spellEnd"/>
      <w:r w:rsidRPr="00E867B8">
        <w:rPr>
          <w:lang w:val="nl-NL"/>
        </w:rPr>
        <w:t xml:space="preserve"> .NET </w:t>
      </w:r>
      <w:proofErr w:type="spellStart"/>
      <w:r w:rsidRPr="00E867B8">
        <w:rPr>
          <w:lang w:val="nl-NL"/>
        </w:rPr>
        <w:t>and</w:t>
      </w:r>
      <w:proofErr w:type="spellEnd"/>
      <w:r w:rsidRPr="00E867B8">
        <w:rPr>
          <w:lang w:val="nl-NL"/>
        </w:rPr>
        <w:t xml:space="preserve"> </w:t>
      </w:r>
      <w:proofErr w:type="spellStart"/>
      <w:r w:rsidRPr="00E867B8">
        <w:rPr>
          <w:lang w:val="nl-NL"/>
        </w:rPr>
        <w:t>they’re</w:t>
      </w:r>
      <w:proofErr w:type="spellEnd"/>
      <w:r w:rsidRPr="00E867B8">
        <w:rPr>
          <w:lang w:val="nl-NL"/>
        </w:rPr>
        <w:t xml:space="preserve"> building </w:t>
      </w:r>
      <w:proofErr w:type="spellStart"/>
      <w:r w:rsidRPr="00E867B8">
        <w:rPr>
          <w:lang w:val="nl-NL"/>
        </w:rPr>
        <w:t>an</w:t>
      </w:r>
      <w:proofErr w:type="spellEnd"/>
      <w:r w:rsidRPr="00E867B8">
        <w:rPr>
          <w:lang w:val="nl-NL"/>
        </w:rPr>
        <w:t xml:space="preserve"> </w:t>
      </w:r>
      <w:proofErr w:type="spellStart"/>
      <w:r w:rsidRPr="00E867B8">
        <w:rPr>
          <w:lang w:val="nl-NL"/>
        </w:rPr>
        <w:t>internal</w:t>
      </w:r>
      <w:proofErr w:type="spellEnd"/>
      <w:r w:rsidRPr="00E867B8">
        <w:rPr>
          <w:lang w:val="nl-NL"/>
        </w:rPr>
        <w:t xml:space="preserve"> business </w:t>
      </w:r>
      <w:proofErr w:type="spellStart"/>
      <w:r w:rsidRPr="00E867B8">
        <w:rPr>
          <w:lang w:val="nl-NL"/>
        </w:rPr>
        <w:t>application</w:t>
      </w:r>
      <w:proofErr w:type="spellEnd"/>
      <w:r w:rsidRPr="00E867B8">
        <w:rPr>
          <w:lang w:val="nl-NL"/>
        </w:rPr>
        <w:t xml:space="preserve">, Blazor </w:t>
      </w:r>
      <w:proofErr w:type="spellStart"/>
      <w:r w:rsidRPr="00E867B8">
        <w:rPr>
          <w:lang w:val="nl-NL"/>
        </w:rPr>
        <w:t>lets</w:t>
      </w:r>
      <w:proofErr w:type="spellEnd"/>
      <w:r w:rsidRPr="00E867B8">
        <w:rPr>
          <w:lang w:val="nl-NL"/>
        </w:rPr>
        <w:t xml:space="preserve"> </w:t>
      </w:r>
      <w:proofErr w:type="spellStart"/>
      <w:r w:rsidRPr="00E867B8">
        <w:rPr>
          <w:lang w:val="nl-NL"/>
        </w:rPr>
        <w:t>them</w:t>
      </w:r>
      <w:proofErr w:type="spellEnd"/>
      <w:r w:rsidRPr="00E867B8">
        <w:rPr>
          <w:lang w:val="nl-NL"/>
        </w:rPr>
        <w:t xml:space="preserve"> </w:t>
      </w:r>
      <w:proofErr w:type="spellStart"/>
      <w:r w:rsidRPr="00E867B8">
        <w:rPr>
          <w:lang w:val="nl-NL"/>
        </w:rPr>
        <w:t>be</w:t>
      </w:r>
      <w:proofErr w:type="spellEnd"/>
      <w:r w:rsidRPr="00E867B8">
        <w:rPr>
          <w:lang w:val="nl-NL"/>
        </w:rPr>
        <w:t xml:space="preserve"> more </w:t>
      </w:r>
      <w:proofErr w:type="spellStart"/>
      <w:r w:rsidRPr="00E867B8">
        <w:rPr>
          <w:lang w:val="nl-NL"/>
        </w:rPr>
        <w:t>productive</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build</w:t>
      </w:r>
      <w:proofErr w:type="spellEnd"/>
      <w:r w:rsidRPr="00E867B8">
        <w:rPr>
          <w:lang w:val="nl-NL"/>
        </w:rPr>
        <w:t xml:space="preserve"> </w:t>
      </w:r>
      <w:proofErr w:type="spellStart"/>
      <w:r w:rsidRPr="00E867B8">
        <w:rPr>
          <w:lang w:val="nl-NL"/>
        </w:rPr>
        <w:t>the</w:t>
      </w:r>
      <w:proofErr w:type="spellEnd"/>
      <w:r w:rsidRPr="00E867B8">
        <w:rPr>
          <w:lang w:val="nl-NL"/>
        </w:rPr>
        <w:t xml:space="preserve"> front-end </w:t>
      </w:r>
      <w:proofErr w:type="spellStart"/>
      <w:r w:rsidRPr="00E867B8">
        <w:rPr>
          <w:lang w:val="nl-NL"/>
        </w:rPr>
        <w:t>and</w:t>
      </w:r>
      <w:proofErr w:type="spellEnd"/>
      <w:r w:rsidRPr="00E867B8">
        <w:rPr>
          <w:lang w:val="nl-NL"/>
        </w:rPr>
        <w:t xml:space="preserve"> </w:t>
      </w:r>
      <w:proofErr w:type="spellStart"/>
      <w:r w:rsidRPr="00E867B8">
        <w:rPr>
          <w:lang w:val="nl-NL"/>
        </w:rPr>
        <w:t>back-end</w:t>
      </w:r>
      <w:proofErr w:type="spellEnd"/>
      <w:r w:rsidRPr="00E867B8">
        <w:rPr>
          <w:lang w:val="nl-NL"/>
        </w:rPr>
        <w:t xml:space="preserve"> </w:t>
      </w:r>
      <w:proofErr w:type="spellStart"/>
      <w:r w:rsidRPr="00E867B8">
        <w:rPr>
          <w:lang w:val="nl-NL"/>
        </w:rPr>
        <w:t>with</w:t>
      </w:r>
      <w:proofErr w:type="spellEnd"/>
      <w:r w:rsidRPr="00E867B8">
        <w:rPr>
          <w:lang w:val="nl-NL"/>
        </w:rPr>
        <w:t xml:space="preserve"> </w:t>
      </w:r>
      <w:proofErr w:type="spellStart"/>
      <w:r w:rsidRPr="00E867B8">
        <w:rPr>
          <w:lang w:val="nl-NL"/>
        </w:rPr>
        <w:t>one</w:t>
      </w:r>
      <w:proofErr w:type="spellEnd"/>
      <w:r w:rsidRPr="00E867B8">
        <w:rPr>
          <w:lang w:val="nl-NL"/>
        </w:rPr>
        <w:t xml:space="preserve"> stack. </w:t>
      </w:r>
      <w:proofErr w:type="spellStart"/>
      <w:r w:rsidRPr="00E867B8">
        <w:rPr>
          <w:lang w:val="nl-NL"/>
        </w:rPr>
        <w:t>If</w:t>
      </w:r>
      <w:proofErr w:type="spellEnd"/>
      <w:r w:rsidRPr="00E867B8">
        <w:rPr>
          <w:lang w:val="nl-NL"/>
        </w:rPr>
        <w:t xml:space="preserve"> </w:t>
      </w:r>
      <w:proofErr w:type="spellStart"/>
      <w:r w:rsidRPr="00E867B8">
        <w:rPr>
          <w:lang w:val="nl-NL"/>
        </w:rPr>
        <w:t>you</w:t>
      </w:r>
      <w:proofErr w:type="spellEnd"/>
      <w:r w:rsidRPr="00E867B8">
        <w:rPr>
          <w:lang w:val="nl-NL"/>
        </w:rPr>
        <w:t xml:space="preserve"> </w:t>
      </w:r>
      <w:proofErr w:type="spellStart"/>
      <w:r w:rsidRPr="00E867B8">
        <w:rPr>
          <w:lang w:val="nl-NL"/>
        </w:rPr>
        <w:t>were</w:t>
      </w:r>
      <w:proofErr w:type="spellEnd"/>
      <w:r w:rsidRPr="00E867B8">
        <w:rPr>
          <w:lang w:val="nl-NL"/>
        </w:rPr>
        <w:t xml:space="preserve"> </w:t>
      </w:r>
      <w:proofErr w:type="spellStart"/>
      <w:r w:rsidRPr="00E867B8">
        <w:rPr>
          <w:lang w:val="nl-NL"/>
        </w:rPr>
        <w:t>considering</w:t>
      </w:r>
      <w:proofErr w:type="spellEnd"/>
      <w:r w:rsidRPr="00E867B8">
        <w:rPr>
          <w:lang w:val="nl-NL"/>
        </w:rPr>
        <w:t xml:space="preserve"> a Windows desktop </w:t>
      </w:r>
      <w:proofErr w:type="spellStart"/>
      <w:r w:rsidRPr="00E867B8">
        <w:rPr>
          <w:lang w:val="nl-NL"/>
        </w:rPr>
        <w:t>application</w:t>
      </w:r>
      <w:proofErr w:type="spellEnd"/>
      <w:r w:rsidRPr="00E867B8">
        <w:rPr>
          <w:lang w:val="nl-NL"/>
        </w:rPr>
        <w:t xml:space="preserve"> (built on </w:t>
      </w:r>
      <w:proofErr w:type="spellStart"/>
      <w:r w:rsidRPr="00E867B8">
        <w:rPr>
          <w:lang w:val="nl-NL"/>
        </w:rPr>
        <w:t>something</w:t>
      </w:r>
      <w:proofErr w:type="spellEnd"/>
      <w:r w:rsidRPr="00E867B8">
        <w:rPr>
          <w:lang w:val="nl-NL"/>
        </w:rPr>
        <w:t xml:space="preserve"> like WPF), Blazor is a more </w:t>
      </w:r>
      <w:proofErr w:type="spellStart"/>
      <w:r w:rsidRPr="00E867B8">
        <w:rPr>
          <w:lang w:val="nl-NL"/>
        </w:rPr>
        <w:t>future</w:t>
      </w:r>
      <w:proofErr w:type="spellEnd"/>
      <w:r w:rsidRPr="00E867B8">
        <w:rPr>
          <w:lang w:val="nl-NL"/>
        </w:rPr>
        <w:t xml:space="preserve">-forward </w:t>
      </w:r>
      <w:proofErr w:type="spellStart"/>
      <w:r w:rsidRPr="00E867B8">
        <w:rPr>
          <w:lang w:val="nl-NL"/>
        </w:rPr>
        <w:t>choice</w:t>
      </w:r>
      <w:proofErr w:type="spellEnd"/>
      <w:r w:rsidRPr="00E867B8">
        <w:rPr>
          <w:lang w:val="nl-NL"/>
        </w:rPr>
        <w:t xml:space="preserve">. But </w:t>
      </w:r>
      <w:proofErr w:type="spellStart"/>
      <w:r w:rsidRPr="00E867B8">
        <w:rPr>
          <w:lang w:val="nl-NL"/>
        </w:rPr>
        <w:t>if</w:t>
      </w:r>
      <w:proofErr w:type="spellEnd"/>
      <w:r w:rsidRPr="00E867B8">
        <w:rPr>
          <w:lang w:val="nl-NL"/>
        </w:rPr>
        <w:t xml:space="preserve"> </w:t>
      </w:r>
      <w:proofErr w:type="spellStart"/>
      <w:r w:rsidRPr="00E867B8">
        <w:rPr>
          <w:lang w:val="nl-NL"/>
        </w:rPr>
        <w:t>you’re</w:t>
      </w:r>
      <w:proofErr w:type="spellEnd"/>
      <w:r w:rsidRPr="00E867B8">
        <w:rPr>
          <w:lang w:val="nl-NL"/>
        </w:rPr>
        <w:t xml:space="preserve"> a business building modern, public web </w:t>
      </w:r>
      <w:proofErr w:type="spellStart"/>
      <w:r w:rsidRPr="00E867B8">
        <w:rPr>
          <w:lang w:val="nl-NL"/>
        </w:rPr>
        <w:t>applications</w:t>
      </w:r>
      <w:proofErr w:type="spellEnd"/>
      <w:r w:rsidRPr="00E867B8">
        <w:rPr>
          <w:lang w:val="nl-NL"/>
        </w:rPr>
        <w:t xml:space="preserve">, </w:t>
      </w:r>
      <w:proofErr w:type="spellStart"/>
      <w:r w:rsidRPr="00E867B8">
        <w:rPr>
          <w:lang w:val="nl-NL"/>
        </w:rPr>
        <w:t>there’s</w:t>
      </w:r>
      <w:proofErr w:type="spellEnd"/>
      <w:r w:rsidRPr="00E867B8">
        <w:rPr>
          <w:lang w:val="nl-NL"/>
        </w:rPr>
        <w:t xml:space="preserve"> </w:t>
      </w:r>
      <w:proofErr w:type="spellStart"/>
      <w:r w:rsidRPr="00E867B8">
        <w:rPr>
          <w:lang w:val="nl-NL"/>
        </w:rPr>
        <w:t>very</w:t>
      </w:r>
      <w:proofErr w:type="spellEnd"/>
      <w:r w:rsidRPr="00E867B8">
        <w:rPr>
          <w:lang w:val="nl-NL"/>
        </w:rPr>
        <w:t xml:space="preserve"> </w:t>
      </w:r>
      <w:proofErr w:type="spellStart"/>
      <w:r w:rsidRPr="00E867B8">
        <w:rPr>
          <w:lang w:val="nl-NL"/>
        </w:rPr>
        <w:t>little</w:t>
      </w:r>
      <w:proofErr w:type="spellEnd"/>
      <w:r w:rsidRPr="00E867B8">
        <w:rPr>
          <w:lang w:val="nl-NL"/>
        </w:rPr>
        <w:t xml:space="preserve"> chance </w:t>
      </w:r>
      <w:proofErr w:type="spellStart"/>
      <w:r w:rsidRPr="00E867B8">
        <w:rPr>
          <w:lang w:val="nl-NL"/>
        </w:rPr>
        <w:t>you’ll</w:t>
      </w:r>
      <w:proofErr w:type="spellEnd"/>
      <w:r w:rsidRPr="00E867B8">
        <w:rPr>
          <w:lang w:val="nl-NL"/>
        </w:rPr>
        <w:t xml:space="preserve"> </w:t>
      </w:r>
      <w:proofErr w:type="spellStart"/>
      <w:r w:rsidRPr="00E867B8">
        <w:rPr>
          <w:lang w:val="nl-NL"/>
        </w:rPr>
        <w:t>recommend</w:t>
      </w:r>
      <w:proofErr w:type="spellEnd"/>
      <w:r w:rsidRPr="00E867B8">
        <w:rPr>
          <w:lang w:val="nl-NL"/>
        </w:rPr>
        <w:t xml:space="preserve"> a client start </w:t>
      </w:r>
      <w:proofErr w:type="spellStart"/>
      <w:r w:rsidRPr="00E867B8">
        <w:rPr>
          <w:lang w:val="nl-NL"/>
        </w:rPr>
        <w:t>with</w:t>
      </w:r>
      <w:proofErr w:type="spellEnd"/>
      <w:r w:rsidRPr="00E867B8">
        <w:rPr>
          <w:lang w:val="nl-NL"/>
        </w:rPr>
        <w:t xml:space="preserve"> Blazor </w:t>
      </w:r>
      <w:proofErr w:type="spellStart"/>
      <w:r w:rsidRPr="00E867B8">
        <w:rPr>
          <w:lang w:val="nl-NL"/>
        </w:rPr>
        <w:t>today</w:t>
      </w:r>
      <w:proofErr w:type="spellEnd"/>
      <w:r w:rsidRPr="00E867B8">
        <w:rPr>
          <w:lang w:val="nl-NL"/>
        </w:rPr>
        <w:t>.</w:t>
      </w:r>
    </w:p>
    <w:p w14:paraId="26C181D1"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The </w:t>
      </w:r>
      <w:proofErr w:type="spellStart"/>
      <w:r w:rsidRPr="00E867B8">
        <w:rPr>
          <w:lang w:val="nl-NL"/>
        </w:rPr>
        <w:t>bottom</w:t>
      </w:r>
      <w:proofErr w:type="spellEnd"/>
      <w:r w:rsidRPr="00E867B8">
        <w:rPr>
          <w:lang w:val="nl-NL"/>
        </w:rPr>
        <w:t xml:space="preserve"> line? </w:t>
      </w:r>
      <w:proofErr w:type="spellStart"/>
      <w:r w:rsidRPr="00E867B8">
        <w:rPr>
          <w:lang w:val="nl-NL"/>
        </w:rPr>
        <w:t>Blazor’s</w:t>
      </w:r>
      <w:proofErr w:type="spellEnd"/>
      <w:r w:rsidRPr="00E867B8">
        <w:rPr>
          <w:lang w:val="nl-NL"/>
        </w:rPr>
        <w:t xml:space="preserve"> a niche — a </w:t>
      </w:r>
      <w:proofErr w:type="spellStart"/>
      <w:r w:rsidRPr="00E867B8">
        <w:rPr>
          <w:lang w:val="nl-NL"/>
        </w:rPr>
        <w:t>powerful</w:t>
      </w:r>
      <w:proofErr w:type="spellEnd"/>
      <w:r w:rsidRPr="00E867B8">
        <w:rPr>
          <w:lang w:val="nl-NL"/>
        </w:rPr>
        <w:t xml:space="preserve"> </w:t>
      </w:r>
      <w:proofErr w:type="spellStart"/>
      <w:r w:rsidRPr="00E867B8">
        <w:rPr>
          <w:lang w:val="nl-NL"/>
        </w:rPr>
        <w:t>one</w:t>
      </w:r>
      <w:proofErr w:type="spellEnd"/>
      <w:r w:rsidRPr="00E867B8">
        <w:rPr>
          <w:lang w:val="nl-NL"/>
        </w:rPr>
        <w:t xml:space="preserve"> — best </w:t>
      </w:r>
      <w:proofErr w:type="spellStart"/>
      <w:r w:rsidRPr="00E867B8">
        <w:rPr>
          <w:lang w:val="nl-NL"/>
        </w:rPr>
        <w:t>suited</w:t>
      </w:r>
      <w:proofErr w:type="spellEnd"/>
      <w:r w:rsidRPr="00E867B8">
        <w:rPr>
          <w:lang w:val="nl-NL"/>
        </w:rPr>
        <w:t xml:space="preserve"> </w:t>
      </w:r>
      <w:proofErr w:type="spellStart"/>
      <w:r w:rsidRPr="00E867B8">
        <w:rPr>
          <w:lang w:val="nl-NL"/>
        </w:rPr>
        <w:t>to</w:t>
      </w:r>
      <w:proofErr w:type="spellEnd"/>
      <w:r w:rsidRPr="00E867B8">
        <w:rPr>
          <w:lang w:val="nl-NL"/>
        </w:rPr>
        <w:t xml:space="preserve"> Microsoft developers </w:t>
      </w:r>
      <w:proofErr w:type="spellStart"/>
      <w:r w:rsidRPr="00E867B8">
        <w:rPr>
          <w:lang w:val="nl-NL"/>
        </w:rPr>
        <w:t>who</w:t>
      </w:r>
      <w:proofErr w:type="spellEnd"/>
      <w:r w:rsidRPr="00E867B8">
        <w:rPr>
          <w:lang w:val="nl-NL"/>
        </w:rPr>
        <w:t xml:space="preserve"> love .NET </w:t>
      </w:r>
      <w:proofErr w:type="spellStart"/>
      <w:r w:rsidRPr="00E867B8">
        <w:rPr>
          <w:lang w:val="nl-NL"/>
        </w:rPr>
        <w:t>and</w:t>
      </w:r>
      <w:proofErr w:type="spellEnd"/>
      <w:r w:rsidRPr="00E867B8">
        <w:rPr>
          <w:lang w:val="nl-NL"/>
        </w:rPr>
        <w:t xml:space="preserve"> C#. But </w:t>
      </w:r>
      <w:proofErr w:type="spellStart"/>
      <w:r w:rsidRPr="00E867B8">
        <w:rPr>
          <w:lang w:val="nl-NL"/>
        </w:rPr>
        <w:t>don’t</w:t>
      </w:r>
      <w:proofErr w:type="spellEnd"/>
      <w:r w:rsidRPr="00E867B8">
        <w:rPr>
          <w:lang w:val="nl-NL"/>
        </w:rPr>
        <w:t xml:space="preserve"> let </w:t>
      </w:r>
      <w:proofErr w:type="spellStart"/>
      <w:r w:rsidRPr="00E867B8">
        <w:rPr>
          <w:lang w:val="nl-NL"/>
        </w:rPr>
        <w:t>the</w:t>
      </w:r>
      <w:proofErr w:type="spellEnd"/>
      <w:r w:rsidRPr="00E867B8">
        <w:rPr>
          <w:lang w:val="nl-NL"/>
        </w:rPr>
        <w:t xml:space="preserve"> present blind </w:t>
      </w:r>
      <w:proofErr w:type="spellStart"/>
      <w:r w:rsidRPr="00E867B8">
        <w:rPr>
          <w:lang w:val="nl-NL"/>
        </w:rPr>
        <w:t>you</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future</w:t>
      </w:r>
      <w:proofErr w:type="spellEnd"/>
      <w:r w:rsidRPr="00E867B8">
        <w:rPr>
          <w:lang w:val="nl-NL"/>
        </w:rPr>
        <w:t xml:space="preserve">. </w:t>
      </w:r>
      <w:proofErr w:type="spellStart"/>
      <w:r w:rsidRPr="00E867B8">
        <w:rPr>
          <w:lang w:val="nl-NL"/>
        </w:rPr>
        <w:t>There’s</w:t>
      </w:r>
      <w:proofErr w:type="spellEnd"/>
      <w:r w:rsidRPr="00E867B8">
        <w:rPr>
          <w:lang w:val="nl-NL"/>
        </w:rPr>
        <w:t xml:space="preserve"> a lot of </w:t>
      </w:r>
      <w:proofErr w:type="spellStart"/>
      <w:r w:rsidRPr="00E867B8">
        <w:rPr>
          <w:lang w:val="nl-NL"/>
        </w:rPr>
        <w:t>promise</w:t>
      </w:r>
      <w:proofErr w:type="spellEnd"/>
      <w:r w:rsidRPr="00E867B8">
        <w:rPr>
          <w:lang w:val="nl-NL"/>
        </w:rPr>
        <w:t xml:space="preserve"> in stacks </w:t>
      </w:r>
      <w:proofErr w:type="spellStart"/>
      <w:r w:rsidRPr="00E867B8">
        <w:rPr>
          <w:lang w:val="nl-NL"/>
        </w:rPr>
        <w:t>that</w:t>
      </w:r>
      <w:proofErr w:type="spellEnd"/>
      <w:r w:rsidRPr="00E867B8">
        <w:rPr>
          <w:lang w:val="nl-NL"/>
        </w:rPr>
        <w:t xml:space="preserve"> </w:t>
      </w:r>
      <w:proofErr w:type="spellStart"/>
      <w:r w:rsidRPr="00E867B8">
        <w:rPr>
          <w:lang w:val="nl-NL"/>
        </w:rPr>
        <w:t>build</w:t>
      </w:r>
      <w:proofErr w:type="spellEnd"/>
      <w:r w:rsidRPr="00E867B8">
        <w:rPr>
          <w:lang w:val="nl-NL"/>
        </w:rPr>
        <w:t xml:space="preserve"> on </w:t>
      </w:r>
      <w:proofErr w:type="spellStart"/>
      <w:r w:rsidRPr="00E867B8">
        <w:rPr>
          <w:lang w:val="nl-NL"/>
        </w:rPr>
        <w:t>WebAssembly</w:t>
      </w:r>
      <w:proofErr w:type="spellEnd"/>
      <w:r w:rsidRPr="00E867B8">
        <w:rPr>
          <w:lang w:val="nl-NL"/>
        </w:rPr>
        <w:t xml:space="preserve">, </w:t>
      </w:r>
      <w:proofErr w:type="spellStart"/>
      <w:r w:rsidRPr="00E867B8">
        <w:rPr>
          <w:lang w:val="nl-NL"/>
        </w:rPr>
        <w:t>and</w:t>
      </w:r>
      <w:proofErr w:type="spellEnd"/>
      <w:r w:rsidRPr="00E867B8">
        <w:rPr>
          <w:lang w:val="nl-NL"/>
        </w:rPr>
        <w:t xml:space="preserve"> a lot of room </w:t>
      </w:r>
      <w:proofErr w:type="spellStart"/>
      <w:r w:rsidRPr="00E867B8">
        <w:rPr>
          <w:lang w:val="nl-NL"/>
        </w:rPr>
        <w:t>for</w:t>
      </w:r>
      <w:proofErr w:type="spellEnd"/>
      <w:r w:rsidRPr="00E867B8">
        <w:rPr>
          <w:lang w:val="nl-NL"/>
        </w:rPr>
        <w:t xml:space="preserve"> </w:t>
      </w:r>
      <w:proofErr w:type="spellStart"/>
      <w:r w:rsidRPr="00E867B8">
        <w:rPr>
          <w:lang w:val="nl-NL"/>
        </w:rPr>
        <w:t>other</w:t>
      </w:r>
      <w:proofErr w:type="spellEnd"/>
      <w:r w:rsidRPr="00E867B8">
        <w:rPr>
          <w:lang w:val="nl-NL"/>
        </w:rPr>
        <w:t xml:space="preserve"> </w:t>
      </w:r>
      <w:proofErr w:type="spellStart"/>
      <w:r w:rsidRPr="00E867B8">
        <w:rPr>
          <w:lang w:val="nl-NL"/>
        </w:rPr>
        <w:t>languages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nibble</w:t>
      </w:r>
      <w:proofErr w:type="spellEnd"/>
      <w:r w:rsidRPr="00E867B8">
        <w:rPr>
          <w:lang w:val="nl-NL"/>
        </w:rPr>
        <w:t xml:space="preserve"> </w:t>
      </w:r>
      <w:proofErr w:type="spellStart"/>
      <w:r w:rsidRPr="00E867B8">
        <w:rPr>
          <w:lang w:val="nl-NL"/>
        </w:rPr>
        <w:t>away</w:t>
      </w:r>
      <w:proofErr w:type="spellEnd"/>
      <w:r w:rsidRPr="00E867B8">
        <w:rPr>
          <w:lang w:val="nl-NL"/>
        </w:rPr>
        <w:t xml:space="preserve"> at </w:t>
      </w:r>
      <w:proofErr w:type="spellStart"/>
      <w:r w:rsidRPr="00E867B8">
        <w:rPr>
          <w:lang w:val="nl-NL"/>
        </w:rPr>
        <w:t>the</w:t>
      </w:r>
      <w:proofErr w:type="spellEnd"/>
      <w:r w:rsidRPr="00E867B8">
        <w:rPr>
          <w:lang w:val="nl-NL"/>
        </w:rPr>
        <w:t xml:space="preserve"> </w:t>
      </w:r>
      <w:proofErr w:type="spellStart"/>
      <w:r w:rsidRPr="00E867B8">
        <w:rPr>
          <w:lang w:val="nl-NL"/>
        </w:rPr>
        <w:t>edges</w:t>
      </w:r>
      <w:proofErr w:type="spellEnd"/>
      <w:r w:rsidRPr="00E867B8">
        <w:rPr>
          <w:lang w:val="nl-NL"/>
        </w:rPr>
        <w:t xml:space="preserve"> of </w:t>
      </w:r>
      <w:proofErr w:type="spellStart"/>
      <w:r w:rsidRPr="00E867B8">
        <w:rPr>
          <w:lang w:val="nl-NL"/>
        </w:rPr>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in </w:t>
      </w:r>
      <w:proofErr w:type="spellStart"/>
      <w:r w:rsidRPr="00E867B8">
        <w:rPr>
          <w:lang w:val="nl-NL"/>
        </w:rPr>
        <w:t>the</w:t>
      </w:r>
      <w:proofErr w:type="spellEnd"/>
      <w:r w:rsidRPr="00E867B8">
        <w:rPr>
          <w:lang w:val="nl-NL"/>
        </w:rPr>
        <w:t xml:space="preserve"> ever-</w:t>
      </w:r>
      <w:proofErr w:type="spellStart"/>
      <w:r w:rsidRPr="00E867B8">
        <w:rPr>
          <w:lang w:val="nl-NL"/>
        </w:rPr>
        <w:t>changing</w:t>
      </w:r>
      <w:proofErr w:type="spellEnd"/>
      <w:r w:rsidRPr="00E867B8">
        <w:rPr>
          <w:lang w:val="nl-NL"/>
        </w:rPr>
        <w:t xml:space="preserve"> </w:t>
      </w:r>
      <w:proofErr w:type="spellStart"/>
      <w:r w:rsidRPr="00E867B8">
        <w:rPr>
          <w:lang w:val="nl-NL"/>
        </w:rPr>
        <w:t>world</w:t>
      </w:r>
      <w:proofErr w:type="spellEnd"/>
      <w:r w:rsidRPr="00E867B8">
        <w:rPr>
          <w:lang w:val="nl-NL"/>
        </w:rPr>
        <w:t xml:space="preserve"> of web development, </w:t>
      </w:r>
      <w:proofErr w:type="spellStart"/>
      <w:r w:rsidRPr="00E867B8">
        <w:rPr>
          <w:lang w:val="nl-NL"/>
        </w:rPr>
        <w:t>we’re</w:t>
      </w:r>
      <w:proofErr w:type="spellEnd"/>
      <w:r w:rsidRPr="00E867B8">
        <w:rPr>
          <w:lang w:val="nl-NL"/>
        </w:rPr>
        <w:t xml:space="preserve"> </w:t>
      </w:r>
      <w:proofErr w:type="spellStart"/>
      <w:r w:rsidRPr="00E867B8">
        <w:rPr>
          <w:lang w:val="nl-NL"/>
        </w:rPr>
        <w:t>overdue</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another</w:t>
      </w:r>
      <w:proofErr w:type="spellEnd"/>
      <w:r w:rsidRPr="00E867B8">
        <w:rPr>
          <w:lang w:val="nl-NL"/>
        </w:rPr>
        <w:t xml:space="preserve"> </w:t>
      </w:r>
      <w:proofErr w:type="spellStart"/>
      <w:r w:rsidRPr="00E867B8">
        <w:rPr>
          <w:lang w:val="nl-NL"/>
        </w:rPr>
        <w:t>revolution</w:t>
      </w:r>
      <w:proofErr w:type="spellEnd"/>
      <w:r w:rsidRPr="00E867B8">
        <w:rPr>
          <w:lang w:val="nl-NL"/>
        </w:rPr>
        <w:t>.”</w:t>
      </w:r>
    </w:p>
    <w:p w14:paraId="689DFD00"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
    <w:p w14:paraId="0FFFCD2F"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37" w:history="1">
        <w:r w:rsidRPr="00E867B8">
          <w:rPr>
            <w:rStyle w:val="Hyperlink"/>
            <w:lang w:val="nl-NL"/>
          </w:rPr>
          <w:t>https://medium.com/young-coder/is-blazor-the-future-or-just-another-walled-garden-441842cc249d</w:t>
        </w:r>
      </w:hyperlink>
    </w:p>
    <w:p w14:paraId="636F31EE" w14:textId="77777777" w:rsidR="009A6D40" w:rsidRPr="00E867B8" w:rsidRDefault="009A6D40" w:rsidP="009A6D40">
      <w:pPr>
        <w:rPr>
          <w:b/>
          <w:bCs/>
          <w:lang w:val="nl-NL"/>
        </w:rPr>
      </w:pPr>
    </w:p>
    <w:p w14:paraId="3BDB5798" w14:textId="77777777" w:rsidR="009A6D40" w:rsidRPr="00E867B8" w:rsidRDefault="009A6D40" w:rsidP="009A6D40">
      <w:pPr>
        <w:rPr>
          <w:b/>
          <w:bCs/>
          <w:lang w:val="nl-NL"/>
        </w:rPr>
      </w:pPr>
    </w:p>
    <w:p w14:paraId="68BC3DC7" w14:textId="77777777" w:rsidR="009A6D40" w:rsidRPr="00E867B8" w:rsidRDefault="009A6D40" w:rsidP="009A6D40">
      <w:pPr>
        <w:rPr>
          <w:b/>
          <w:bCs/>
          <w:lang w:val="nl-NL"/>
        </w:rPr>
      </w:pPr>
    </w:p>
    <w:p w14:paraId="189AFA26" w14:textId="77777777" w:rsidR="009A6D40" w:rsidRPr="00E867B8" w:rsidRDefault="009A6D40" w:rsidP="009A6D40">
      <w:pPr>
        <w:rPr>
          <w:b/>
          <w:bCs/>
          <w:lang w:val="nl-NL"/>
        </w:rPr>
      </w:pPr>
    </w:p>
    <w:p w14:paraId="0C7B4B24" w14:textId="77777777" w:rsidR="009A6D40" w:rsidRPr="00E867B8" w:rsidRDefault="009A6D40" w:rsidP="009A6D40">
      <w:pPr>
        <w:rPr>
          <w:b/>
          <w:bCs/>
          <w:lang w:val="nl-NL"/>
        </w:rPr>
      </w:pPr>
    </w:p>
    <w:p w14:paraId="70FE548E" w14:textId="77777777" w:rsidR="009A6D40" w:rsidRPr="00E867B8" w:rsidRDefault="009A6D40" w:rsidP="009A6D40">
      <w:pPr>
        <w:rPr>
          <w:b/>
          <w:bCs/>
          <w:lang w:val="nl-NL"/>
        </w:rPr>
      </w:pPr>
    </w:p>
    <w:p w14:paraId="67FEB96E"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r w:rsidRPr="00E867B8">
        <w:rPr>
          <w:b/>
          <w:bCs/>
          <w:lang w:val="nl-NL"/>
        </w:rPr>
        <w:t xml:space="preserve">Paul </w:t>
      </w:r>
      <w:proofErr w:type="spellStart"/>
      <w:r w:rsidRPr="00E867B8">
        <w:rPr>
          <w:b/>
          <w:bCs/>
          <w:lang w:val="nl-NL"/>
        </w:rPr>
        <w:t>Bradish</w:t>
      </w:r>
      <w:proofErr w:type="spellEnd"/>
      <w:r w:rsidRPr="00E867B8">
        <w:rPr>
          <w:b/>
          <w:bCs/>
          <w:lang w:val="nl-NL"/>
        </w:rPr>
        <w:t xml:space="preserve">, Digital marketing </w:t>
      </w:r>
      <w:proofErr w:type="spellStart"/>
      <w:r w:rsidRPr="00E867B8">
        <w:rPr>
          <w:b/>
          <w:bCs/>
          <w:lang w:val="nl-NL"/>
        </w:rPr>
        <w:t>and</w:t>
      </w:r>
      <w:proofErr w:type="spellEnd"/>
      <w:r w:rsidRPr="00E867B8">
        <w:rPr>
          <w:b/>
          <w:bCs/>
          <w:lang w:val="nl-NL"/>
        </w:rPr>
        <w:t xml:space="preserve"> software </w:t>
      </w:r>
      <w:proofErr w:type="spellStart"/>
      <w:r w:rsidRPr="00E867B8">
        <w:rPr>
          <w:b/>
          <w:bCs/>
          <w:lang w:val="nl-NL"/>
        </w:rPr>
        <w:t>developer</w:t>
      </w:r>
      <w:proofErr w:type="spellEnd"/>
      <w:r w:rsidRPr="00E867B8">
        <w:rPr>
          <w:b/>
          <w:bCs/>
          <w:lang w:val="nl-NL"/>
        </w:rPr>
        <w:t xml:space="preserve"> </w:t>
      </w:r>
      <w:proofErr w:type="spellStart"/>
      <w:r w:rsidRPr="00E867B8">
        <w:rPr>
          <w:b/>
          <w:bCs/>
          <w:lang w:val="nl-NL"/>
        </w:rPr>
        <w:t>for</w:t>
      </w:r>
      <w:proofErr w:type="spellEnd"/>
      <w:r w:rsidRPr="00E867B8">
        <w:rPr>
          <w:b/>
          <w:bCs/>
          <w:lang w:val="nl-NL"/>
        </w:rPr>
        <w:t xml:space="preserve"> over 15 </w:t>
      </w:r>
      <w:proofErr w:type="spellStart"/>
      <w:r w:rsidRPr="00E867B8">
        <w:rPr>
          <w:b/>
          <w:bCs/>
          <w:lang w:val="nl-NL"/>
        </w:rPr>
        <w:t>years</w:t>
      </w:r>
      <w:proofErr w:type="spellEnd"/>
    </w:p>
    <w:p w14:paraId="321C95E4"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The verdict: Is Blazor is </w:t>
      </w:r>
      <w:proofErr w:type="spellStart"/>
      <w:r w:rsidRPr="00E867B8">
        <w:rPr>
          <w:lang w:val="nl-NL"/>
        </w:rPr>
        <w:t>better</w:t>
      </w:r>
      <w:proofErr w:type="spellEnd"/>
      <w:r w:rsidRPr="00E867B8">
        <w:rPr>
          <w:lang w:val="nl-NL"/>
        </w:rPr>
        <w:t xml:space="preserve"> </w:t>
      </w:r>
      <w:proofErr w:type="spellStart"/>
      <w:r w:rsidRPr="00E867B8">
        <w:rPr>
          <w:lang w:val="nl-NL"/>
        </w:rPr>
        <w:t>than</w:t>
      </w:r>
      <w:proofErr w:type="spellEnd"/>
      <w:r w:rsidRPr="00E867B8">
        <w:rPr>
          <w:lang w:val="nl-NL"/>
        </w:rPr>
        <w:t xml:space="preserve"> </w:t>
      </w:r>
      <w:proofErr w:type="spellStart"/>
      <w:r w:rsidRPr="00E867B8">
        <w:rPr>
          <w:lang w:val="nl-NL"/>
        </w:rPr>
        <w:t>JavaScript</w:t>
      </w:r>
      <w:proofErr w:type="spellEnd"/>
      <w:r w:rsidRPr="00E867B8">
        <w:rPr>
          <w:lang w:val="nl-NL"/>
        </w:rPr>
        <w:t>?</w:t>
      </w:r>
    </w:p>
    <w:p w14:paraId="0DAF1902"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While</w:t>
      </w:r>
      <w:proofErr w:type="spellEnd"/>
      <w:r w:rsidRPr="00E867B8">
        <w:rPr>
          <w:lang w:val="nl-NL"/>
        </w:rPr>
        <w:t xml:space="preserve"> </w:t>
      </w:r>
      <w:proofErr w:type="spellStart"/>
      <w:r w:rsidRPr="00E867B8">
        <w:rPr>
          <w:lang w:val="nl-NL"/>
        </w:rPr>
        <w:t>there’s</w:t>
      </w:r>
      <w:proofErr w:type="spellEnd"/>
      <w:r w:rsidRPr="00E867B8">
        <w:rPr>
          <w:lang w:val="nl-NL"/>
        </w:rPr>
        <w:t xml:space="preserve"> </w:t>
      </w:r>
      <w:proofErr w:type="spellStart"/>
      <w:r w:rsidRPr="00E867B8">
        <w:rPr>
          <w:lang w:val="nl-NL"/>
        </w:rPr>
        <w:t>little</w:t>
      </w:r>
      <w:proofErr w:type="spellEnd"/>
      <w:r w:rsidRPr="00E867B8">
        <w:rPr>
          <w:lang w:val="nl-NL"/>
        </w:rPr>
        <w:t xml:space="preserve"> </w:t>
      </w:r>
      <w:proofErr w:type="spellStart"/>
      <w:r w:rsidRPr="00E867B8">
        <w:rPr>
          <w:lang w:val="nl-NL"/>
        </w:rPr>
        <w:t>doubt</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us</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with</w:t>
      </w:r>
      <w:proofErr w:type="spellEnd"/>
      <w:r w:rsidRPr="00E867B8">
        <w:rPr>
          <w:lang w:val="nl-NL"/>
        </w:rPr>
        <w:t xml:space="preserve"> </w:t>
      </w:r>
      <w:proofErr w:type="spellStart"/>
      <w:r w:rsidRPr="00E867B8">
        <w:rPr>
          <w:lang w:val="nl-NL"/>
        </w:rPr>
        <w:t>each</w:t>
      </w:r>
      <w:proofErr w:type="spellEnd"/>
      <w:r w:rsidRPr="00E867B8">
        <w:rPr>
          <w:lang w:val="nl-NL"/>
        </w:rPr>
        <w:t xml:space="preserve"> new release Blazor </w:t>
      </w:r>
      <w:proofErr w:type="spellStart"/>
      <w:r w:rsidRPr="00E867B8">
        <w:rPr>
          <w:lang w:val="nl-NL"/>
        </w:rPr>
        <w:t>will</w:t>
      </w:r>
      <w:proofErr w:type="spellEnd"/>
      <w:r w:rsidRPr="00E867B8">
        <w:rPr>
          <w:lang w:val="nl-NL"/>
        </w:rPr>
        <w:t xml:space="preserve"> continue </w:t>
      </w:r>
      <w:proofErr w:type="spellStart"/>
      <w:r w:rsidRPr="00E867B8">
        <w:rPr>
          <w:lang w:val="nl-NL"/>
        </w:rPr>
        <w:t>to</w:t>
      </w:r>
      <w:proofErr w:type="spellEnd"/>
      <w:r w:rsidRPr="00E867B8">
        <w:rPr>
          <w:lang w:val="nl-NL"/>
        </w:rPr>
        <w:t xml:space="preserve"> </w:t>
      </w:r>
      <w:proofErr w:type="spellStart"/>
      <w:r w:rsidRPr="00E867B8">
        <w:rPr>
          <w:lang w:val="nl-NL"/>
        </w:rPr>
        <w:t>grow</w:t>
      </w:r>
      <w:proofErr w:type="spellEnd"/>
      <w:r w:rsidRPr="00E867B8">
        <w:rPr>
          <w:lang w:val="nl-NL"/>
        </w:rPr>
        <w:t xml:space="preserve"> in </w:t>
      </w:r>
      <w:proofErr w:type="spellStart"/>
      <w:r w:rsidRPr="00E867B8">
        <w:rPr>
          <w:lang w:val="nl-NL"/>
        </w:rPr>
        <w:t>popularity</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good</w:t>
      </w:r>
      <w:proofErr w:type="spellEnd"/>
      <w:r w:rsidRPr="00E867B8">
        <w:rPr>
          <w:lang w:val="nl-NL"/>
        </w:rPr>
        <w:t xml:space="preserve"> </w:t>
      </w:r>
      <w:proofErr w:type="spellStart"/>
      <w:r w:rsidRPr="00E867B8">
        <w:rPr>
          <w:lang w:val="nl-NL"/>
        </w:rPr>
        <w:t>reason</w:t>
      </w:r>
      <w:proofErr w:type="spellEnd"/>
      <w:r w:rsidRPr="00E867B8">
        <w:rPr>
          <w:lang w:val="nl-NL"/>
        </w:rPr>
        <w:t xml:space="preserve">, </w:t>
      </w:r>
      <w:proofErr w:type="spellStart"/>
      <w:r w:rsidRPr="00E867B8">
        <w:rPr>
          <w:lang w:val="nl-NL"/>
        </w:rPr>
        <w:t>too</w:t>
      </w:r>
      <w:proofErr w:type="spellEnd"/>
      <w:r w:rsidRPr="00E867B8">
        <w:rPr>
          <w:lang w:val="nl-NL"/>
        </w:rPr>
        <w:t xml:space="preserve">), we </w:t>
      </w:r>
      <w:proofErr w:type="spellStart"/>
      <w:r w:rsidRPr="00E867B8">
        <w:rPr>
          <w:lang w:val="nl-NL"/>
        </w:rPr>
        <w:t>don’t</w:t>
      </w:r>
      <w:proofErr w:type="spellEnd"/>
      <w:r w:rsidRPr="00E867B8">
        <w:rPr>
          <w:lang w:val="nl-NL"/>
        </w:rPr>
        <w:t xml:space="preserve"> </w:t>
      </w:r>
      <w:proofErr w:type="spellStart"/>
      <w:r w:rsidRPr="00E867B8">
        <w:rPr>
          <w:lang w:val="nl-NL"/>
        </w:rPr>
        <w:t>see</w:t>
      </w:r>
      <w:proofErr w:type="spellEnd"/>
      <w:r w:rsidRPr="00E867B8">
        <w:rPr>
          <w:lang w:val="nl-NL"/>
        </w:rPr>
        <w:t xml:space="preserve"> Blazor </w:t>
      </w:r>
      <w:proofErr w:type="spellStart"/>
      <w:r w:rsidRPr="00E867B8">
        <w:rPr>
          <w:lang w:val="nl-NL"/>
        </w:rPr>
        <w:t>dethroning</w:t>
      </w:r>
      <w:proofErr w:type="spellEnd"/>
      <w:r w:rsidRPr="00E867B8">
        <w:rPr>
          <w:lang w:val="nl-NL"/>
        </w:rPr>
        <w:t xml:space="preserve"> </w:t>
      </w:r>
      <w:proofErr w:type="spellStart"/>
      <w:r w:rsidRPr="00E867B8">
        <w:rPr>
          <w:lang w:val="nl-NL"/>
        </w:rPr>
        <w:t>JavaScript</w:t>
      </w:r>
      <w:proofErr w:type="spellEnd"/>
      <w:r w:rsidRPr="00E867B8">
        <w:rPr>
          <w:lang w:val="nl-NL"/>
        </w:rPr>
        <w:t xml:space="preserve"> in overall adoption </w:t>
      </w:r>
      <w:proofErr w:type="spellStart"/>
      <w:r w:rsidRPr="00E867B8">
        <w:rPr>
          <w:lang w:val="nl-NL"/>
        </w:rPr>
        <w:t>any</w:t>
      </w:r>
      <w:proofErr w:type="spellEnd"/>
      <w:r w:rsidRPr="00E867B8">
        <w:rPr>
          <w:lang w:val="nl-NL"/>
        </w:rPr>
        <w:t xml:space="preserve"> time </w:t>
      </w:r>
      <w:proofErr w:type="spellStart"/>
      <w:r w:rsidRPr="00E867B8">
        <w:rPr>
          <w:lang w:val="nl-NL"/>
        </w:rPr>
        <w:t>soon</w:t>
      </w:r>
      <w:proofErr w:type="spellEnd"/>
      <w:r w:rsidRPr="00E867B8">
        <w:rPr>
          <w:lang w:val="nl-NL"/>
        </w:rPr>
        <w:t xml:space="preserve">. Even </w:t>
      </w:r>
      <w:proofErr w:type="spellStart"/>
      <w:r w:rsidRPr="00E867B8">
        <w:rPr>
          <w:lang w:val="nl-NL"/>
        </w:rPr>
        <w:t>though</w:t>
      </w:r>
      <w:proofErr w:type="spellEnd"/>
      <w:r w:rsidRPr="00E867B8">
        <w:rPr>
          <w:lang w:val="nl-NL"/>
        </w:rPr>
        <w:t xml:space="preserve"> Blazor has </w:t>
      </w:r>
      <w:proofErr w:type="spellStart"/>
      <w:r w:rsidRPr="00E867B8">
        <w:rPr>
          <w:lang w:val="nl-NL"/>
        </w:rPr>
        <w:t>many</w:t>
      </w:r>
      <w:proofErr w:type="spellEnd"/>
      <w:r w:rsidRPr="00E867B8">
        <w:rPr>
          <w:lang w:val="nl-NL"/>
        </w:rPr>
        <w:t xml:space="preserve"> </w:t>
      </w:r>
      <w:proofErr w:type="spellStart"/>
      <w:r w:rsidRPr="00E867B8">
        <w:rPr>
          <w:lang w:val="nl-NL"/>
        </w:rPr>
        <w:t>clear</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distinct</w:t>
      </w:r>
      <w:proofErr w:type="spellEnd"/>
      <w:r w:rsidRPr="00E867B8">
        <w:rPr>
          <w:lang w:val="nl-NL"/>
        </w:rPr>
        <w:t xml:space="preserve"> </w:t>
      </w:r>
      <w:proofErr w:type="spellStart"/>
      <w:r w:rsidRPr="00E867B8">
        <w:rPr>
          <w:lang w:val="nl-NL"/>
        </w:rPr>
        <w:t>advantages</w:t>
      </w:r>
      <w:proofErr w:type="spellEnd"/>
      <w:r w:rsidRPr="00E867B8">
        <w:rPr>
          <w:lang w:val="nl-NL"/>
        </w:rPr>
        <w:t xml:space="preserve"> over </w:t>
      </w:r>
      <w:proofErr w:type="spellStart"/>
      <w:r w:rsidRPr="00E867B8">
        <w:rPr>
          <w:lang w:val="nl-NL"/>
        </w:rPr>
        <w:t>JavaScript</w:t>
      </w:r>
      <w:proofErr w:type="spellEnd"/>
      <w:r w:rsidRPr="00E867B8">
        <w:rPr>
          <w:lang w:val="nl-NL"/>
        </w:rPr>
        <w:t xml:space="preserve">, </w:t>
      </w:r>
      <w:proofErr w:type="spellStart"/>
      <w:r w:rsidRPr="00E867B8">
        <w:rPr>
          <w:lang w:val="nl-NL"/>
        </w:rPr>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its</w:t>
      </w:r>
      <w:proofErr w:type="spellEnd"/>
      <w:r w:rsidRPr="00E867B8">
        <w:rPr>
          <w:lang w:val="nl-NL"/>
        </w:rPr>
        <w:t xml:space="preserve"> multiple, </w:t>
      </w:r>
      <w:proofErr w:type="spellStart"/>
      <w:r w:rsidRPr="00E867B8">
        <w:rPr>
          <w:lang w:val="nl-NL"/>
        </w:rPr>
        <w:t>well-used</w:t>
      </w:r>
      <w:proofErr w:type="spellEnd"/>
      <w:r w:rsidRPr="00E867B8">
        <w:rPr>
          <w:lang w:val="nl-NL"/>
        </w:rPr>
        <w:t xml:space="preserve"> frameworks </w:t>
      </w:r>
      <w:proofErr w:type="spellStart"/>
      <w:r w:rsidRPr="00E867B8">
        <w:rPr>
          <w:lang w:val="nl-NL"/>
        </w:rPr>
        <w:t>that</w:t>
      </w:r>
      <w:proofErr w:type="spellEnd"/>
      <w:r w:rsidRPr="00E867B8">
        <w:rPr>
          <w:lang w:val="nl-NL"/>
        </w:rPr>
        <w:t xml:space="preserve"> have </w:t>
      </w:r>
      <w:proofErr w:type="spellStart"/>
      <w:r w:rsidRPr="00E867B8">
        <w:rPr>
          <w:lang w:val="nl-NL"/>
        </w:rPr>
        <w:t>stood</w:t>
      </w:r>
      <w:proofErr w:type="spellEnd"/>
      <w:r w:rsidRPr="00E867B8">
        <w:rPr>
          <w:lang w:val="nl-NL"/>
        </w:rPr>
        <w:t xml:space="preserve"> </w:t>
      </w:r>
      <w:proofErr w:type="spellStart"/>
      <w:r w:rsidRPr="00E867B8">
        <w:rPr>
          <w:lang w:val="nl-NL"/>
        </w:rPr>
        <w:t>the</w:t>
      </w:r>
      <w:proofErr w:type="spellEnd"/>
      <w:r w:rsidRPr="00E867B8">
        <w:rPr>
          <w:lang w:val="nl-NL"/>
        </w:rPr>
        <w:t xml:space="preserve"> test of time, are here </w:t>
      </w:r>
      <w:proofErr w:type="spellStart"/>
      <w:r w:rsidRPr="00E867B8">
        <w:rPr>
          <w:lang w:val="nl-NL"/>
        </w:rPr>
        <w:t>to</w:t>
      </w:r>
      <w:proofErr w:type="spellEnd"/>
      <w:r w:rsidRPr="00E867B8">
        <w:rPr>
          <w:lang w:val="nl-NL"/>
        </w:rPr>
        <w:t xml:space="preserve"> </w:t>
      </w:r>
      <w:proofErr w:type="spellStart"/>
      <w:r w:rsidRPr="00E867B8">
        <w:rPr>
          <w:lang w:val="nl-NL"/>
        </w:rPr>
        <w:t>stay</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years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come</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said</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future</w:t>
      </w:r>
      <w:proofErr w:type="spellEnd"/>
      <w:r w:rsidRPr="00E867B8">
        <w:rPr>
          <w:lang w:val="nl-NL"/>
        </w:rPr>
        <w:t xml:space="preserve"> </w:t>
      </w:r>
      <w:proofErr w:type="spellStart"/>
      <w:r w:rsidRPr="00E867B8">
        <w:rPr>
          <w:lang w:val="nl-NL"/>
        </w:rPr>
        <w:t>appears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be</w:t>
      </w:r>
      <w:proofErr w:type="spellEnd"/>
      <w:r w:rsidRPr="00E867B8">
        <w:rPr>
          <w:lang w:val="nl-NL"/>
        </w:rPr>
        <w:t xml:space="preserve"> </w:t>
      </w:r>
      <w:proofErr w:type="spellStart"/>
      <w:r w:rsidRPr="00E867B8">
        <w:rPr>
          <w:lang w:val="nl-NL"/>
        </w:rPr>
        <w:t>bright</w:t>
      </w:r>
      <w:proofErr w:type="spellEnd"/>
      <w:r w:rsidRPr="00E867B8">
        <w:rPr>
          <w:lang w:val="nl-NL"/>
        </w:rPr>
        <w:t xml:space="preserve"> </w:t>
      </w:r>
      <w:proofErr w:type="spellStart"/>
      <w:r w:rsidRPr="00E867B8">
        <w:rPr>
          <w:lang w:val="nl-NL"/>
        </w:rPr>
        <w:t>for</w:t>
      </w:r>
      <w:proofErr w:type="spellEnd"/>
      <w:r w:rsidRPr="00E867B8">
        <w:rPr>
          <w:lang w:val="nl-NL"/>
        </w:rPr>
        <w:t xml:space="preserve"> Blazor </w:t>
      </w:r>
      <w:proofErr w:type="spellStart"/>
      <w:r w:rsidRPr="00E867B8">
        <w:rPr>
          <w:lang w:val="nl-NL"/>
        </w:rPr>
        <w:t>and</w:t>
      </w:r>
      <w:proofErr w:type="spellEnd"/>
      <w:r w:rsidRPr="00E867B8">
        <w:rPr>
          <w:lang w:val="nl-NL"/>
        </w:rPr>
        <w:t xml:space="preserve"> we look forward </w:t>
      </w:r>
      <w:proofErr w:type="spellStart"/>
      <w:r w:rsidRPr="00E867B8">
        <w:rPr>
          <w:lang w:val="nl-NL"/>
        </w:rPr>
        <w:t>to</w:t>
      </w:r>
      <w:proofErr w:type="spellEnd"/>
      <w:r w:rsidRPr="00E867B8">
        <w:rPr>
          <w:lang w:val="nl-NL"/>
        </w:rPr>
        <w:t xml:space="preserve"> </w:t>
      </w:r>
      <w:proofErr w:type="spellStart"/>
      <w:r w:rsidRPr="00E867B8">
        <w:rPr>
          <w:lang w:val="nl-NL"/>
        </w:rPr>
        <w:t>utilizing</w:t>
      </w:r>
      <w:proofErr w:type="spellEnd"/>
      <w:r w:rsidRPr="00E867B8">
        <w:rPr>
          <w:lang w:val="nl-NL"/>
        </w:rPr>
        <w:t xml:space="preserve"> </w:t>
      </w:r>
      <w:proofErr w:type="spellStart"/>
      <w:r w:rsidRPr="00E867B8">
        <w:rPr>
          <w:lang w:val="nl-NL"/>
        </w:rPr>
        <w:t>it</w:t>
      </w:r>
      <w:proofErr w:type="spellEnd"/>
      <w:r w:rsidRPr="00E867B8">
        <w:rPr>
          <w:lang w:val="nl-NL"/>
        </w:rPr>
        <w:t xml:space="preserve"> on </w:t>
      </w:r>
      <w:proofErr w:type="spellStart"/>
      <w:r w:rsidRPr="00E867B8">
        <w:rPr>
          <w:lang w:val="nl-NL"/>
        </w:rPr>
        <w:t>projects</w:t>
      </w:r>
      <w:proofErr w:type="spellEnd"/>
      <w:r w:rsidRPr="00E867B8">
        <w:rPr>
          <w:lang w:val="nl-NL"/>
        </w:rPr>
        <w:t xml:space="preserve"> </w:t>
      </w:r>
      <w:proofErr w:type="spellStart"/>
      <w:r w:rsidRPr="00E867B8">
        <w:rPr>
          <w:lang w:val="nl-NL"/>
        </w:rPr>
        <w:t>with</w:t>
      </w:r>
      <w:proofErr w:type="spellEnd"/>
      <w:r w:rsidRPr="00E867B8">
        <w:rPr>
          <w:lang w:val="nl-NL"/>
        </w:rPr>
        <w:t xml:space="preserve"> goals </w:t>
      </w:r>
      <w:proofErr w:type="spellStart"/>
      <w:r w:rsidRPr="00E867B8">
        <w:rPr>
          <w:lang w:val="nl-NL"/>
        </w:rPr>
        <w:t>that</w:t>
      </w:r>
      <w:proofErr w:type="spellEnd"/>
      <w:r w:rsidRPr="00E867B8">
        <w:rPr>
          <w:lang w:val="nl-NL"/>
        </w:rPr>
        <w:t xml:space="preserve"> </w:t>
      </w:r>
      <w:proofErr w:type="spellStart"/>
      <w:r w:rsidRPr="00E867B8">
        <w:rPr>
          <w:lang w:val="nl-NL"/>
        </w:rPr>
        <w:t>align</w:t>
      </w:r>
      <w:proofErr w:type="spellEnd"/>
      <w:r w:rsidRPr="00E867B8">
        <w:rPr>
          <w:lang w:val="nl-NL"/>
        </w:rPr>
        <w:t xml:space="preserve"> well </w:t>
      </w:r>
      <w:proofErr w:type="spellStart"/>
      <w:r w:rsidRPr="00E867B8">
        <w:rPr>
          <w:lang w:val="nl-NL"/>
        </w:rPr>
        <w:t>to</w:t>
      </w:r>
      <w:proofErr w:type="spellEnd"/>
      <w:r w:rsidRPr="00E867B8">
        <w:rPr>
          <w:lang w:val="nl-NL"/>
        </w:rPr>
        <w:t xml:space="preserve"> </w:t>
      </w:r>
      <w:proofErr w:type="spellStart"/>
      <w:r w:rsidRPr="00E867B8">
        <w:rPr>
          <w:lang w:val="nl-NL"/>
        </w:rPr>
        <w:t>what</w:t>
      </w:r>
      <w:proofErr w:type="spellEnd"/>
      <w:r w:rsidRPr="00E867B8">
        <w:rPr>
          <w:lang w:val="nl-NL"/>
        </w:rPr>
        <w:t xml:space="preserve"> Blazor </w:t>
      </w:r>
      <w:proofErr w:type="spellStart"/>
      <w:r w:rsidRPr="00E867B8">
        <w:rPr>
          <w:lang w:val="nl-NL"/>
        </w:rPr>
        <w:t>brings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table</w:t>
      </w:r>
      <w:proofErr w:type="spellEnd"/>
      <w:r w:rsidRPr="00E867B8">
        <w:rPr>
          <w:lang w:val="nl-NL"/>
        </w:rPr>
        <w:t>.</w:t>
      </w:r>
    </w:p>
    <w:p w14:paraId="115F18A7"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38" w:history="1">
        <w:r w:rsidRPr="00E867B8">
          <w:rPr>
            <w:rStyle w:val="Hyperlink"/>
            <w:lang w:val="nl-NL"/>
          </w:rPr>
          <w:t>https://www.emergentsoftware.net/blog/is-blazor-better-than-javascript/</w:t>
        </w:r>
      </w:hyperlink>
    </w:p>
    <w:p w14:paraId="0841779E" w14:textId="77777777" w:rsidR="009A6D40" w:rsidRPr="00E867B8" w:rsidRDefault="009A6D40" w:rsidP="009A6D40">
      <w:pPr>
        <w:rPr>
          <w:lang w:val="nl-NL"/>
        </w:rPr>
      </w:pPr>
    </w:p>
    <w:p w14:paraId="52969DAC"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proofErr w:type="spellStart"/>
      <w:r w:rsidRPr="00E867B8">
        <w:rPr>
          <w:b/>
          <w:bCs/>
          <w:lang w:val="nl-NL"/>
        </w:rPr>
        <w:t>Emergents</w:t>
      </w:r>
      <w:proofErr w:type="spellEnd"/>
      <w:r w:rsidRPr="00E867B8">
        <w:rPr>
          <w:b/>
          <w:bCs/>
          <w:lang w:val="nl-NL"/>
        </w:rPr>
        <w:t xml:space="preserve"> Software, award-winning software bedrijf met o.a. Philips als klant. </w:t>
      </w:r>
    </w:p>
    <w:p w14:paraId="772BAEF1"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Deciding</w:t>
      </w:r>
      <w:proofErr w:type="spellEnd"/>
      <w:r w:rsidRPr="00E867B8">
        <w:rPr>
          <w:lang w:val="nl-NL"/>
        </w:rPr>
        <w:t xml:space="preserve"> </w:t>
      </w:r>
      <w:proofErr w:type="spellStart"/>
      <w:r w:rsidRPr="00E867B8">
        <w:rPr>
          <w:lang w:val="nl-NL"/>
        </w:rPr>
        <w:t>whether</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use</w:t>
      </w:r>
      <w:proofErr w:type="spellEnd"/>
      <w:r w:rsidRPr="00E867B8">
        <w:rPr>
          <w:lang w:val="nl-NL"/>
        </w:rPr>
        <w:t xml:space="preserve"> Blazor </w:t>
      </w:r>
      <w:proofErr w:type="spellStart"/>
      <w:r w:rsidRPr="00E867B8">
        <w:rPr>
          <w:lang w:val="nl-NL"/>
        </w:rPr>
        <w:t>WebAssembly</w:t>
      </w:r>
      <w:proofErr w:type="spellEnd"/>
      <w:r w:rsidRPr="00E867B8">
        <w:rPr>
          <w:lang w:val="nl-NL"/>
        </w:rPr>
        <w:t xml:space="preserve"> </w:t>
      </w:r>
      <w:proofErr w:type="spellStart"/>
      <w:r w:rsidRPr="00E867B8">
        <w:rPr>
          <w:lang w:val="nl-NL"/>
        </w:rPr>
        <w:t>instead</w:t>
      </w:r>
      <w:proofErr w:type="spellEnd"/>
      <w:r w:rsidRPr="00E867B8">
        <w:rPr>
          <w:lang w:val="nl-NL"/>
        </w:rPr>
        <w:t xml:space="preserve"> of </w:t>
      </w:r>
      <w:proofErr w:type="spellStart"/>
      <w:r w:rsidRPr="00E867B8">
        <w:rPr>
          <w:lang w:val="nl-NL"/>
        </w:rPr>
        <w:t>one</w:t>
      </w:r>
      <w:proofErr w:type="spellEnd"/>
      <w:r w:rsidRPr="00E867B8">
        <w:rPr>
          <w:lang w:val="nl-NL"/>
        </w:rPr>
        <w:t xml:space="preserve"> of </w:t>
      </w:r>
      <w:proofErr w:type="spellStart"/>
      <w:r w:rsidRPr="00E867B8">
        <w:rPr>
          <w:lang w:val="nl-NL"/>
        </w:rPr>
        <w:t>the</w:t>
      </w:r>
      <w:proofErr w:type="spellEnd"/>
      <w:r w:rsidRPr="00E867B8">
        <w:rPr>
          <w:lang w:val="nl-NL"/>
        </w:rPr>
        <w:t xml:space="preserve"> </w:t>
      </w:r>
      <w:proofErr w:type="spellStart"/>
      <w:r w:rsidRPr="00E867B8">
        <w:rPr>
          <w:lang w:val="nl-NL"/>
        </w:rPr>
        <w:t>many</w:t>
      </w:r>
      <w:proofErr w:type="spellEnd"/>
      <w:r w:rsidRPr="00E867B8">
        <w:rPr>
          <w:lang w:val="nl-NL"/>
        </w:rPr>
        <w:t xml:space="preserve"> </w:t>
      </w:r>
      <w:proofErr w:type="spellStart"/>
      <w:r w:rsidRPr="00E867B8">
        <w:rPr>
          <w:lang w:val="nl-NL"/>
        </w:rPr>
        <w:t>JavaScript</w:t>
      </w:r>
      <w:proofErr w:type="spellEnd"/>
      <w:r w:rsidRPr="00E867B8">
        <w:rPr>
          <w:lang w:val="nl-NL"/>
        </w:rPr>
        <w:t xml:space="preserve"> frameworks </w:t>
      </w:r>
      <w:proofErr w:type="spellStart"/>
      <w:r w:rsidRPr="00E867B8">
        <w:rPr>
          <w:lang w:val="nl-NL"/>
        </w:rPr>
        <w:t>readily</w:t>
      </w:r>
      <w:proofErr w:type="spellEnd"/>
      <w:r w:rsidRPr="00E867B8">
        <w:rPr>
          <w:lang w:val="nl-NL"/>
        </w:rPr>
        <w:t xml:space="preserve"> </w:t>
      </w:r>
      <w:proofErr w:type="spellStart"/>
      <w:r w:rsidRPr="00E867B8">
        <w:rPr>
          <w:lang w:val="nl-NL"/>
        </w:rPr>
        <w:t>available</w:t>
      </w:r>
      <w:proofErr w:type="spellEnd"/>
      <w:r w:rsidRPr="00E867B8">
        <w:rPr>
          <w:lang w:val="nl-NL"/>
        </w:rPr>
        <w:t xml:space="preserve"> </w:t>
      </w:r>
      <w:proofErr w:type="spellStart"/>
      <w:r w:rsidRPr="00E867B8">
        <w:rPr>
          <w:lang w:val="nl-NL"/>
        </w:rPr>
        <w:t>largely</w:t>
      </w:r>
      <w:proofErr w:type="spellEnd"/>
      <w:r w:rsidRPr="00E867B8">
        <w:rPr>
          <w:lang w:val="nl-NL"/>
        </w:rPr>
        <w:t xml:space="preserve"> </w:t>
      </w:r>
      <w:proofErr w:type="spellStart"/>
      <w:r w:rsidRPr="00E867B8">
        <w:rPr>
          <w:lang w:val="nl-NL"/>
        </w:rPr>
        <w:t>depends</w:t>
      </w:r>
      <w:proofErr w:type="spellEnd"/>
      <w:r w:rsidRPr="00E867B8">
        <w:rPr>
          <w:lang w:val="nl-NL"/>
        </w:rPr>
        <w:t xml:space="preserve"> on </w:t>
      </w:r>
      <w:proofErr w:type="spellStart"/>
      <w:r w:rsidRPr="00E867B8">
        <w:rPr>
          <w:lang w:val="nl-NL"/>
        </w:rPr>
        <w:t>your</w:t>
      </w:r>
      <w:proofErr w:type="spellEnd"/>
      <w:r w:rsidRPr="00E867B8">
        <w:rPr>
          <w:lang w:val="nl-NL"/>
        </w:rPr>
        <w:t xml:space="preserve"> </w:t>
      </w:r>
      <w:proofErr w:type="spellStart"/>
      <w:r w:rsidRPr="00E867B8">
        <w:rPr>
          <w:lang w:val="nl-NL"/>
        </w:rPr>
        <w:t>team’s</w:t>
      </w:r>
      <w:proofErr w:type="spellEnd"/>
      <w:r w:rsidRPr="00E867B8">
        <w:rPr>
          <w:lang w:val="nl-NL"/>
        </w:rPr>
        <w:t xml:space="preserve"> </w:t>
      </w:r>
      <w:proofErr w:type="spellStart"/>
      <w:r w:rsidRPr="00E867B8">
        <w:rPr>
          <w:lang w:val="nl-NL"/>
        </w:rPr>
        <w:t>experience</w:t>
      </w:r>
      <w:proofErr w:type="spellEnd"/>
      <w:r w:rsidRPr="00E867B8">
        <w:rPr>
          <w:lang w:val="nl-NL"/>
        </w:rPr>
        <w:t xml:space="preserve"> </w:t>
      </w:r>
      <w:proofErr w:type="spellStart"/>
      <w:r w:rsidRPr="00E867B8">
        <w:rPr>
          <w:lang w:val="nl-NL"/>
        </w:rPr>
        <w:t>and</w:t>
      </w:r>
      <w:proofErr w:type="spellEnd"/>
      <w:r w:rsidRPr="00E867B8">
        <w:rPr>
          <w:lang w:val="nl-NL"/>
        </w:rPr>
        <w:t xml:space="preserve"> comfort level </w:t>
      </w:r>
      <w:proofErr w:type="spellStart"/>
      <w:r w:rsidRPr="00E867B8">
        <w:rPr>
          <w:lang w:val="nl-NL"/>
        </w:rPr>
        <w:t>with</w:t>
      </w:r>
      <w:proofErr w:type="spellEnd"/>
      <w:r w:rsidRPr="00E867B8">
        <w:rPr>
          <w:lang w:val="nl-NL"/>
        </w:rPr>
        <w:t xml:space="preserve"> </w:t>
      </w:r>
      <w:proofErr w:type="spellStart"/>
      <w:r w:rsidRPr="00E867B8">
        <w:rPr>
          <w:lang w:val="nl-NL"/>
        </w:rPr>
        <w:t>learning</w:t>
      </w:r>
      <w:proofErr w:type="spellEnd"/>
      <w:r w:rsidRPr="00E867B8">
        <w:rPr>
          <w:lang w:val="nl-NL"/>
        </w:rPr>
        <w:t xml:space="preserve"> a new </w:t>
      </w:r>
      <w:proofErr w:type="spellStart"/>
      <w:r w:rsidRPr="00E867B8">
        <w:rPr>
          <w:lang w:val="nl-NL"/>
        </w:rPr>
        <w:t>language</w:t>
      </w:r>
      <w:proofErr w:type="spellEnd"/>
      <w:r w:rsidRPr="00E867B8">
        <w:rPr>
          <w:lang w:val="nl-NL"/>
        </w:rPr>
        <w:t xml:space="preserve">. </w:t>
      </w:r>
      <w:proofErr w:type="spellStart"/>
      <w:r w:rsidRPr="00E867B8">
        <w:rPr>
          <w:lang w:val="nl-NL"/>
        </w:rPr>
        <w:t>If</w:t>
      </w:r>
      <w:proofErr w:type="spellEnd"/>
      <w:r w:rsidRPr="00E867B8">
        <w:rPr>
          <w:lang w:val="nl-NL"/>
        </w:rPr>
        <w:t xml:space="preserve"> </w:t>
      </w:r>
      <w:proofErr w:type="spellStart"/>
      <w:r w:rsidRPr="00E867B8">
        <w:rPr>
          <w:lang w:val="nl-NL"/>
        </w:rPr>
        <w:t>you</w:t>
      </w:r>
      <w:proofErr w:type="spellEnd"/>
      <w:r w:rsidRPr="00E867B8">
        <w:rPr>
          <w:lang w:val="nl-NL"/>
        </w:rPr>
        <w:t xml:space="preserve"> or </w:t>
      </w:r>
      <w:proofErr w:type="spellStart"/>
      <w:r w:rsidRPr="00E867B8">
        <w:rPr>
          <w:lang w:val="nl-NL"/>
        </w:rPr>
        <w:t>your</w:t>
      </w:r>
      <w:proofErr w:type="spellEnd"/>
      <w:r w:rsidRPr="00E867B8">
        <w:rPr>
          <w:lang w:val="nl-NL"/>
        </w:rPr>
        <w:t xml:space="preserve"> team is more </w:t>
      </w:r>
      <w:proofErr w:type="spellStart"/>
      <w:r w:rsidRPr="00E867B8">
        <w:rPr>
          <w:lang w:val="nl-NL"/>
        </w:rPr>
        <w:t>comfortable</w:t>
      </w:r>
      <w:proofErr w:type="spellEnd"/>
      <w:r w:rsidRPr="00E867B8">
        <w:rPr>
          <w:lang w:val="nl-NL"/>
        </w:rPr>
        <w:t xml:space="preserve"> </w:t>
      </w:r>
      <w:proofErr w:type="spellStart"/>
      <w:r w:rsidRPr="00E867B8">
        <w:rPr>
          <w:lang w:val="nl-NL"/>
        </w:rPr>
        <w:t>coding</w:t>
      </w:r>
      <w:proofErr w:type="spellEnd"/>
      <w:r w:rsidRPr="00E867B8">
        <w:rPr>
          <w:lang w:val="nl-NL"/>
        </w:rPr>
        <w:t xml:space="preserve"> in C# </w:t>
      </w:r>
      <w:proofErr w:type="spellStart"/>
      <w:r w:rsidRPr="00E867B8">
        <w:rPr>
          <w:lang w:val="nl-NL"/>
        </w:rPr>
        <w:t>vs</w:t>
      </w:r>
      <w:proofErr w:type="spellEnd"/>
      <w:r w:rsidRPr="00E867B8">
        <w:rPr>
          <w:lang w:val="nl-NL"/>
        </w:rPr>
        <w:t xml:space="preserve"> </w:t>
      </w:r>
      <w:proofErr w:type="spellStart"/>
      <w:r w:rsidRPr="00E867B8">
        <w:rPr>
          <w:lang w:val="nl-NL"/>
        </w:rPr>
        <w:t>JavaScript</w:t>
      </w:r>
      <w:proofErr w:type="spellEnd"/>
      <w:r w:rsidRPr="00E867B8">
        <w:rPr>
          <w:lang w:val="nl-NL"/>
        </w:rPr>
        <w:t xml:space="preserve">, Blazor is a </w:t>
      </w:r>
      <w:proofErr w:type="spellStart"/>
      <w:r w:rsidRPr="00E867B8">
        <w:rPr>
          <w:lang w:val="nl-NL"/>
        </w:rPr>
        <w:t>solid</w:t>
      </w:r>
      <w:proofErr w:type="spellEnd"/>
      <w:r w:rsidRPr="00E867B8">
        <w:rPr>
          <w:lang w:val="nl-NL"/>
        </w:rPr>
        <w:t xml:space="preserve"> option </w:t>
      </w:r>
      <w:proofErr w:type="spellStart"/>
      <w:r w:rsidRPr="00E867B8">
        <w:rPr>
          <w:lang w:val="nl-NL"/>
        </w:rPr>
        <w:t>for</w:t>
      </w:r>
      <w:proofErr w:type="spellEnd"/>
      <w:r w:rsidRPr="00E867B8">
        <w:rPr>
          <w:lang w:val="nl-NL"/>
        </w:rPr>
        <w:t xml:space="preserve"> </w:t>
      </w:r>
      <w:proofErr w:type="spellStart"/>
      <w:r w:rsidRPr="00E867B8">
        <w:rPr>
          <w:lang w:val="nl-NL"/>
        </w:rPr>
        <w:t>you</w:t>
      </w:r>
      <w:proofErr w:type="spellEnd"/>
      <w:r w:rsidRPr="00E867B8">
        <w:rPr>
          <w:lang w:val="nl-NL"/>
        </w:rPr>
        <w:t xml:space="preserve">. Keep in mind, </w:t>
      </w:r>
      <w:proofErr w:type="spellStart"/>
      <w:r w:rsidRPr="00E867B8">
        <w:rPr>
          <w:lang w:val="nl-NL"/>
        </w:rPr>
        <w:t>though</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Blazor’s</w:t>
      </w:r>
      <w:proofErr w:type="spellEnd"/>
      <w:r w:rsidRPr="00E867B8">
        <w:rPr>
          <w:lang w:val="nl-NL"/>
        </w:rPr>
        <w:t xml:space="preserve"> </w:t>
      </w:r>
      <w:proofErr w:type="spellStart"/>
      <w:r w:rsidRPr="00E867B8">
        <w:rPr>
          <w:lang w:val="nl-NL"/>
        </w:rPr>
        <w:t>developer</w:t>
      </w:r>
      <w:proofErr w:type="spellEnd"/>
      <w:r w:rsidRPr="00E867B8">
        <w:rPr>
          <w:lang w:val="nl-NL"/>
        </w:rPr>
        <w:t xml:space="preserve"> community is </w:t>
      </w:r>
      <w:proofErr w:type="spellStart"/>
      <w:r w:rsidRPr="00E867B8">
        <w:rPr>
          <w:lang w:val="nl-NL"/>
        </w:rPr>
        <w:t>relatively</w:t>
      </w:r>
      <w:proofErr w:type="spellEnd"/>
      <w:r w:rsidRPr="00E867B8">
        <w:rPr>
          <w:lang w:val="nl-NL"/>
        </w:rPr>
        <w:t xml:space="preserve"> small </w:t>
      </w:r>
      <w:proofErr w:type="spellStart"/>
      <w:r w:rsidRPr="00E867B8">
        <w:rPr>
          <w:lang w:val="nl-NL"/>
        </w:rPr>
        <w:t>and</w:t>
      </w:r>
      <w:proofErr w:type="spellEnd"/>
      <w:r w:rsidRPr="00E867B8">
        <w:rPr>
          <w:lang w:val="nl-NL"/>
        </w:rPr>
        <w:t xml:space="preserve"> </w:t>
      </w:r>
      <w:proofErr w:type="spellStart"/>
      <w:r w:rsidRPr="00E867B8">
        <w:rPr>
          <w:lang w:val="nl-NL"/>
        </w:rPr>
        <w:t>its</w:t>
      </w:r>
      <w:proofErr w:type="spellEnd"/>
      <w:r w:rsidRPr="00E867B8">
        <w:rPr>
          <w:lang w:val="nl-NL"/>
        </w:rPr>
        <w:t xml:space="preserve"> </w:t>
      </w:r>
      <w:proofErr w:type="spellStart"/>
      <w:r w:rsidRPr="00E867B8">
        <w:rPr>
          <w:lang w:val="nl-NL"/>
        </w:rPr>
        <w:t>knowledge</w:t>
      </w:r>
      <w:proofErr w:type="spellEnd"/>
      <w:r w:rsidRPr="00E867B8">
        <w:rPr>
          <w:lang w:val="nl-NL"/>
        </w:rPr>
        <w:t xml:space="preserve"> base is </w:t>
      </w:r>
      <w:proofErr w:type="spellStart"/>
      <w:r w:rsidRPr="00E867B8">
        <w:rPr>
          <w:lang w:val="nl-NL"/>
        </w:rPr>
        <w:t>still</w:t>
      </w:r>
      <w:proofErr w:type="spellEnd"/>
      <w:r w:rsidRPr="00E867B8">
        <w:rPr>
          <w:lang w:val="nl-NL"/>
        </w:rPr>
        <w:t xml:space="preserve"> </w:t>
      </w:r>
      <w:proofErr w:type="spellStart"/>
      <w:r w:rsidRPr="00E867B8">
        <w:rPr>
          <w:lang w:val="nl-NL"/>
        </w:rPr>
        <w:t>maturing</w:t>
      </w:r>
      <w:proofErr w:type="spellEnd"/>
      <w:r w:rsidRPr="00E867B8">
        <w:rPr>
          <w:lang w:val="nl-NL"/>
        </w:rPr>
        <w:t xml:space="preserve">. A team </w:t>
      </w:r>
      <w:proofErr w:type="spellStart"/>
      <w:r w:rsidRPr="00E867B8">
        <w:rPr>
          <w:lang w:val="nl-NL"/>
        </w:rPr>
        <w:t>who</w:t>
      </w:r>
      <w:proofErr w:type="spellEnd"/>
      <w:r w:rsidRPr="00E867B8">
        <w:rPr>
          <w:lang w:val="nl-NL"/>
        </w:rPr>
        <w:t xml:space="preserve"> </w:t>
      </w:r>
      <w:proofErr w:type="spellStart"/>
      <w:r w:rsidRPr="00E867B8">
        <w:rPr>
          <w:lang w:val="nl-NL"/>
        </w:rPr>
        <w:t>already</w:t>
      </w:r>
      <w:proofErr w:type="spellEnd"/>
      <w:r w:rsidRPr="00E867B8">
        <w:rPr>
          <w:lang w:val="nl-NL"/>
        </w:rPr>
        <w:t xml:space="preserve"> has a </w:t>
      </w:r>
      <w:proofErr w:type="spellStart"/>
      <w:r w:rsidRPr="00E867B8">
        <w:rPr>
          <w:lang w:val="nl-NL"/>
        </w:rPr>
        <w:t>solid</w:t>
      </w:r>
      <w:proofErr w:type="spellEnd"/>
      <w:r w:rsidRPr="00E867B8">
        <w:rPr>
          <w:lang w:val="nl-NL"/>
        </w:rPr>
        <w:t xml:space="preserve"> </w:t>
      </w:r>
      <w:proofErr w:type="spellStart"/>
      <w:r w:rsidRPr="00E867B8">
        <w:rPr>
          <w:lang w:val="nl-NL"/>
        </w:rPr>
        <w:t>grasp</w:t>
      </w:r>
      <w:proofErr w:type="spellEnd"/>
      <w:r w:rsidRPr="00E867B8">
        <w:rPr>
          <w:lang w:val="nl-NL"/>
        </w:rPr>
        <w:t xml:space="preserve"> of </w:t>
      </w:r>
      <w:proofErr w:type="spellStart"/>
      <w:r w:rsidRPr="00E867B8">
        <w:rPr>
          <w:lang w:val="nl-NL"/>
        </w:rPr>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project </w:t>
      </w:r>
      <w:proofErr w:type="spellStart"/>
      <w:r w:rsidRPr="00E867B8">
        <w:rPr>
          <w:lang w:val="nl-NL"/>
        </w:rPr>
        <w:t>constraints</w:t>
      </w:r>
      <w:proofErr w:type="spellEnd"/>
      <w:r w:rsidRPr="00E867B8">
        <w:rPr>
          <w:lang w:val="nl-NL"/>
        </w:rPr>
        <w:t xml:space="preserve"> like timeline or budget </w:t>
      </w:r>
      <w:proofErr w:type="spellStart"/>
      <w:r w:rsidRPr="00E867B8">
        <w:rPr>
          <w:lang w:val="nl-NL"/>
        </w:rPr>
        <w:t>may</w:t>
      </w:r>
      <w:proofErr w:type="spellEnd"/>
      <w:r w:rsidRPr="00E867B8">
        <w:rPr>
          <w:lang w:val="nl-NL"/>
        </w:rPr>
        <w:t xml:space="preserve"> </w:t>
      </w:r>
      <w:proofErr w:type="spellStart"/>
      <w:r w:rsidRPr="00E867B8">
        <w:rPr>
          <w:lang w:val="nl-NL"/>
        </w:rPr>
        <w:t>decide</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avoid</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hassle</w:t>
      </w:r>
      <w:proofErr w:type="spellEnd"/>
      <w:r w:rsidRPr="00E867B8">
        <w:rPr>
          <w:lang w:val="nl-NL"/>
        </w:rPr>
        <w:t xml:space="preserve"> of </w:t>
      </w:r>
      <w:proofErr w:type="spellStart"/>
      <w:r w:rsidRPr="00E867B8">
        <w:rPr>
          <w:lang w:val="nl-NL"/>
        </w:rPr>
        <w:t>learning</w:t>
      </w:r>
      <w:proofErr w:type="spellEnd"/>
      <w:r w:rsidRPr="00E867B8">
        <w:rPr>
          <w:lang w:val="nl-NL"/>
        </w:rPr>
        <w:t xml:space="preserve"> a new framework </w:t>
      </w:r>
      <w:proofErr w:type="spellStart"/>
      <w:r w:rsidRPr="00E867B8">
        <w:rPr>
          <w:lang w:val="nl-NL"/>
        </w:rPr>
        <w:t>and</w:t>
      </w:r>
      <w:proofErr w:type="spellEnd"/>
      <w:r w:rsidRPr="00E867B8">
        <w:rPr>
          <w:lang w:val="nl-NL"/>
        </w:rPr>
        <w:t xml:space="preserve"> stick </w:t>
      </w:r>
      <w:proofErr w:type="spellStart"/>
      <w:r w:rsidRPr="00E867B8">
        <w:rPr>
          <w:lang w:val="nl-NL"/>
        </w:rPr>
        <w:t>to</w:t>
      </w:r>
      <w:proofErr w:type="spellEnd"/>
      <w:r w:rsidRPr="00E867B8">
        <w:rPr>
          <w:lang w:val="nl-NL"/>
        </w:rPr>
        <w:t xml:space="preserve"> </w:t>
      </w:r>
      <w:proofErr w:type="spellStart"/>
      <w:r w:rsidRPr="00E867B8">
        <w:rPr>
          <w:lang w:val="nl-NL"/>
        </w:rPr>
        <w:t>one</w:t>
      </w:r>
      <w:proofErr w:type="spellEnd"/>
      <w:r w:rsidRPr="00E867B8">
        <w:rPr>
          <w:lang w:val="nl-NL"/>
        </w:rPr>
        <w:t xml:space="preserve"> of </w:t>
      </w:r>
      <w:proofErr w:type="spellStart"/>
      <w:r w:rsidRPr="00E867B8">
        <w:rPr>
          <w:lang w:val="nl-NL"/>
        </w:rPr>
        <w:t>the</w:t>
      </w:r>
      <w:proofErr w:type="spellEnd"/>
      <w:r w:rsidRPr="00E867B8">
        <w:rPr>
          <w:lang w:val="nl-NL"/>
        </w:rPr>
        <w:t xml:space="preserve"> </w:t>
      </w:r>
      <w:proofErr w:type="spellStart"/>
      <w:r w:rsidRPr="00E867B8">
        <w:rPr>
          <w:lang w:val="nl-NL"/>
        </w:rPr>
        <w:t>tried</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true</w:t>
      </w:r>
      <w:proofErr w:type="spellEnd"/>
      <w:r w:rsidRPr="00E867B8">
        <w:rPr>
          <w:lang w:val="nl-NL"/>
        </w:rPr>
        <w:t xml:space="preserve"> </w:t>
      </w:r>
      <w:proofErr w:type="spellStart"/>
      <w:r w:rsidRPr="00E867B8">
        <w:rPr>
          <w:lang w:val="nl-NL"/>
        </w:rPr>
        <w:t>JavaScript</w:t>
      </w:r>
      <w:proofErr w:type="spellEnd"/>
      <w:r w:rsidRPr="00E867B8">
        <w:rPr>
          <w:lang w:val="nl-NL"/>
        </w:rPr>
        <w:t xml:space="preserve"> Frameworks </w:t>
      </w:r>
      <w:proofErr w:type="spellStart"/>
      <w:r w:rsidRPr="00E867B8">
        <w:rPr>
          <w:lang w:val="nl-NL"/>
        </w:rPr>
        <w:t>available</w:t>
      </w:r>
      <w:proofErr w:type="spellEnd"/>
      <w:r w:rsidRPr="00E867B8">
        <w:rPr>
          <w:lang w:val="nl-NL"/>
        </w:rPr>
        <w:t>.</w:t>
      </w:r>
    </w:p>
    <w:p w14:paraId="61E33D1F"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Finally</w:t>
      </w:r>
      <w:proofErr w:type="spellEnd"/>
      <w:r w:rsidRPr="00E867B8">
        <w:rPr>
          <w:lang w:val="nl-NL"/>
        </w:rPr>
        <w:t xml:space="preserve">, developers </w:t>
      </w:r>
      <w:proofErr w:type="spellStart"/>
      <w:r w:rsidRPr="00E867B8">
        <w:rPr>
          <w:lang w:val="nl-NL"/>
        </w:rPr>
        <w:t>who</w:t>
      </w:r>
      <w:proofErr w:type="spellEnd"/>
      <w:r w:rsidRPr="00E867B8">
        <w:rPr>
          <w:lang w:val="nl-NL"/>
        </w:rPr>
        <w:t xml:space="preserve"> have </w:t>
      </w:r>
      <w:proofErr w:type="spellStart"/>
      <w:r w:rsidRPr="00E867B8">
        <w:rPr>
          <w:lang w:val="nl-NL"/>
        </w:rPr>
        <w:t>the</w:t>
      </w:r>
      <w:proofErr w:type="spellEnd"/>
      <w:r w:rsidRPr="00E867B8">
        <w:rPr>
          <w:lang w:val="nl-NL"/>
        </w:rPr>
        <w:t xml:space="preserve"> time </w:t>
      </w:r>
      <w:proofErr w:type="spellStart"/>
      <w:r w:rsidRPr="00E867B8">
        <w:rPr>
          <w:lang w:val="nl-NL"/>
        </w:rPr>
        <w:t>and</w:t>
      </w:r>
      <w:proofErr w:type="spellEnd"/>
      <w:r w:rsidRPr="00E867B8">
        <w:rPr>
          <w:lang w:val="nl-NL"/>
        </w:rPr>
        <w:t xml:space="preserve"> </w:t>
      </w:r>
      <w:proofErr w:type="spellStart"/>
      <w:r w:rsidRPr="00E867B8">
        <w:rPr>
          <w:lang w:val="nl-NL"/>
        </w:rPr>
        <w:t>desire</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learn</w:t>
      </w:r>
      <w:proofErr w:type="spellEnd"/>
      <w:r w:rsidRPr="00E867B8">
        <w:rPr>
          <w:lang w:val="nl-NL"/>
        </w:rPr>
        <w:t xml:space="preserve"> new </w:t>
      </w:r>
      <w:proofErr w:type="spellStart"/>
      <w:r w:rsidRPr="00E867B8">
        <w:rPr>
          <w:lang w:val="nl-NL"/>
        </w:rPr>
        <w:t>technology</w:t>
      </w:r>
      <w:proofErr w:type="spellEnd"/>
      <w:r w:rsidRPr="00E867B8">
        <w:rPr>
          <w:lang w:val="nl-NL"/>
        </w:rPr>
        <w:t xml:space="preserve"> </w:t>
      </w:r>
      <w:proofErr w:type="spellStart"/>
      <w:r w:rsidRPr="00E867B8">
        <w:rPr>
          <w:lang w:val="nl-NL"/>
        </w:rPr>
        <w:t>should</w:t>
      </w:r>
      <w:proofErr w:type="spellEnd"/>
      <w:r w:rsidRPr="00E867B8">
        <w:rPr>
          <w:lang w:val="nl-NL"/>
        </w:rPr>
        <w:t xml:space="preserve"> feel </w:t>
      </w:r>
      <w:proofErr w:type="spellStart"/>
      <w:r w:rsidRPr="00E867B8">
        <w:rPr>
          <w:lang w:val="nl-NL"/>
        </w:rPr>
        <w:t>confident</w:t>
      </w:r>
      <w:proofErr w:type="spellEnd"/>
      <w:r w:rsidRPr="00E867B8">
        <w:rPr>
          <w:lang w:val="nl-NL"/>
        </w:rPr>
        <w:t xml:space="preserve"> </w:t>
      </w:r>
      <w:proofErr w:type="spellStart"/>
      <w:r w:rsidRPr="00E867B8">
        <w:rPr>
          <w:lang w:val="nl-NL"/>
        </w:rPr>
        <w:t>giving</w:t>
      </w:r>
      <w:proofErr w:type="spellEnd"/>
      <w:r w:rsidRPr="00E867B8">
        <w:rPr>
          <w:lang w:val="nl-NL"/>
        </w:rPr>
        <w:t xml:space="preserve"> Blazor a shot at </w:t>
      </w:r>
      <w:proofErr w:type="spellStart"/>
      <w:r w:rsidRPr="00E867B8">
        <w:rPr>
          <w:lang w:val="nl-NL"/>
        </w:rPr>
        <w:t>this</w:t>
      </w:r>
      <w:proofErr w:type="spellEnd"/>
      <w:r w:rsidRPr="00E867B8">
        <w:rPr>
          <w:lang w:val="nl-NL"/>
        </w:rPr>
        <w:t xml:space="preserve"> point. </w:t>
      </w:r>
      <w:proofErr w:type="spellStart"/>
      <w:r w:rsidRPr="00E867B8">
        <w:rPr>
          <w:lang w:val="nl-NL"/>
        </w:rPr>
        <w:t>Our</w:t>
      </w:r>
      <w:proofErr w:type="spellEnd"/>
      <w:r w:rsidRPr="00E867B8">
        <w:rPr>
          <w:lang w:val="nl-NL"/>
        </w:rPr>
        <w:t xml:space="preserve"> team at </w:t>
      </w:r>
      <w:proofErr w:type="spellStart"/>
      <w:r w:rsidRPr="00E867B8">
        <w:rPr>
          <w:lang w:val="nl-NL"/>
        </w:rPr>
        <w:t>Emergent</w:t>
      </w:r>
      <w:proofErr w:type="spellEnd"/>
      <w:r w:rsidRPr="00E867B8">
        <w:rPr>
          <w:lang w:val="nl-NL"/>
        </w:rPr>
        <w:t xml:space="preserve"> Software has </w:t>
      </w:r>
      <w:proofErr w:type="spellStart"/>
      <w:r w:rsidRPr="00E867B8">
        <w:rPr>
          <w:lang w:val="nl-NL"/>
        </w:rPr>
        <w:t>numerous</w:t>
      </w:r>
      <w:proofErr w:type="spellEnd"/>
      <w:r w:rsidRPr="00E867B8">
        <w:rPr>
          <w:lang w:val="nl-NL"/>
        </w:rPr>
        <w:t xml:space="preserve"> </w:t>
      </w:r>
      <w:proofErr w:type="spellStart"/>
      <w:r w:rsidRPr="00E867B8">
        <w:rPr>
          <w:lang w:val="nl-NL"/>
        </w:rPr>
        <w:t>successful</w:t>
      </w:r>
      <w:proofErr w:type="spellEnd"/>
      <w:r w:rsidRPr="00E867B8">
        <w:rPr>
          <w:lang w:val="nl-NL"/>
        </w:rPr>
        <w:t xml:space="preserve"> Blazor </w:t>
      </w:r>
      <w:proofErr w:type="spellStart"/>
      <w:r w:rsidRPr="00E867B8">
        <w:rPr>
          <w:lang w:val="nl-NL"/>
        </w:rPr>
        <w:t>projects</w:t>
      </w:r>
      <w:proofErr w:type="spellEnd"/>
      <w:r w:rsidRPr="00E867B8">
        <w:rPr>
          <w:lang w:val="nl-NL"/>
        </w:rPr>
        <w:t xml:space="preserve"> </w:t>
      </w:r>
      <w:proofErr w:type="spellStart"/>
      <w:r w:rsidRPr="00E867B8">
        <w:rPr>
          <w:lang w:val="nl-NL"/>
        </w:rPr>
        <w:t>under</w:t>
      </w:r>
      <w:proofErr w:type="spellEnd"/>
      <w:r w:rsidRPr="00E867B8">
        <w:rPr>
          <w:lang w:val="nl-NL"/>
        </w:rPr>
        <w:t xml:space="preserve"> </w:t>
      </w:r>
      <w:proofErr w:type="spellStart"/>
      <w:r w:rsidRPr="00E867B8">
        <w:rPr>
          <w:lang w:val="nl-NL"/>
        </w:rPr>
        <w:t>our</w:t>
      </w:r>
      <w:proofErr w:type="spellEnd"/>
      <w:r w:rsidRPr="00E867B8">
        <w:rPr>
          <w:lang w:val="nl-NL"/>
        </w:rPr>
        <w:t xml:space="preserve"> </w:t>
      </w:r>
      <w:proofErr w:type="spellStart"/>
      <w:r w:rsidRPr="00E867B8">
        <w:rPr>
          <w:lang w:val="nl-NL"/>
        </w:rPr>
        <w:t>belts</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will</w:t>
      </w:r>
      <w:proofErr w:type="spellEnd"/>
      <w:r w:rsidRPr="00E867B8">
        <w:rPr>
          <w:lang w:val="nl-NL"/>
        </w:rPr>
        <w:t xml:space="preserve"> continue </w:t>
      </w:r>
      <w:proofErr w:type="spellStart"/>
      <w:r w:rsidRPr="00E867B8">
        <w:rPr>
          <w:lang w:val="nl-NL"/>
        </w:rPr>
        <w:t>to</w:t>
      </w:r>
      <w:proofErr w:type="spellEnd"/>
      <w:r w:rsidRPr="00E867B8">
        <w:rPr>
          <w:lang w:val="nl-NL"/>
        </w:rPr>
        <w:t xml:space="preserve"> </w:t>
      </w:r>
      <w:proofErr w:type="spellStart"/>
      <w:r w:rsidRPr="00E867B8">
        <w:rPr>
          <w:lang w:val="nl-NL"/>
        </w:rPr>
        <w:t>leverage</w:t>
      </w:r>
      <w:proofErr w:type="spellEnd"/>
      <w:r w:rsidRPr="00E867B8">
        <w:rPr>
          <w:lang w:val="nl-NL"/>
        </w:rPr>
        <w:t xml:space="preserve"> </w:t>
      </w:r>
      <w:proofErr w:type="spellStart"/>
      <w:r w:rsidRPr="00E867B8">
        <w:rPr>
          <w:lang w:val="nl-NL"/>
        </w:rPr>
        <w:t>it</w:t>
      </w:r>
      <w:proofErr w:type="spellEnd"/>
      <w:r w:rsidRPr="00E867B8">
        <w:rPr>
          <w:lang w:val="nl-NL"/>
        </w:rPr>
        <w:t xml:space="preserve"> on </w:t>
      </w:r>
      <w:proofErr w:type="spellStart"/>
      <w:r w:rsidRPr="00E867B8">
        <w:rPr>
          <w:lang w:val="nl-NL"/>
        </w:rPr>
        <w:t>projects</w:t>
      </w:r>
      <w:proofErr w:type="spellEnd"/>
      <w:r w:rsidRPr="00E867B8">
        <w:rPr>
          <w:lang w:val="nl-NL"/>
        </w:rPr>
        <w:t xml:space="preserve"> Blazor fits well </w:t>
      </w:r>
      <w:proofErr w:type="spellStart"/>
      <w:r w:rsidRPr="00E867B8">
        <w:rPr>
          <w:lang w:val="nl-NL"/>
        </w:rPr>
        <w:t>with</w:t>
      </w:r>
      <w:proofErr w:type="spellEnd"/>
      <w:r w:rsidRPr="00E867B8">
        <w:rPr>
          <w:lang w:val="nl-NL"/>
        </w:rPr>
        <w:t>.</w:t>
      </w:r>
    </w:p>
    <w:p w14:paraId="65ACCBEA"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While</w:t>
      </w:r>
      <w:proofErr w:type="spellEnd"/>
      <w:r w:rsidRPr="00E867B8">
        <w:rPr>
          <w:lang w:val="nl-NL"/>
        </w:rPr>
        <w:t xml:space="preserve"> </w:t>
      </w:r>
      <w:proofErr w:type="spellStart"/>
      <w:r w:rsidRPr="00E867B8">
        <w:rPr>
          <w:lang w:val="nl-NL"/>
        </w:rPr>
        <w:t>there’s</w:t>
      </w:r>
      <w:proofErr w:type="spellEnd"/>
      <w:r w:rsidRPr="00E867B8">
        <w:rPr>
          <w:lang w:val="nl-NL"/>
        </w:rPr>
        <w:t xml:space="preserve"> </w:t>
      </w:r>
      <w:proofErr w:type="spellStart"/>
      <w:r w:rsidRPr="00E867B8">
        <w:rPr>
          <w:lang w:val="nl-NL"/>
        </w:rPr>
        <w:t>little</w:t>
      </w:r>
      <w:proofErr w:type="spellEnd"/>
      <w:r w:rsidRPr="00E867B8">
        <w:rPr>
          <w:lang w:val="nl-NL"/>
        </w:rPr>
        <w:t xml:space="preserve"> </w:t>
      </w:r>
      <w:proofErr w:type="spellStart"/>
      <w:r w:rsidRPr="00E867B8">
        <w:rPr>
          <w:lang w:val="nl-NL"/>
        </w:rPr>
        <w:t>doubt</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us</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with</w:t>
      </w:r>
      <w:proofErr w:type="spellEnd"/>
      <w:r w:rsidRPr="00E867B8">
        <w:rPr>
          <w:lang w:val="nl-NL"/>
        </w:rPr>
        <w:t xml:space="preserve"> </w:t>
      </w:r>
      <w:proofErr w:type="spellStart"/>
      <w:r w:rsidRPr="00E867B8">
        <w:rPr>
          <w:lang w:val="nl-NL"/>
        </w:rPr>
        <w:t>each</w:t>
      </w:r>
      <w:proofErr w:type="spellEnd"/>
      <w:r w:rsidRPr="00E867B8">
        <w:rPr>
          <w:lang w:val="nl-NL"/>
        </w:rPr>
        <w:t xml:space="preserve"> new release Blazor </w:t>
      </w:r>
      <w:proofErr w:type="spellStart"/>
      <w:r w:rsidRPr="00E867B8">
        <w:rPr>
          <w:lang w:val="nl-NL"/>
        </w:rPr>
        <w:t>will</w:t>
      </w:r>
      <w:proofErr w:type="spellEnd"/>
      <w:r w:rsidRPr="00E867B8">
        <w:rPr>
          <w:lang w:val="nl-NL"/>
        </w:rPr>
        <w:t xml:space="preserve"> continue </w:t>
      </w:r>
      <w:proofErr w:type="spellStart"/>
      <w:r w:rsidRPr="00E867B8">
        <w:rPr>
          <w:lang w:val="nl-NL"/>
        </w:rPr>
        <w:t>to</w:t>
      </w:r>
      <w:proofErr w:type="spellEnd"/>
      <w:r w:rsidRPr="00E867B8">
        <w:rPr>
          <w:lang w:val="nl-NL"/>
        </w:rPr>
        <w:t xml:space="preserve"> </w:t>
      </w:r>
      <w:proofErr w:type="spellStart"/>
      <w:r w:rsidRPr="00E867B8">
        <w:rPr>
          <w:lang w:val="nl-NL"/>
        </w:rPr>
        <w:t>grow</w:t>
      </w:r>
      <w:proofErr w:type="spellEnd"/>
      <w:r w:rsidRPr="00E867B8">
        <w:rPr>
          <w:lang w:val="nl-NL"/>
        </w:rPr>
        <w:t xml:space="preserve"> in </w:t>
      </w:r>
      <w:proofErr w:type="spellStart"/>
      <w:r w:rsidRPr="00E867B8">
        <w:rPr>
          <w:lang w:val="nl-NL"/>
        </w:rPr>
        <w:t>popularity</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good</w:t>
      </w:r>
      <w:proofErr w:type="spellEnd"/>
      <w:r w:rsidRPr="00E867B8">
        <w:rPr>
          <w:lang w:val="nl-NL"/>
        </w:rPr>
        <w:t xml:space="preserve"> </w:t>
      </w:r>
      <w:proofErr w:type="spellStart"/>
      <w:r w:rsidRPr="00E867B8">
        <w:rPr>
          <w:lang w:val="nl-NL"/>
        </w:rPr>
        <w:t>reason</w:t>
      </w:r>
      <w:proofErr w:type="spellEnd"/>
      <w:r w:rsidRPr="00E867B8">
        <w:rPr>
          <w:lang w:val="nl-NL"/>
        </w:rPr>
        <w:t xml:space="preserve">, </w:t>
      </w:r>
      <w:proofErr w:type="spellStart"/>
      <w:r w:rsidRPr="00E867B8">
        <w:rPr>
          <w:lang w:val="nl-NL"/>
        </w:rPr>
        <w:t>too</w:t>
      </w:r>
      <w:proofErr w:type="spellEnd"/>
      <w:r w:rsidRPr="00E867B8">
        <w:rPr>
          <w:lang w:val="nl-NL"/>
        </w:rPr>
        <w:t xml:space="preserve">), we </w:t>
      </w:r>
      <w:proofErr w:type="spellStart"/>
      <w:r w:rsidRPr="00E867B8">
        <w:rPr>
          <w:lang w:val="nl-NL"/>
        </w:rPr>
        <w:t>don’t</w:t>
      </w:r>
      <w:proofErr w:type="spellEnd"/>
      <w:r w:rsidRPr="00E867B8">
        <w:rPr>
          <w:lang w:val="nl-NL"/>
        </w:rPr>
        <w:t xml:space="preserve"> </w:t>
      </w:r>
      <w:proofErr w:type="spellStart"/>
      <w:r w:rsidRPr="00E867B8">
        <w:rPr>
          <w:lang w:val="nl-NL"/>
        </w:rPr>
        <w:t>see</w:t>
      </w:r>
      <w:proofErr w:type="spellEnd"/>
      <w:r w:rsidRPr="00E867B8">
        <w:rPr>
          <w:lang w:val="nl-NL"/>
        </w:rPr>
        <w:t xml:space="preserve"> Blazor </w:t>
      </w:r>
      <w:proofErr w:type="spellStart"/>
      <w:r w:rsidRPr="00E867B8">
        <w:rPr>
          <w:lang w:val="nl-NL"/>
        </w:rPr>
        <w:t>dethroning</w:t>
      </w:r>
      <w:proofErr w:type="spellEnd"/>
      <w:r w:rsidRPr="00E867B8">
        <w:rPr>
          <w:lang w:val="nl-NL"/>
        </w:rPr>
        <w:t xml:space="preserve"> </w:t>
      </w:r>
      <w:proofErr w:type="spellStart"/>
      <w:r w:rsidRPr="00E867B8">
        <w:rPr>
          <w:lang w:val="nl-NL"/>
        </w:rPr>
        <w:t>JavaScript</w:t>
      </w:r>
      <w:proofErr w:type="spellEnd"/>
      <w:r w:rsidRPr="00E867B8">
        <w:rPr>
          <w:lang w:val="nl-NL"/>
        </w:rPr>
        <w:t xml:space="preserve"> in overall adoption </w:t>
      </w:r>
      <w:proofErr w:type="spellStart"/>
      <w:r w:rsidRPr="00E867B8">
        <w:rPr>
          <w:lang w:val="nl-NL"/>
        </w:rPr>
        <w:t>any</w:t>
      </w:r>
      <w:proofErr w:type="spellEnd"/>
      <w:r w:rsidRPr="00E867B8">
        <w:rPr>
          <w:lang w:val="nl-NL"/>
        </w:rPr>
        <w:t xml:space="preserve"> time </w:t>
      </w:r>
      <w:proofErr w:type="spellStart"/>
      <w:r w:rsidRPr="00E867B8">
        <w:rPr>
          <w:lang w:val="nl-NL"/>
        </w:rPr>
        <w:t>soon</w:t>
      </w:r>
      <w:proofErr w:type="spellEnd"/>
      <w:r w:rsidRPr="00E867B8">
        <w:rPr>
          <w:lang w:val="nl-NL"/>
        </w:rPr>
        <w:t xml:space="preserve">. Even </w:t>
      </w:r>
      <w:proofErr w:type="spellStart"/>
      <w:r w:rsidRPr="00E867B8">
        <w:rPr>
          <w:lang w:val="nl-NL"/>
        </w:rPr>
        <w:t>though</w:t>
      </w:r>
      <w:proofErr w:type="spellEnd"/>
      <w:r w:rsidRPr="00E867B8">
        <w:rPr>
          <w:lang w:val="nl-NL"/>
        </w:rPr>
        <w:t xml:space="preserve"> Blazor has </w:t>
      </w:r>
      <w:proofErr w:type="spellStart"/>
      <w:r w:rsidRPr="00E867B8">
        <w:rPr>
          <w:lang w:val="nl-NL"/>
        </w:rPr>
        <w:t>many</w:t>
      </w:r>
      <w:proofErr w:type="spellEnd"/>
      <w:r w:rsidRPr="00E867B8">
        <w:rPr>
          <w:lang w:val="nl-NL"/>
        </w:rPr>
        <w:t xml:space="preserve"> </w:t>
      </w:r>
      <w:proofErr w:type="spellStart"/>
      <w:r w:rsidRPr="00E867B8">
        <w:rPr>
          <w:lang w:val="nl-NL"/>
        </w:rPr>
        <w:t>clear</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distinct</w:t>
      </w:r>
      <w:proofErr w:type="spellEnd"/>
      <w:r w:rsidRPr="00E867B8">
        <w:rPr>
          <w:lang w:val="nl-NL"/>
        </w:rPr>
        <w:t xml:space="preserve"> </w:t>
      </w:r>
      <w:proofErr w:type="spellStart"/>
      <w:r w:rsidRPr="00E867B8">
        <w:rPr>
          <w:lang w:val="nl-NL"/>
        </w:rPr>
        <w:t>advantages</w:t>
      </w:r>
      <w:proofErr w:type="spellEnd"/>
      <w:r w:rsidRPr="00E867B8">
        <w:rPr>
          <w:lang w:val="nl-NL"/>
        </w:rPr>
        <w:t xml:space="preserve"> over </w:t>
      </w:r>
      <w:proofErr w:type="spellStart"/>
      <w:r w:rsidRPr="00E867B8">
        <w:rPr>
          <w:lang w:val="nl-NL"/>
        </w:rPr>
        <w:t>JavaScript</w:t>
      </w:r>
      <w:proofErr w:type="spellEnd"/>
      <w:r w:rsidRPr="00E867B8">
        <w:rPr>
          <w:lang w:val="nl-NL"/>
        </w:rPr>
        <w:t xml:space="preserve">, </w:t>
      </w:r>
      <w:proofErr w:type="spellStart"/>
      <w:r w:rsidRPr="00E867B8">
        <w:rPr>
          <w:lang w:val="nl-NL"/>
        </w:rPr>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its</w:t>
      </w:r>
      <w:proofErr w:type="spellEnd"/>
      <w:r w:rsidRPr="00E867B8">
        <w:rPr>
          <w:lang w:val="nl-NL"/>
        </w:rPr>
        <w:t xml:space="preserve"> multiple, </w:t>
      </w:r>
      <w:proofErr w:type="spellStart"/>
      <w:r w:rsidRPr="00E867B8">
        <w:rPr>
          <w:lang w:val="nl-NL"/>
        </w:rPr>
        <w:t>well-used</w:t>
      </w:r>
      <w:proofErr w:type="spellEnd"/>
      <w:r w:rsidRPr="00E867B8">
        <w:rPr>
          <w:lang w:val="nl-NL"/>
        </w:rPr>
        <w:t xml:space="preserve"> frameworks </w:t>
      </w:r>
      <w:proofErr w:type="spellStart"/>
      <w:r w:rsidRPr="00E867B8">
        <w:rPr>
          <w:lang w:val="nl-NL"/>
        </w:rPr>
        <w:t>that</w:t>
      </w:r>
      <w:proofErr w:type="spellEnd"/>
      <w:r w:rsidRPr="00E867B8">
        <w:rPr>
          <w:lang w:val="nl-NL"/>
        </w:rPr>
        <w:t xml:space="preserve"> have </w:t>
      </w:r>
      <w:proofErr w:type="spellStart"/>
      <w:r w:rsidRPr="00E867B8">
        <w:rPr>
          <w:lang w:val="nl-NL"/>
        </w:rPr>
        <w:t>stood</w:t>
      </w:r>
      <w:proofErr w:type="spellEnd"/>
      <w:r w:rsidRPr="00E867B8">
        <w:rPr>
          <w:lang w:val="nl-NL"/>
        </w:rPr>
        <w:t xml:space="preserve"> </w:t>
      </w:r>
      <w:proofErr w:type="spellStart"/>
      <w:r w:rsidRPr="00E867B8">
        <w:rPr>
          <w:lang w:val="nl-NL"/>
        </w:rPr>
        <w:t>the</w:t>
      </w:r>
      <w:proofErr w:type="spellEnd"/>
      <w:r w:rsidRPr="00E867B8">
        <w:rPr>
          <w:lang w:val="nl-NL"/>
        </w:rPr>
        <w:t xml:space="preserve"> test of time, are here </w:t>
      </w:r>
      <w:proofErr w:type="spellStart"/>
      <w:r w:rsidRPr="00E867B8">
        <w:rPr>
          <w:lang w:val="nl-NL"/>
        </w:rPr>
        <w:t>to</w:t>
      </w:r>
      <w:proofErr w:type="spellEnd"/>
      <w:r w:rsidRPr="00E867B8">
        <w:rPr>
          <w:lang w:val="nl-NL"/>
        </w:rPr>
        <w:t xml:space="preserve"> </w:t>
      </w:r>
      <w:proofErr w:type="spellStart"/>
      <w:r w:rsidRPr="00E867B8">
        <w:rPr>
          <w:lang w:val="nl-NL"/>
        </w:rPr>
        <w:t>stay</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years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come</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said</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future</w:t>
      </w:r>
      <w:proofErr w:type="spellEnd"/>
      <w:r w:rsidRPr="00E867B8">
        <w:rPr>
          <w:lang w:val="nl-NL"/>
        </w:rPr>
        <w:t xml:space="preserve"> </w:t>
      </w:r>
      <w:proofErr w:type="spellStart"/>
      <w:r w:rsidRPr="00E867B8">
        <w:rPr>
          <w:lang w:val="nl-NL"/>
        </w:rPr>
        <w:t>appears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be</w:t>
      </w:r>
      <w:proofErr w:type="spellEnd"/>
      <w:r w:rsidRPr="00E867B8">
        <w:rPr>
          <w:lang w:val="nl-NL"/>
        </w:rPr>
        <w:t xml:space="preserve"> </w:t>
      </w:r>
      <w:proofErr w:type="spellStart"/>
      <w:r w:rsidRPr="00E867B8">
        <w:rPr>
          <w:lang w:val="nl-NL"/>
        </w:rPr>
        <w:t>bright</w:t>
      </w:r>
      <w:proofErr w:type="spellEnd"/>
      <w:r w:rsidRPr="00E867B8">
        <w:rPr>
          <w:lang w:val="nl-NL"/>
        </w:rPr>
        <w:t xml:space="preserve"> </w:t>
      </w:r>
      <w:proofErr w:type="spellStart"/>
      <w:r w:rsidRPr="00E867B8">
        <w:rPr>
          <w:lang w:val="nl-NL"/>
        </w:rPr>
        <w:t>for</w:t>
      </w:r>
      <w:proofErr w:type="spellEnd"/>
      <w:r w:rsidRPr="00E867B8">
        <w:rPr>
          <w:lang w:val="nl-NL"/>
        </w:rPr>
        <w:t xml:space="preserve"> Blazor </w:t>
      </w:r>
      <w:proofErr w:type="spellStart"/>
      <w:r w:rsidRPr="00E867B8">
        <w:rPr>
          <w:lang w:val="nl-NL"/>
        </w:rPr>
        <w:t>and</w:t>
      </w:r>
      <w:proofErr w:type="spellEnd"/>
      <w:r w:rsidRPr="00E867B8">
        <w:rPr>
          <w:lang w:val="nl-NL"/>
        </w:rPr>
        <w:t xml:space="preserve"> we look forward </w:t>
      </w:r>
      <w:proofErr w:type="spellStart"/>
      <w:r w:rsidRPr="00E867B8">
        <w:rPr>
          <w:lang w:val="nl-NL"/>
        </w:rPr>
        <w:t>to</w:t>
      </w:r>
      <w:proofErr w:type="spellEnd"/>
      <w:r w:rsidRPr="00E867B8">
        <w:rPr>
          <w:lang w:val="nl-NL"/>
        </w:rPr>
        <w:t xml:space="preserve"> </w:t>
      </w:r>
      <w:proofErr w:type="spellStart"/>
      <w:r w:rsidRPr="00E867B8">
        <w:rPr>
          <w:lang w:val="nl-NL"/>
        </w:rPr>
        <w:t>utilizing</w:t>
      </w:r>
      <w:proofErr w:type="spellEnd"/>
      <w:r w:rsidRPr="00E867B8">
        <w:rPr>
          <w:lang w:val="nl-NL"/>
        </w:rPr>
        <w:t xml:space="preserve"> </w:t>
      </w:r>
      <w:proofErr w:type="spellStart"/>
      <w:r w:rsidRPr="00E867B8">
        <w:rPr>
          <w:lang w:val="nl-NL"/>
        </w:rPr>
        <w:t>it</w:t>
      </w:r>
      <w:proofErr w:type="spellEnd"/>
      <w:r w:rsidRPr="00E867B8">
        <w:rPr>
          <w:lang w:val="nl-NL"/>
        </w:rPr>
        <w:t xml:space="preserve"> on </w:t>
      </w:r>
      <w:proofErr w:type="spellStart"/>
      <w:r w:rsidRPr="00E867B8">
        <w:rPr>
          <w:lang w:val="nl-NL"/>
        </w:rPr>
        <w:t>projects</w:t>
      </w:r>
      <w:proofErr w:type="spellEnd"/>
      <w:r w:rsidRPr="00E867B8">
        <w:rPr>
          <w:lang w:val="nl-NL"/>
        </w:rPr>
        <w:t xml:space="preserve"> </w:t>
      </w:r>
      <w:proofErr w:type="spellStart"/>
      <w:r w:rsidRPr="00E867B8">
        <w:rPr>
          <w:lang w:val="nl-NL"/>
        </w:rPr>
        <w:t>with</w:t>
      </w:r>
      <w:proofErr w:type="spellEnd"/>
      <w:r w:rsidRPr="00E867B8">
        <w:rPr>
          <w:lang w:val="nl-NL"/>
        </w:rPr>
        <w:t xml:space="preserve"> goals </w:t>
      </w:r>
      <w:proofErr w:type="spellStart"/>
      <w:r w:rsidRPr="00E867B8">
        <w:rPr>
          <w:lang w:val="nl-NL"/>
        </w:rPr>
        <w:t>that</w:t>
      </w:r>
      <w:proofErr w:type="spellEnd"/>
      <w:r w:rsidRPr="00E867B8">
        <w:rPr>
          <w:lang w:val="nl-NL"/>
        </w:rPr>
        <w:t xml:space="preserve"> </w:t>
      </w:r>
      <w:proofErr w:type="spellStart"/>
      <w:r w:rsidRPr="00E867B8">
        <w:rPr>
          <w:lang w:val="nl-NL"/>
        </w:rPr>
        <w:t>align</w:t>
      </w:r>
      <w:proofErr w:type="spellEnd"/>
      <w:r w:rsidRPr="00E867B8">
        <w:rPr>
          <w:lang w:val="nl-NL"/>
        </w:rPr>
        <w:t xml:space="preserve"> well </w:t>
      </w:r>
      <w:proofErr w:type="spellStart"/>
      <w:r w:rsidRPr="00E867B8">
        <w:rPr>
          <w:lang w:val="nl-NL"/>
        </w:rPr>
        <w:t>to</w:t>
      </w:r>
      <w:proofErr w:type="spellEnd"/>
      <w:r w:rsidRPr="00E867B8">
        <w:rPr>
          <w:lang w:val="nl-NL"/>
        </w:rPr>
        <w:t xml:space="preserve"> </w:t>
      </w:r>
      <w:proofErr w:type="spellStart"/>
      <w:r w:rsidRPr="00E867B8">
        <w:rPr>
          <w:lang w:val="nl-NL"/>
        </w:rPr>
        <w:t>what</w:t>
      </w:r>
      <w:proofErr w:type="spellEnd"/>
      <w:r w:rsidRPr="00E867B8">
        <w:rPr>
          <w:lang w:val="nl-NL"/>
        </w:rPr>
        <w:t xml:space="preserve"> Blazor </w:t>
      </w:r>
      <w:proofErr w:type="spellStart"/>
      <w:r w:rsidRPr="00E867B8">
        <w:rPr>
          <w:lang w:val="nl-NL"/>
        </w:rPr>
        <w:t>brings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table</w:t>
      </w:r>
      <w:proofErr w:type="spellEnd"/>
      <w:r w:rsidRPr="00E867B8">
        <w:rPr>
          <w:lang w:val="nl-NL"/>
        </w:rPr>
        <w:t>.</w:t>
      </w:r>
    </w:p>
    <w:p w14:paraId="3117C14D"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39" w:history="1">
        <w:r w:rsidRPr="00E867B8">
          <w:rPr>
            <w:rStyle w:val="Hyperlink"/>
            <w:lang w:val="nl-NL"/>
          </w:rPr>
          <w:t>https://www.emergentsoftware.net/blog/is-blazor-better-than-javascript/</w:t>
        </w:r>
      </w:hyperlink>
    </w:p>
    <w:p w14:paraId="775F7306" w14:textId="77777777" w:rsidR="009A6D40" w:rsidRPr="00E867B8" w:rsidRDefault="009A6D40" w:rsidP="009A6D40">
      <w:pPr>
        <w:pStyle w:val="Standard"/>
        <w:rPr>
          <w:rFonts w:asciiTheme="minorHAnsi" w:eastAsiaTheme="minorHAnsi" w:hAnsiTheme="minorHAnsi" w:cstheme="minorBidi"/>
          <w:b/>
          <w:bCs/>
          <w:color w:val="auto"/>
          <w:kern w:val="0"/>
          <w:sz w:val="22"/>
          <w:szCs w:val="22"/>
          <w:lang w:val="nl-NL" w:eastAsia="en-US" w:bidi="ar-SA"/>
        </w:rPr>
      </w:pPr>
    </w:p>
    <w:p w14:paraId="23CC9508" w14:textId="77777777" w:rsidR="009A6D40" w:rsidRPr="00E867B8" w:rsidRDefault="009A6D40" w:rsidP="009A6D40">
      <w:pPr>
        <w:pStyle w:val="Standard"/>
        <w:rPr>
          <w:rFonts w:ascii="Calibri" w:hAnsi="Calibri"/>
          <w:i/>
          <w:iCs/>
          <w:sz w:val="20"/>
          <w:szCs w:val="20"/>
          <w:u w:val="single"/>
          <w:lang w:val="nl-NL"/>
        </w:rPr>
      </w:pPr>
    </w:p>
    <w:p w14:paraId="7A7E2473" w14:textId="77777777" w:rsidR="009A6D40" w:rsidRPr="00E867B8" w:rsidRDefault="009A6D40" w:rsidP="009A6D40">
      <w:pPr>
        <w:pStyle w:val="Kop2"/>
        <w:rPr>
          <w:rFonts w:ascii="Calibri" w:hAnsi="Calibri"/>
          <w:i/>
          <w:iCs/>
          <w:sz w:val="20"/>
          <w:szCs w:val="20"/>
          <w:u w:val="single"/>
          <w:lang w:val="nl-NL"/>
        </w:rPr>
      </w:pPr>
      <w:bookmarkStart w:id="73" w:name="_Toc124339161"/>
      <w:r w:rsidRPr="00E867B8">
        <w:rPr>
          <w:lang w:val="nl-NL"/>
        </w:rPr>
        <w:t>Conclusie</w:t>
      </w:r>
      <w:bookmarkEnd w:id="73"/>
    </w:p>
    <w:p w14:paraId="54495A18" w14:textId="77777777" w:rsidR="009A6D40" w:rsidRPr="00E867B8" w:rsidRDefault="009A6D40" w:rsidP="009A6D40">
      <w:pPr>
        <w:pStyle w:val="Standard"/>
        <w:rPr>
          <w:rFonts w:ascii="Calibri" w:hAnsi="Calibri"/>
          <w:lang w:val="nl-NL"/>
        </w:rPr>
      </w:pPr>
    </w:p>
    <w:p w14:paraId="1D12308C" w14:textId="77777777" w:rsidR="009A6D40" w:rsidRPr="00E867B8" w:rsidRDefault="009A6D40" w:rsidP="009A6D40">
      <w:pPr>
        <w:pStyle w:val="Standard"/>
        <w:rPr>
          <w:rFonts w:ascii="Calibri" w:hAnsi="Calibri"/>
          <w:lang w:val="nl-NL"/>
        </w:rPr>
      </w:pPr>
      <w:r w:rsidRPr="00E867B8">
        <w:rPr>
          <w:rFonts w:ascii="Calibri" w:hAnsi="Calibri"/>
          <w:lang w:val="nl-NL"/>
        </w:rPr>
        <w:t>Mijn conclusie is, dat het samen met vele andere frameworks, moeilijk te zeggen is wat de exacte levensduur van Blazor is.</w:t>
      </w:r>
    </w:p>
    <w:p w14:paraId="5DDD3EED" w14:textId="77777777" w:rsidR="009A6D40" w:rsidRPr="00E867B8" w:rsidRDefault="009A6D40" w:rsidP="009A6D40">
      <w:pPr>
        <w:pStyle w:val="Standard"/>
        <w:rPr>
          <w:rFonts w:ascii="Calibri" w:hAnsi="Calibri"/>
          <w:lang w:val="nl-NL"/>
        </w:rPr>
      </w:pPr>
    </w:p>
    <w:p w14:paraId="0BC402A9" w14:textId="77777777" w:rsidR="009A6D40" w:rsidRPr="00E867B8" w:rsidRDefault="009A6D40" w:rsidP="009A6D40">
      <w:pPr>
        <w:pStyle w:val="Standard"/>
        <w:rPr>
          <w:rFonts w:ascii="Calibri" w:hAnsi="Calibri"/>
          <w:lang w:val="nl-NL"/>
        </w:rPr>
      </w:pPr>
      <w:r w:rsidRPr="00E867B8">
        <w:rPr>
          <w:rFonts w:ascii="Calibri" w:hAnsi="Calibri"/>
          <w:lang w:val="nl-NL"/>
        </w:rPr>
        <w:t xml:space="preserve">Wat, zoals aangegeven, een groot voordeel is, is dat Blazor compileert naar de een nieuwe standaard WASM. Waarbij de verwachting is dat WASM alleen maar groter wordt en meer frameworks zich hier op gaan richten. Zoals ook door sommige ‘experts’ genoemd, is het als ervaren C# </w:t>
      </w:r>
      <w:proofErr w:type="spellStart"/>
      <w:r w:rsidRPr="00E867B8">
        <w:rPr>
          <w:rFonts w:ascii="Calibri" w:hAnsi="Calibri"/>
          <w:lang w:val="nl-NL"/>
        </w:rPr>
        <w:t>developer</w:t>
      </w:r>
      <w:proofErr w:type="spellEnd"/>
      <w:r w:rsidRPr="00E867B8">
        <w:rPr>
          <w:rFonts w:ascii="Calibri" w:hAnsi="Calibri"/>
          <w:lang w:val="nl-NL"/>
        </w:rPr>
        <w:t xml:space="preserve"> erg tijdbesparend om het wel te doen. </w:t>
      </w:r>
    </w:p>
    <w:p w14:paraId="79A6CAD5" w14:textId="77777777" w:rsidR="009A6D40" w:rsidRPr="00E867B8" w:rsidRDefault="009A6D40" w:rsidP="009A6D40">
      <w:pPr>
        <w:pStyle w:val="Standard"/>
        <w:rPr>
          <w:rFonts w:ascii="Calibri" w:hAnsi="Calibri"/>
          <w:lang w:val="nl-NL"/>
        </w:rPr>
      </w:pPr>
    </w:p>
    <w:p w14:paraId="0EC04B7D" w14:textId="77777777" w:rsidR="009A6D40" w:rsidRPr="00E867B8" w:rsidRDefault="009A6D40" w:rsidP="009A6D40">
      <w:pPr>
        <w:pStyle w:val="Standard"/>
        <w:rPr>
          <w:rFonts w:ascii="Calibri" w:hAnsi="Calibri"/>
          <w:lang w:val="nl-NL"/>
        </w:rPr>
      </w:pPr>
      <w:r w:rsidRPr="00E867B8">
        <w:rPr>
          <w:rFonts w:ascii="Calibri" w:hAnsi="Calibri"/>
          <w:lang w:val="nl-NL"/>
        </w:rPr>
        <w:t xml:space="preserve">Wat ook in het voordeel van Blazor spreekt, is het feit dat het een erg populair onderwerp op </w:t>
      </w:r>
      <w:proofErr w:type="spellStart"/>
      <w:r w:rsidRPr="00E867B8">
        <w:rPr>
          <w:rFonts w:ascii="Calibri" w:hAnsi="Calibri"/>
          <w:lang w:val="nl-NL"/>
        </w:rPr>
        <w:t>Stacoverflow</w:t>
      </w:r>
      <w:proofErr w:type="spellEnd"/>
      <w:r w:rsidRPr="00E867B8">
        <w:rPr>
          <w:rFonts w:ascii="Calibri" w:hAnsi="Calibri"/>
          <w:lang w:val="nl-NL"/>
        </w:rPr>
        <w:t xml:space="preserve"> en </w:t>
      </w:r>
      <w:proofErr w:type="spellStart"/>
      <w:r w:rsidRPr="00E867B8">
        <w:rPr>
          <w:rFonts w:ascii="Calibri" w:hAnsi="Calibri"/>
          <w:lang w:val="nl-NL"/>
        </w:rPr>
        <w:t>Github</w:t>
      </w:r>
      <w:proofErr w:type="spellEnd"/>
      <w:r w:rsidRPr="00E867B8">
        <w:rPr>
          <w:rFonts w:ascii="Calibri" w:hAnsi="Calibri"/>
          <w:lang w:val="nl-NL"/>
        </w:rPr>
        <w:t xml:space="preserve"> is. Zo worden er erg veel actieve vragen gesteld en beantwoord. Daarbij staan er ook erg veel actieve projecten op </w:t>
      </w:r>
      <w:proofErr w:type="spellStart"/>
      <w:r w:rsidRPr="00E867B8">
        <w:rPr>
          <w:rFonts w:ascii="Calibri" w:hAnsi="Calibri"/>
          <w:lang w:val="nl-NL"/>
        </w:rPr>
        <w:t>Github</w:t>
      </w:r>
      <w:proofErr w:type="spellEnd"/>
      <w:r w:rsidRPr="00E867B8">
        <w:rPr>
          <w:rFonts w:ascii="Calibri" w:hAnsi="Calibri"/>
          <w:lang w:val="nl-NL"/>
        </w:rPr>
        <w:t>. Waarbij veel gebruikers onderling ook bovenstaande vraagstelling bespreken. Vaak is het antwoord dat het pas in de kinderschoenen staat en dat het alleen maar groter zal worden.</w:t>
      </w:r>
    </w:p>
    <w:p w14:paraId="021CA280" w14:textId="77777777" w:rsidR="009A6D40" w:rsidRPr="00E867B8" w:rsidRDefault="009A6D40" w:rsidP="009A6D40">
      <w:pPr>
        <w:pStyle w:val="Standard"/>
        <w:rPr>
          <w:rFonts w:ascii="Calibri" w:hAnsi="Calibri"/>
          <w:lang w:val="nl-NL"/>
        </w:rPr>
      </w:pPr>
    </w:p>
    <w:p w14:paraId="0CEB134F" w14:textId="7694DAC9" w:rsidR="009A6D40" w:rsidRPr="00E867B8" w:rsidRDefault="009A6D40" w:rsidP="00447ED6">
      <w:pPr>
        <w:pStyle w:val="Standard"/>
        <w:rPr>
          <w:rFonts w:ascii="Calibri" w:hAnsi="Calibri"/>
          <w:lang w:val="nl-NL"/>
        </w:rPr>
      </w:pPr>
      <w:r w:rsidRPr="00E867B8">
        <w:rPr>
          <w:rFonts w:ascii="Calibri" w:hAnsi="Calibri"/>
          <w:lang w:val="nl-NL"/>
        </w:rPr>
        <w:t xml:space="preserve">Waarbij je als bedrijf zijnde zelf de afweging moet maken, aan de hand van het gevoel dat je </w:t>
      </w:r>
      <w:r w:rsidR="00DF7C84" w:rsidRPr="00E867B8">
        <w:rPr>
          <w:rFonts w:ascii="Calibri" w:hAnsi="Calibri"/>
          <w:lang w:val="nl-NL"/>
        </w:rPr>
        <w:t>erbij</w:t>
      </w:r>
      <w:r w:rsidRPr="00E867B8">
        <w:rPr>
          <w:rFonts w:ascii="Calibri" w:hAnsi="Calibri"/>
          <w:lang w:val="nl-NL"/>
        </w:rPr>
        <w:t xml:space="preserve"> krijgt. Toch neig ik te zeggen dat we voorlopig niet bang hoeven te zijn dat Blazor </w:t>
      </w:r>
      <w:r w:rsidR="00DF7C84" w:rsidRPr="00E867B8">
        <w:rPr>
          <w:rFonts w:ascii="Calibri" w:hAnsi="Calibri"/>
          <w:lang w:val="nl-NL"/>
        </w:rPr>
        <w:t>ophoudt</w:t>
      </w:r>
      <w:r w:rsidRPr="00E867B8">
        <w:rPr>
          <w:rFonts w:ascii="Calibri" w:hAnsi="Calibri"/>
          <w:lang w:val="nl-NL"/>
        </w:rPr>
        <w:t xml:space="preserve"> met het krijgen van support. Als je ziet hoe groot het aan het worden is en het feit dat er tot nu toe nog productief aan ontwikkel wordt, denk ik dat we er voorlopig nog niet van af zijn.</w:t>
      </w:r>
    </w:p>
    <w:p w14:paraId="77462F2E" w14:textId="479A56D7" w:rsidR="009A6D40" w:rsidRPr="00E867B8" w:rsidRDefault="009A6D40" w:rsidP="009A6D40">
      <w:pPr>
        <w:rPr>
          <w:lang w:val="nl-NL" w:eastAsia="en-NL"/>
        </w:rPr>
      </w:pPr>
    </w:p>
    <w:p w14:paraId="07025FD5" w14:textId="01232D2C" w:rsidR="00DF7C84" w:rsidRPr="00E867B8" w:rsidRDefault="00DF7C84" w:rsidP="009A6D40">
      <w:pPr>
        <w:rPr>
          <w:lang w:val="nl-NL" w:eastAsia="en-NL"/>
        </w:rPr>
      </w:pPr>
    </w:p>
    <w:p w14:paraId="3D88ACB4" w14:textId="4C18E46C" w:rsidR="00DF7C84" w:rsidRPr="00E867B8" w:rsidRDefault="00DF7C84" w:rsidP="009A6D40">
      <w:pPr>
        <w:rPr>
          <w:lang w:val="nl-NL" w:eastAsia="en-NL"/>
        </w:rPr>
      </w:pPr>
    </w:p>
    <w:p w14:paraId="71FFE0F8" w14:textId="3B126F42" w:rsidR="00DF7C84" w:rsidRPr="00E867B8" w:rsidRDefault="00DF7C84" w:rsidP="009A6D40">
      <w:pPr>
        <w:rPr>
          <w:lang w:val="nl-NL" w:eastAsia="en-NL"/>
        </w:rPr>
      </w:pPr>
    </w:p>
    <w:p w14:paraId="4D431190" w14:textId="06DDF9B7" w:rsidR="00DF7C84" w:rsidRPr="00E867B8" w:rsidRDefault="00DF7C84" w:rsidP="009A6D40">
      <w:pPr>
        <w:rPr>
          <w:lang w:val="nl-NL" w:eastAsia="en-NL"/>
        </w:rPr>
      </w:pPr>
    </w:p>
    <w:p w14:paraId="0CC18A2C" w14:textId="39566F43" w:rsidR="00DF7C84" w:rsidRPr="00E867B8" w:rsidRDefault="00DF7C84" w:rsidP="009A6D40">
      <w:pPr>
        <w:rPr>
          <w:lang w:val="nl-NL" w:eastAsia="en-NL"/>
        </w:rPr>
      </w:pPr>
    </w:p>
    <w:p w14:paraId="43F73874" w14:textId="28189319" w:rsidR="00DF7C84" w:rsidRPr="00E867B8" w:rsidRDefault="00DF7C84" w:rsidP="009A6D40">
      <w:pPr>
        <w:rPr>
          <w:lang w:val="nl-NL" w:eastAsia="en-NL"/>
        </w:rPr>
      </w:pPr>
    </w:p>
    <w:p w14:paraId="51CFEA44" w14:textId="358B109C" w:rsidR="00DF7C84" w:rsidRPr="00E867B8" w:rsidRDefault="00DF7C84" w:rsidP="009A6D40">
      <w:pPr>
        <w:rPr>
          <w:lang w:val="nl-NL" w:eastAsia="en-NL"/>
        </w:rPr>
      </w:pPr>
    </w:p>
    <w:p w14:paraId="330910BB" w14:textId="4547C8FD" w:rsidR="00DF7C84" w:rsidRPr="00E867B8" w:rsidRDefault="00DF7C84" w:rsidP="009A6D40">
      <w:pPr>
        <w:rPr>
          <w:lang w:val="nl-NL" w:eastAsia="en-NL"/>
        </w:rPr>
      </w:pPr>
    </w:p>
    <w:p w14:paraId="6DF66C45" w14:textId="668467A3" w:rsidR="00DF7C84" w:rsidRPr="00E867B8" w:rsidRDefault="00DF7C84" w:rsidP="009A6D40">
      <w:pPr>
        <w:rPr>
          <w:lang w:val="nl-NL" w:eastAsia="en-NL"/>
        </w:rPr>
      </w:pPr>
    </w:p>
    <w:p w14:paraId="0088D3ED" w14:textId="603B4D06" w:rsidR="00DF7C84" w:rsidRPr="00E867B8" w:rsidRDefault="00DF7C84" w:rsidP="009A6D40">
      <w:pPr>
        <w:rPr>
          <w:lang w:val="nl-NL" w:eastAsia="en-NL"/>
        </w:rPr>
      </w:pPr>
    </w:p>
    <w:p w14:paraId="5E06CD19" w14:textId="77777777" w:rsidR="00DF7C84" w:rsidRPr="00E867B8" w:rsidRDefault="00DF7C84" w:rsidP="009A6D40">
      <w:pPr>
        <w:rPr>
          <w:lang w:val="nl-NL" w:eastAsia="en-NL"/>
        </w:rPr>
      </w:pPr>
    </w:p>
    <w:p w14:paraId="760D16C1" w14:textId="61A7CBD0" w:rsidR="009A6D40" w:rsidRPr="00E867B8" w:rsidRDefault="00412DBC" w:rsidP="009A6D40">
      <w:pPr>
        <w:pStyle w:val="Kop1"/>
        <w:rPr>
          <w:rFonts w:eastAsia="Times New Roman"/>
          <w:sz w:val="24"/>
          <w:szCs w:val="24"/>
          <w:lang w:val="nl-NL" w:eastAsia="en-NL"/>
        </w:rPr>
      </w:pPr>
      <w:bookmarkStart w:id="74" w:name="_Toc124339162"/>
      <w:r w:rsidRPr="00E867B8">
        <w:rPr>
          <w:rFonts w:eastAsia="Times New Roman"/>
          <w:lang w:val="nl-NL" w:eastAsia="en-NL"/>
        </w:rPr>
        <w:t xml:space="preserve">1.5 </w:t>
      </w:r>
      <w:r w:rsidR="009A6D40" w:rsidRPr="00E867B8">
        <w:rPr>
          <w:rFonts w:eastAsia="Times New Roman"/>
          <w:lang w:val="nl-NL" w:eastAsia="en-NL"/>
        </w:rPr>
        <w:t xml:space="preserve">Welke </w:t>
      </w:r>
      <w:proofErr w:type="spellStart"/>
      <w:r w:rsidR="009A6D40" w:rsidRPr="00E867B8">
        <w:rPr>
          <w:rFonts w:eastAsia="Times New Roman"/>
          <w:lang w:val="nl-NL" w:eastAsia="en-NL"/>
        </w:rPr>
        <w:t>tooling</w:t>
      </w:r>
      <w:proofErr w:type="spellEnd"/>
      <w:r w:rsidR="009A6D40" w:rsidRPr="00E867B8">
        <w:rPr>
          <w:rFonts w:eastAsia="Times New Roman"/>
          <w:lang w:val="nl-NL" w:eastAsia="en-NL"/>
        </w:rPr>
        <w:t xml:space="preserve"> en methodes kunnen er gebruikt worden van het schrijven van (automatische) tests?</w:t>
      </w:r>
      <w:bookmarkEnd w:id="74"/>
    </w:p>
    <w:p w14:paraId="6F2EDD0D" w14:textId="77777777" w:rsidR="009A6D40" w:rsidRPr="00E867B8" w:rsidRDefault="009A6D40" w:rsidP="009A6D40">
      <w:pPr>
        <w:spacing w:before="100" w:beforeAutospacing="1" w:after="0" w:line="240" w:lineRule="auto"/>
        <w:rPr>
          <w:rFonts w:eastAsia="Times New Roman" w:cstheme="minorHAnsi"/>
          <w:sz w:val="24"/>
          <w:szCs w:val="24"/>
          <w:lang w:val="nl-NL" w:eastAsia="en-NL"/>
        </w:rPr>
      </w:pPr>
    </w:p>
    <w:p w14:paraId="73E32E23" w14:textId="77777777" w:rsidR="009A6D40" w:rsidRPr="00E867B8" w:rsidRDefault="009A6D40" w:rsidP="009A6D40">
      <w:pPr>
        <w:pStyle w:val="Kop2"/>
        <w:rPr>
          <w:rFonts w:eastAsia="Times New Roman"/>
          <w:sz w:val="24"/>
          <w:szCs w:val="24"/>
          <w:lang w:val="nl-NL" w:eastAsia="en-NL"/>
        </w:rPr>
      </w:pPr>
      <w:bookmarkStart w:id="75" w:name="_Toc124339163"/>
      <w:r w:rsidRPr="00E867B8">
        <w:rPr>
          <w:rFonts w:eastAsia="Times New Roman"/>
          <w:lang w:val="nl-NL" w:eastAsia="en-NL"/>
        </w:rPr>
        <w:t>Doel</w:t>
      </w:r>
      <w:bookmarkEnd w:id="75"/>
    </w:p>
    <w:p w14:paraId="6D6DDCA3" w14:textId="77777777" w:rsidR="009A6D40" w:rsidRPr="00E867B8" w:rsidRDefault="009A6D40" w:rsidP="009A6D40">
      <w:pPr>
        <w:spacing w:before="100" w:beforeAutospacing="1" w:after="202" w:line="276" w:lineRule="auto"/>
        <w:rPr>
          <w:rFonts w:eastAsia="Times New Roman" w:cstheme="minorHAnsi"/>
          <w:sz w:val="24"/>
          <w:szCs w:val="24"/>
          <w:lang w:val="nl-NL" w:eastAsia="en-NL"/>
        </w:rPr>
      </w:pPr>
      <w:r w:rsidRPr="00E867B8">
        <w:rPr>
          <w:rFonts w:eastAsia="Times New Roman" w:cstheme="minorHAnsi"/>
          <w:lang w:val="nl-NL" w:eastAsia="en-NL"/>
        </w:rPr>
        <w:t>Het doel van dit onderzoek is het vinden van een geschikte manier voor het testen van onze eventuele toekomstige Blazor applicaties. Hierbij wordt er gekeken naar welke methodes en strategieën op de markt zijn gebracht voor automatiseren van tests. Hierbij wordt dus niet gekeken naar bijvoorbeeld end-</w:t>
      </w:r>
      <w:proofErr w:type="spellStart"/>
      <w:r w:rsidRPr="00E867B8">
        <w:rPr>
          <w:rFonts w:eastAsia="Times New Roman" w:cstheme="minorHAnsi"/>
          <w:lang w:val="nl-NL" w:eastAsia="en-NL"/>
        </w:rPr>
        <w:t>to</w:t>
      </w:r>
      <w:proofErr w:type="spellEnd"/>
      <w:r w:rsidRPr="00E867B8">
        <w:rPr>
          <w:rFonts w:eastAsia="Times New Roman" w:cstheme="minorHAnsi"/>
          <w:lang w:val="nl-NL" w:eastAsia="en-NL"/>
        </w:rPr>
        <w:t>-end tests, acceptatietests of integratietests.</w:t>
      </w:r>
    </w:p>
    <w:p w14:paraId="2AB65705" w14:textId="77777777" w:rsidR="009A6D40" w:rsidRPr="00E867B8" w:rsidRDefault="009A6D40" w:rsidP="009A6D40">
      <w:pPr>
        <w:pStyle w:val="Kop2"/>
        <w:rPr>
          <w:rFonts w:eastAsia="Times New Roman"/>
          <w:sz w:val="24"/>
          <w:szCs w:val="24"/>
          <w:lang w:val="nl-NL" w:eastAsia="en-NL"/>
        </w:rPr>
      </w:pPr>
      <w:bookmarkStart w:id="76" w:name="_Toc124339164"/>
      <w:r w:rsidRPr="00E867B8">
        <w:rPr>
          <w:rFonts w:eastAsia="Times New Roman"/>
          <w:lang w:val="nl-NL" w:eastAsia="en-NL"/>
        </w:rPr>
        <w:t>Strategie</w:t>
      </w:r>
      <w:bookmarkEnd w:id="76"/>
    </w:p>
    <w:p w14:paraId="303533C2" w14:textId="77777777" w:rsidR="009A6D40" w:rsidRPr="00E867B8" w:rsidRDefault="009A6D40" w:rsidP="009A6D40">
      <w:pPr>
        <w:spacing w:before="100" w:beforeAutospacing="1" w:after="202" w:line="276" w:lineRule="auto"/>
        <w:rPr>
          <w:rFonts w:eastAsia="Times New Roman" w:cstheme="minorHAnsi"/>
          <w:sz w:val="24"/>
          <w:szCs w:val="24"/>
          <w:lang w:val="nl-NL" w:eastAsia="en-NL"/>
        </w:rPr>
      </w:pPr>
      <w:r w:rsidRPr="00E867B8">
        <w:rPr>
          <w:rFonts w:eastAsia="Times New Roman" w:cstheme="minorHAnsi"/>
          <w:lang w:val="nl-NL" w:eastAsia="en-NL"/>
        </w:rPr>
        <w:t xml:space="preserve">Ik ga dit onderzoek doen volgens </w:t>
      </w:r>
      <w:proofErr w:type="spellStart"/>
      <w:r w:rsidRPr="00E867B8">
        <w:rPr>
          <w:rFonts w:eastAsia="Times New Roman" w:cstheme="minorHAnsi"/>
          <w:lang w:val="nl-NL" w:eastAsia="en-NL"/>
        </w:rPr>
        <w:t>ondertstaande</w:t>
      </w:r>
      <w:proofErr w:type="spellEnd"/>
      <w:r w:rsidRPr="00E867B8">
        <w:rPr>
          <w:rFonts w:eastAsia="Times New Roman" w:cstheme="minorHAnsi"/>
          <w:lang w:val="nl-NL" w:eastAsia="en-NL"/>
        </w:rPr>
        <w:t xml:space="preserve"> onderzoeksmethodes</w:t>
      </w:r>
    </w:p>
    <w:p w14:paraId="040F6442" w14:textId="77777777" w:rsidR="009A6D40" w:rsidRPr="00E867B8" w:rsidRDefault="009A6D40" w:rsidP="009A6D40">
      <w:pPr>
        <w:spacing w:before="115" w:after="115" w:line="240" w:lineRule="auto"/>
        <w:rPr>
          <w:rFonts w:eastAsia="Times New Roman" w:cstheme="minorHAnsi"/>
          <w:sz w:val="24"/>
          <w:szCs w:val="24"/>
          <w:bdr w:val="single" w:sz="6" w:space="0" w:color="000000" w:frame="1"/>
          <w:shd w:val="clear" w:color="auto" w:fill="FFFFFF"/>
          <w:lang w:val="nl-NL" w:eastAsia="en-NL"/>
        </w:rPr>
      </w:pPr>
      <w:r w:rsidRPr="00E867B8">
        <w:rPr>
          <w:rFonts w:eastAsia="Times New Roman" w:cstheme="minorHAnsi"/>
          <w:i/>
          <w:iCs/>
          <w:sz w:val="24"/>
          <w:szCs w:val="24"/>
          <w:bdr w:val="single" w:sz="6" w:space="0" w:color="000000" w:frame="1"/>
          <w:shd w:val="clear" w:color="auto" w:fill="FFFFFF"/>
          <w:lang w:val="nl-NL" w:eastAsia="en-NL"/>
        </w:rPr>
        <w:t>F</w:t>
      </w:r>
      <w:r w:rsidRPr="00E867B8">
        <w:rPr>
          <w:rFonts w:eastAsia="Times New Roman" w:cstheme="minorHAnsi"/>
          <w:noProof/>
          <w:sz w:val="24"/>
          <w:szCs w:val="24"/>
          <w:lang w:val="nl-NL" w:eastAsia="en-NL"/>
        </w:rPr>
        <w:drawing>
          <wp:anchor distT="0" distB="0" distL="114300" distR="114300" simplePos="0" relativeHeight="251665408" behindDoc="0" locked="0" layoutInCell="1" allowOverlap="0" wp14:anchorId="18985A00" wp14:editId="27C1707E">
            <wp:simplePos x="0" y="0"/>
            <wp:positionH relativeFrom="column">
              <wp:align>left</wp:align>
            </wp:positionH>
            <wp:positionV relativeFrom="line">
              <wp:posOffset>0</wp:posOffset>
            </wp:positionV>
            <wp:extent cx="3305175" cy="609600"/>
            <wp:effectExtent l="0" t="0" r="9525"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67B8">
        <w:rPr>
          <w:rFonts w:eastAsia="Times New Roman" w:cstheme="minorHAnsi"/>
          <w:i/>
          <w:iCs/>
          <w:sz w:val="24"/>
          <w:szCs w:val="24"/>
          <w:bdr w:val="single" w:sz="6" w:space="0" w:color="000000" w:frame="1"/>
          <w:shd w:val="clear" w:color="auto" w:fill="FFFFFF"/>
          <w:lang w:val="nl-NL" w:eastAsia="en-NL"/>
        </w:rPr>
        <w:t xml:space="preserve"> </w:t>
      </w:r>
      <w:proofErr w:type="spellStart"/>
      <w:r w:rsidRPr="00E867B8">
        <w:rPr>
          <w:rFonts w:eastAsia="Times New Roman" w:cstheme="minorHAnsi"/>
          <w:i/>
          <w:iCs/>
          <w:sz w:val="24"/>
          <w:szCs w:val="24"/>
          <w:bdr w:val="single" w:sz="6" w:space="0" w:color="000000" w:frame="1"/>
          <w:shd w:val="clear" w:color="auto" w:fill="FFFFFF"/>
          <w:lang w:val="nl-NL" w:eastAsia="en-NL"/>
        </w:rPr>
        <w:t>igure</w:t>
      </w:r>
      <w:proofErr w:type="spellEnd"/>
      <w:r w:rsidRPr="00E867B8">
        <w:rPr>
          <w:rFonts w:eastAsia="Times New Roman" w:cstheme="minorHAnsi"/>
          <w:i/>
          <w:iCs/>
          <w:sz w:val="24"/>
          <w:szCs w:val="24"/>
          <w:bdr w:val="single" w:sz="6" w:space="0" w:color="000000" w:frame="1"/>
          <w:shd w:val="clear" w:color="auto" w:fill="FFFFFF"/>
          <w:lang w:val="nl-NL" w:eastAsia="en-NL"/>
        </w:rPr>
        <w:t xml:space="preserve"> </w:t>
      </w:r>
      <w:r w:rsidRPr="00E867B8">
        <w:rPr>
          <w:rFonts w:eastAsia="Times New Roman" w:cstheme="minorHAnsi"/>
          <w:i/>
          <w:iCs/>
          <w:sz w:val="24"/>
          <w:szCs w:val="24"/>
          <w:bdr w:val="single" w:sz="6" w:space="0" w:color="000000" w:frame="1"/>
          <w:shd w:val="clear" w:color="auto" w:fill="C0C0C0"/>
          <w:lang w:val="nl-NL" w:eastAsia="en-NL"/>
        </w:rPr>
        <w:t>1</w:t>
      </w:r>
      <w:r w:rsidRPr="00E867B8">
        <w:rPr>
          <w:rFonts w:eastAsia="Times New Roman" w:cstheme="minorHAnsi"/>
          <w:i/>
          <w:iCs/>
          <w:sz w:val="24"/>
          <w:szCs w:val="24"/>
          <w:bdr w:val="single" w:sz="6" w:space="0" w:color="000000" w:frame="1"/>
          <w:shd w:val="clear" w:color="auto" w:fill="FFFFFF"/>
          <w:lang w:val="nl-NL" w:eastAsia="en-NL"/>
        </w:rPr>
        <w:t xml:space="preserve">: </w:t>
      </w:r>
      <w:proofErr w:type="spellStart"/>
      <w:r w:rsidRPr="00E867B8">
        <w:rPr>
          <w:rFonts w:eastAsia="Times New Roman" w:cstheme="minorHAnsi"/>
          <w:i/>
          <w:iCs/>
          <w:sz w:val="24"/>
          <w:szCs w:val="24"/>
          <w:bdr w:val="single" w:sz="6" w:space="0" w:color="000000" w:frame="1"/>
          <w:shd w:val="clear" w:color="auto" w:fill="FFFFFF"/>
          <w:lang w:val="nl-NL" w:eastAsia="en-NL"/>
        </w:rPr>
        <w:t>Choose</w:t>
      </w:r>
      <w:proofErr w:type="spellEnd"/>
      <w:r w:rsidRPr="00E867B8">
        <w:rPr>
          <w:rFonts w:eastAsia="Times New Roman" w:cstheme="minorHAnsi"/>
          <w:i/>
          <w:iCs/>
          <w:sz w:val="24"/>
          <w:szCs w:val="24"/>
          <w:bdr w:val="single" w:sz="6" w:space="0" w:color="000000" w:frame="1"/>
          <w:shd w:val="clear" w:color="auto" w:fill="FFFFFF"/>
          <w:lang w:val="nl-NL" w:eastAsia="en-NL"/>
        </w:rPr>
        <w:t xml:space="preserve"> fitting pattern</w:t>
      </w:r>
    </w:p>
    <w:p w14:paraId="5D85F617" w14:textId="77777777" w:rsidR="009A6D40" w:rsidRPr="00E867B8" w:rsidRDefault="009A6D40" w:rsidP="009A6D40">
      <w:pPr>
        <w:spacing w:after="240" w:line="240" w:lineRule="auto"/>
        <w:rPr>
          <w:rFonts w:eastAsia="Times New Roman" w:cstheme="minorHAnsi"/>
          <w:sz w:val="24"/>
          <w:szCs w:val="24"/>
          <w:shd w:val="clear" w:color="auto" w:fill="FFFFFF"/>
          <w:lang w:val="nl-NL" w:eastAsia="en-NL"/>
        </w:rPr>
      </w:pPr>
    </w:p>
    <w:p w14:paraId="3D69CB6D" w14:textId="77777777" w:rsidR="009A6D40" w:rsidRPr="00E867B8"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1EADF1BC" w14:textId="3D616544" w:rsidR="009A6D40" w:rsidRPr="00E867B8"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Dit </w:t>
      </w:r>
      <w:r w:rsidR="00DF7C84" w:rsidRPr="00E867B8">
        <w:rPr>
          <w:rFonts w:eastAsia="Times New Roman" w:cstheme="minorHAnsi"/>
          <w:shd w:val="clear" w:color="auto" w:fill="FFFFFF"/>
          <w:lang w:val="nl-NL" w:eastAsia="en-NL"/>
        </w:rPr>
        <w:t>betekent</w:t>
      </w:r>
      <w:r w:rsidRPr="00E867B8">
        <w:rPr>
          <w:rFonts w:eastAsia="Times New Roman" w:cstheme="minorHAnsi"/>
          <w:shd w:val="clear" w:color="auto" w:fill="FFFFFF"/>
          <w:lang w:val="nl-NL" w:eastAsia="en-NL"/>
        </w:rPr>
        <w:t xml:space="preserve"> dat ik volgens de volgende volgorde ga werken:</w:t>
      </w:r>
    </w:p>
    <w:p w14:paraId="121F8AAC"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1. Library: </w:t>
      </w:r>
      <w:proofErr w:type="spellStart"/>
      <w:r w:rsidRPr="00E867B8">
        <w:rPr>
          <w:rFonts w:eastAsia="Times New Roman" w:cstheme="minorHAnsi"/>
          <w:shd w:val="clear" w:color="auto" w:fill="FFFFFF"/>
          <w:lang w:val="nl-NL" w:eastAsia="en-NL"/>
        </w:rPr>
        <w:t>Literature</w:t>
      </w:r>
      <w:proofErr w:type="spellEnd"/>
      <w:r w:rsidRPr="00E867B8">
        <w:rPr>
          <w:rFonts w:eastAsia="Times New Roman" w:cstheme="minorHAnsi"/>
          <w:shd w:val="clear" w:color="auto" w:fill="FFFFFF"/>
          <w:lang w:val="nl-NL" w:eastAsia="en-NL"/>
        </w:rPr>
        <w:t xml:space="preserve"> </w:t>
      </w:r>
      <w:proofErr w:type="spellStart"/>
      <w:r w:rsidRPr="00E867B8">
        <w:rPr>
          <w:rFonts w:eastAsia="Times New Roman" w:cstheme="minorHAnsi"/>
          <w:shd w:val="clear" w:color="auto" w:fill="FFFFFF"/>
          <w:lang w:val="nl-NL" w:eastAsia="en-NL"/>
        </w:rPr>
        <w:t>study</w:t>
      </w:r>
      <w:proofErr w:type="spellEnd"/>
      <w:r w:rsidRPr="00E867B8">
        <w:rPr>
          <w:rFonts w:eastAsia="Times New Roman" w:cstheme="minorHAnsi"/>
          <w:shd w:val="clear" w:color="auto" w:fill="FFFFFF"/>
          <w:lang w:val="nl-NL" w:eastAsia="en-NL"/>
        </w:rPr>
        <w:t xml:space="preserve"> &amp; community research</w:t>
      </w:r>
    </w:p>
    <w:p w14:paraId="5F17A600"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2. Field: </w:t>
      </w:r>
      <w:proofErr w:type="spellStart"/>
      <w:r w:rsidRPr="00E867B8">
        <w:rPr>
          <w:rFonts w:eastAsia="Times New Roman" w:cstheme="minorHAnsi"/>
          <w:shd w:val="clear" w:color="auto" w:fill="FFFFFF"/>
          <w:lang w:val="nl-NL" w:eastAsia="en-NL"/>
        </w:rPr>
        <w:t>Explore</w:t>
      </w:r>
      <w:proofErr w:type="spellEnd"/>
      <w:r w:rsidRPr="00E867B8">
        <w:rPr>
          <w:rFonts w:eastAsia="Times New Roman" w:cstheme="minorHAnsi"/>
          <w:shd w:val="clear" w:color="auto" w:fill="FFFFFF"/>
          <w:lang w:val="nl-NL" w:eastAsia="en-NL"/>
        </w:rPr>
        <w:t xml:space="preserve"> (user)requirements</w:t>
      </w:r>
    </w:p>
    <w:p w14:paraId="29482CB6"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3. Lab: </w:t>
      </w:r>
      <w:proofErr w:type="spellStart"/>
      <w:r w:rsidRPr="00E867B8">
        <w:rPr>
          <w:rFonts w:eastAsia="Times New Roman" w:cstheme="minorHAnsi"/>
          <w:shd w:val="clear" w:color="auto" w:fill="FFFFFF"/>
          <w:lang w:val="nl-NL" w:eastAsia="en-NL"/>
        </w:rPr>
        <w:t>Usability</w:t>
      </w:r>
      <w:proofErr w:type="spellEnd"/>
      <w:r w:rsidRPr="00E867B8">
        <w:rPr>
          <w:rFonts w:eastAsia="Times New Roman" w:cstheme="minorHAnsi"/>
          <w:shd w:val="clear" w:color="auto" w:fill="FFFFFF"/>
          <w:lang w:val="nl-NL" w:eastAsia="en-NL"/>
        </w:rPr>
        <w:t xml:space="preserve"> testing</w:t>
      </w:r>
    </w:p>
    <w:p w14:paraId="50E80C5F"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4. Workshop: prototyping</w:t>
      </w:r>
    </w:p>
    <w:p w14:paraId="712F7293" w14:textId="77777777" w:rsidR="009A6D40" w:rsidRPr="00E867B8"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444B57FB" w14:textId="77777777" w:rsidR="009A6D40" w:rsidRPr="00E867B8" w:rsidRDefault="009A6D40" w:rsidP="009A6D40">
      <w:pPr>
        <w:pStyle w:val="Kop1"/>
        <w:rPr>
          <w:rFonts w:eastAsia="Times New Roman"/>
          <w:shd w:val="clear" w:color="auto" w:fill="FFFFFF"/>
          <w:lang w:val="nl-NL" w:eastAsia="en-NL"/>
        </w:rPr>
      </w:pPr>
      <w:bookmarkStart w:id="77" w:name="_Toc124339165"/>
      <w:r w:rsidRPr="00E867B8">
        <w:rPr>
          <w:rFonts w:eastAsia="Times New Roman"/>
          <w:shd w:val="clear" w:color="auto" w:fill="FFFFFF"/>
          <w:lang w:val="nl-NL" w:eastAsia="en-NL"/>
        </w:rPr>
        <w:t>Uitwerking</w:t>
      </w:r>
      <w:bookmarkEnd w:id="77"/>
    </w:p>
    <w:p w14:paraId="197B054A" w14:textId="77777777" w:rsidR="009A6D40" w:rsidRPr="00E867B8" w:rsidRDefault="009A6D40" w:rsidP="009A6D40">
      <w:pPr>
        <w:rPr>
          <w:lang w:val="nl-NL" w:eastAsia="en-NL"/>
        </w:rPr>
      </w:pPr>
    </w:p>
    <w:p w14:paraId="1F8697D7" w14:textId="77777777" w:rsidR="009A6D40" w:rsidRPr="00E867B8" w:rsidRDefault="009A6D40" w:rsidP="009A6D40">
      <w:pPr>
        <w:pStyle w:val="Kop2"/>
        <w:rPr>
          <w:rFonts w:eastAsia="Times New Roman"/>
          <w:shd w:val="clear" w:color="auto" w:fill="FFFFFF"/>
          <w:lang w:val="nl-NL" w:eastAsia="en-NL"/>
        </w:rPr>
      </w:pPr>
      <w:bookmarkStart w:id="78" w:name="_Toc124339166"/>
      <w:r w:rsidRPr="00E867B8">
        <w:rPr>
          <w:rFonts w:eastAsia="Times New Roman"/>
          <w:shd w:val="clear" w:color="auto" w:fill="FFFFFF"/>
          <w:lang w:val="nl-NL" w:eastAsia="en-NL"/>
        </w:rPr>
        <w:t>Welke technieken zijn beschikbaar?</w:t>
      </w:r>
      <w:bookmarkEnd w:id="78"/>
    </w:p>
    <w:p w14:paraId="097BD02D" w14:textId="1BDDB70B" w:rsidR="009A6D40" w:rsidRPr="00E867B8"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Bij het onderzoek naar testmethodieken voor Blazor, ben ik steeds uitgekomen op twee belangrijke methodes: Unit testing en E2E testing (end-</w:t>
      </w:r>
      <w:proofErr w:type="spellStart"/>
      <w:r w:rsidRPr="00E867B8">
        <w:rPr>
          <w:rFonts w:eastAsia="Times New Roman" w:cstheme="minorHAnsi"/>
          <w:sz w:val="24"/>
          <w:szCs w:val="24"/>
          <w:shd w:val="clear" w:color="auto" w:fill="FFFFFF"/>
          <w:lang w:val="nl-NL" w:eastAsia="en-NL"/>
        </w:rPr>
        <w:t>to</w:t>
      </w:r>
      <w:proofErr w:type="spellEnd"/>
      <w:r w:rsidRPr="00E867B8">
        <w:rPr>
          <w:rFonts w:eastAsia="Times New Roman" w:cstheme="minorHAnsi"/>
          <w:sz w:val="24"/>
          <w:szCs w:val="24"/>
          <w:shd w:val="clear" w:color="auto" w:fill="FFFFFF"/>
          <w:lang w:val="nl-NL" w:eastAsia="en-NL"/>
        </w:rPr>
        <w:t>-end). Twee totaal verschillende methodes die elkaar aan kunnen vullen en waarmee je een Blazor app op bijna elk vlak kan testen.</w:t>
      </w:r>
    </w:p>
    <w:p w14:paraId="23C3D5AC" w14:textId="77777777" w:rsidR="00DF7C84" w:rsidRPr="00E867B8" w:rsidRDefault="00DF7C84" w:rsidP="009A6D40">
      <w:pPr>
        <w:spacing w:before="100" w:beforeAutospacing="1" w:after="202" w:line="276" w:lineRule="auto"/>
        <w:rPr>
          <w:rFonts w:eastAsia="Times New Roman" w:cstheme="minorHAnsi"/>
          <w:sz w:val="24"/>
          <w:szCs w:val="24"/>
          <w:shd w:val="clear" w:color="auto" w:fill="FFFFFF"/>
          <w:lang w:val="nl-NL" w:eastAsia="en-NL"/>
        </w:rPr>
      </w:pPr>
    </w:p>
    <w:p w14:paraId="6DEE033F" w14:textId="77777777" w:rsidR="009A6D40" w:rsidRPr="00E867B8" w:rsidRDefault="009A6D40" w:rsidP="009A6D40">
      <w:pPr>
        <w:pStyle w:val="Kop3"/>
        <w:rPr>
          <w:shd w:val="clear" w:color="auto" w:fill="FFFFFF"/>
          <w:lang w:val="nl-NL" w:eastAsia="en-NL"/>
        </w:rPr>
      </w:pPr>
      <w:bookmarkStart w:id="79" w:name="_Toc124339167"/>
      <w:r w:rsidRPr="00E867B8">
        <w:rPr>
          <w:shd w:val="clear" w:color="auto" w:fill="FFFFFF"/>
          <w:lang w:val="nl-NL" w:eastAsia="en-NL"/>
        </w:rPr>
        <w:t>Unit Tests</w:t>
      </w:r>
      <w:bookmarkEnd w:id="79"/>
    </w:p>
    <w:p w14:paraId="5EFF6ADE" w14:textId="77777777" w:rsidR="009A6D40" w:rsidRPr="00E867B8" w:rsidRDefault="009A6D40" w:rsidP="009A6D40">
      <w:pPr>
        <w:rPr>
          <w:lang w:val="nl-NL" w:eastAsia="en-NL"/>
        </w:rPr>
      </w:pPr>
    </w:p>
    <w:p w14:paraId="07B39E8B"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Unit testing is de meeste bekende testmethode. Dit is een methode die, met enkele uitzonderingen, nagenoeg altijd automatisch wordt uitgevoerd. Toch is Unit testen in Blazor anders dan de gebruikelijk Unit Test. Over het algemeen wordt deze testmethodiek gebruik voor het testen van </w:t>
      </w:r>
      <w:proofErr w:type="spellStart"/>
      <w:r w:rsidRPr="00E867B8">
        <w:rPr>
          <w:sz w:val="24"/>
          <w:szCs w:val="24"/>
          <w:shd w:val="clear" w:color="auto" w:fill="FFFFFF"/>
          <w:lang w:val="nl-NL" w:eastAsia="en-NL"/>
        </w:rPr>
        <w:t>backends</w:t>
      </w:r>
      <w:proofErr w:type="spellEnd"/>
      <w:r w:rsidRPr="00E867B8">
        <w:rPr>
          <w:sz w:val="24"/>
          <w:szCs w:val="24"/>
          <w:shd w:val="clear" w:color="auto" w:fill="FFFFFF"/>
          <w:lang w:val="nl-NL" w:eastAsia="en-NL"/>
        </w:rPr>
        <w:t xml:space="preserve">, toch kan deze ook gebruikt worden voor het testen van </w:t>
      </w:r>
      <w:proofErr w:type="spellStart"/>
      <w:r w:rsidRPr="00E867B8">
        <w:rPr>
          <w:sz w:val="24"/>
          <w:szCs w:val="24"/>
          <w:shd w:val="clear" w:color="auto" w:fill="FFFFFF"/>
          <w:lang w:val="nl-NL" w:eastAsia="en-NL"/>
        </w:rPr>
        <w:t>frontend</w:t>
      </w:r>
      <w:proofErr w:type="spellEnd"/>
      <w:r w:rsidRPr="00E867B8">
        <w:rPr>
          <w:sz w:val="24"/>
          <w:szCs w:val="24"/>
          <w:shd w:val="clear" w:color="auto" w:fill="FFFFFF"/>
          <w:lang w:val="nl-NL" w:eastAsia="en-NL"/>
        </w:rPr>
        <w:t xml:space="preserve">, waar Blazor onder valt. Hiervoor wordt wel een speciale Unit Test </w:t>
      </w:r>
      <w:proofErr w:type="spellStart"/>
      <w:r w:rsidRPr="00E867B8">
        <w:rPr>
          <w:sz w:val="24"/>
          <w:szCs w:val="24"/>
          <w:shd w:val="clear" w:color="auto" w:fill="FFFFFF"/>
          <w:lang w:val="nl-NL" w:eastAsia="en-NL"/>
        </w:rPr>
        <w:t>library</w:t>
      </w:r>
      <w:proofErr w:type="spellEnd"/>
      <w:r w:rsidRPr="00E867B8">
        <w:rPr>
          <w:sz w:val="24"/>
          <w:szCs w:val="24"/>
          <w:shd w:val="clear" w:color="auto" w:fill="FFFFFF"/>
          <w:lang w:val="nl-NL" w:eastAsia="en-NL"/>
        </w:rPr>
        <w:t xml:space="preserve"> voor gebruikt. Deze </w:t>
      </w:r>
      <w:proofErr w:type="spellStart"/>
      <w:r w:rsidRPr="00E867B8">
        <w:rPr>
          <w:sz w:val="24"/>
          <w:szCs w:val="24"/>
          <w:shd w:val="clear" w:color="auto" w:fill="FFFFFF"/>
          <w:lang w:val="nl-NL" w:eastAsia="en-NL"/>
        </w:rPr>
        <w:t>libaries</w:t>
      </w:r>
      <w:proofErr w:type="spellEnd"/>
      <w:r w:rsidRPr="00E867B8">
        <w:rPr>
          <w:sz w:val="24"/>
          <w:szCs w:val="24"/>
          <w:shd w:val="clear" w:color="auto" w:fill="FFFFFF"/>
          <w:lang w:val="nl-NL" w:eastAsia="en-NL"/>
        </w:rPr>
        <w:t xml:space="preserve"> zorgen er voor dat de Blazor </w:t>
      </w:r>
      <w:proofErr w:type="spellStart"/>
      <w:r w:rsidRPr="00E867B8">
        <w:rPr>
          <w:sz w:val="24"/>
          <w:szCs w:val="24"/>
          <w:shd w:val="clear" w:color="auto" w:fill="FFFFFF"/>
          <w:lang w:val="nl-NL" w:eastAsia="en-NL"/>
        </w:rPr>
        <w:t>components</w:t>
      </w:r>
      <w:proofErr w:type="spellEnd"/>
      <w:r w:rsidRPr="00E867B8">
        <w:rPr>
          <w:sz w:val="24"/>
          <w:szCs w:val="24"/>
          <w:shd w:val="clear" w:color="auto" w:fill="FFFFFF"/>
          <w:lang w:val="nl-NL" w:eastAsia="en-NL"/>
        </w:rPr>
        <w:t xml:space="preserve"> geladen worden met de benodigde (Mock) data en de juiste state. Hierbij kunnen tests worden uitgevoerd op zowel de input, output, state, </w:t>
      </w:r>
      <w:proofErr w:type="spellStart"/>
      <w:r w:rsidRPr="00E867B8">
        <w:rPr>
          <w:sz w:val="24"/>
          <w:szCs w:val="24"/>
          <w:shd w:val="clear" w:color="auto" w:fill="FFFFFF"/>
          <w:lang w:val="nl-NL" w:eastAsia="en-NL"/>
        </w:rPr>
        <w:t>lifecycles</w:t>
      </w:r>
      <w:proofErr w:type="spellEnd"/>
      <w:r w:rsidRPr="00E867B8">
        <w:rPr>
          <w:sz w:val="24"/>
          <w:szCs w:val="24"/>
          <w:shd w:val="clear" w:color="auto" w:fill="FFFFFF"/>
          <w:lang w:val="nl-NL" w:eastAsia="en-NL"/>
        </w:rPr>
        <w:t xml:space="preserve">, </w:t>
      </w:r>
      <w:proofErr w:type="spellStart"/>
      <w:r w:rsidRPr="00E867B8">
        <w:rPr>
          <w:sz w:val="24"/>
          <w:szCs w:val="24"/>
          <w:shd w:val="clear" w:color="auto" w:fill="FFFFFF"/>
          <w:lang w:val="nl-NL" w:eastAsia="en-NL"/>
        </w:rPr>
        <w:t>eventhandlers</w:t>
      </w:r>
      <w:proofErr w:type="spellEnd"/>
      <w:r w:rsidRPr="00E867B8">
        <w:rPr>
          <w:sz w:val="24"/>
          <w:szCs w:val="24"/>
          <w:shd w:val="clear" w:color="auto" w:fill="FFFFFF"/>
          <w:lang w:val="nl-NL" w:eastAsia="en-NL"/>
        </w:rPr>
        <w:t xml:space="preserve"> en meer. Dit is dan ook meteen het verschil met de conventionele unit tests, waar de conventionele unit tests alleen class-specifiek op een methode wordt uitgevoerd.</w:t>
      </w:r>
    </w:p>
    <w:p w14:paraId="10D5F073"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Er is eigenlijk maar een Unit Test </w:t>
      </w:r>
      <w:proofErr w:type="spellStart"/>
      <w:r w:rsidRPr="00E867B8">
        <w:rPr>
          <w:sz w:val="24"/>
          <w:szCs w:val="24"/>
          <w:shd w:val="clear" w:color="auto" w:fill="FFFFFF"/>
          <w:lang w:val="nl-NL" w:eastAsia="en-NL"/>
        </w:rPr>
        <w:t>library</w:t>
      </w:r>
      <w:proofErr w:type="spellEnd"/>
      <w:r w:rsidRPr="00E867B8">
        <w:rPr>
          <w:sz w:val="24"/>
          <w:szCs w:val="24"/>
          <w:shd w:val="clear" w:color="auto" w:fill="FFFFFF"/>
          <w:lang w:val="nl-NL" w:eastAsia="en-NL"/>
        </w:rPr>
        <w:t xml:space="preserve"> die genoemd wordt: bUnit. </w:t>
      </w:r>
    </w:p>
    <w:p w14:paraId="7A7616DC" w14:textId="77777777" w:rsidR="009A6D40" w:rsidRPr="00E867B8" w:rsidRDefault="009A6D40" w:rsidP="009A6D40">
      <w:pPr>
        <w:rPr>
          <w:shd w:val="clear" w:color="auto" w:fill="FFFFFF"/>
          <w:lang w:val="nl-NL" w:eastAsia="en-NL"/>
        </w:rPr>
      </w:pPr>
    </w:p>
    <w:p w14:paraId="1F57E0C6" w14:textId="77777777" w:rsidR="009A6D40" w:rsidRPr="00E867B8" w:rsidRDefault="009A6D40" w:rsidP="009A6D40">
      <w:pPr>
        <w:pStyle w:val="Kop3"/>
        <w:rPr>
          <w:shd w:val="clear" w:color="auto" w:fill="FFFFFF"/>
          <w:lang w:val="nl-NL" w:eastAsia="en-NL"/>
        </w:rPr>
      </w:pPr>
      <w:bookmarkStart w:id="80" w:name="_Toc124339168"/>
      <w:r w:rsidRPr="00E867B8">
        <w:rPr>
          <w:shd w:val="clear" w:color="auto" w:fill="FFFFFF"/>
          <w:lang w:val="nl-NL" w:eastAsia="en-NL"/>
        </w:rPr>
        <w:t>E2E</w:t>
      </w:r>
      <w:bookmarkEnd w:id="80"/>
    </w:p>
    <w:p w14:paraId="0956C04F" w14:textId="77777777" w:rsidR="009A6D40" w:rsidRPr="00E867B8" w:rsidRDefault="009A6D40" w:rsidP="009A6D40">
      <w:pPr>
        <w:rPr>
          <w:lang w:val="nl-NL" w:eastAsia="en-NL"/>
        </w:rPr>
      </w:pPr>
    </w:p>
    <w:p w14:paraId="601C48E6"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Deze testmethodetest de workflow van een applicatie van begin tot eind en kan zowel manueel als automatisch worden gedraaid. De bedoeling van deze methode is het nabootsen van echte user input, zodat daadwerkelijke voorkomende scenario’s getest kunnen worden. Hierbij worden, in tegenstelling tot de Unit Tests, meerdere </w:t>
      </w:r>
      <w:proofErr w:type="spellStart"/>
      <w:r w:rsidRPr="00E867B8">
        <w:rPr>
          <w:sz w:val="24"/>
          <w:szCs w:val="24"/>
          <w:shd w:val="clear" w:color="auto" w:fill="FFFFFF"/>
          <w:lang w:val="nl-NL" w:eastAsia="en-NL"/>
        </w:rPr>
        <w:t>components</w:t>
      </w:r>
      <w:proofErr w:type="spellEnd"/>
      <w:r w:rsidRPr="00E867B8">
        <w:rPr>
          <w:sz w:val="24"/>
          <w:szCs w:val="24"/>
          <w:shd w:val="clear" w:color="auto" w:fill="FFFFFF"/>
          <w:lang w:val="nl-NL" w:eastAsia="en-NL"/>
        </w:rPr>
        <w:t xml:space="preserve"> getest.</w:t>
      </w:r>
    </w:p>
    <w:p w14:paraId="38259438"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Bij E2E tests zijn er meer mogelijkheden, zo worden bijvoorbeeld </w:t>
      </w:r>
      <w:proofErr w:type="spellStart"/>
      <w:r w:rsidRPr="00E867B8">
        <w:rPr>
          <w:sz w:val="24"/>
          <w:szCs w:val="24"/>
          <w:shd w:val="clear" w:color="auto" w:fill="FFFFFF"/>
          <w:lang w:val="nl-NL" w:eastAsia="en-NL"/>
        </w:rPr>
        <w:t>Cypress</w:t>
      </w:r>
      <w:proofErr w:type="spellEnd"/>
      <w:r w:rsidRPr="00E867B8">
        <w:rPr>
          <w:sz w:val="24"/>
          <w:szCs w:val="24"/>
          <w:shd w:val="clear" w:color="auto" w:fill="FFFFFF"/>
          <w:lang w:val="nl-NL" w:eastAsia="en-NL"/>
        </w:rPr>
        <w:t xml:space="preserve"> en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w:t>
      </w:r>
      <w:proofErr w:type="spellStart"/>
      <w:r w:rsidRPr="00E867B8">
        <w:rPr>
          <w:sz w:val="24"/>
          <w:szCs w:val="24"/>
          <w:shd w:val="clear" w:color="auto" w:fill="FFFFFF"/>
          <w:lang w:val="nl-NL" w:eastAsia="en-NL"/>
        </w:rPr>
        <w:t>for</w:t>
      </w:r>
      <w:proofErr w:type="spellEnd"/>
      <w:r w:rsidRPr="00E867B8">
        <w:rPr>
          <w:sz w:val="24"/>
          <w:szCs w:val="24"/>
          <w:shd w:val="clear" w:color="auto" w:fill="FFFFFF"/>
          <w:lang w:val="nl-NL" w:eastAsia="en-NL"/>
        </w:rPr>
        <w:t xml:space="preserve"> .NET erg vaak genoemd.</w:t>
      </w:r>
    </w:p>
    <w:p w14:paraId="14B3FB11" w14:textId="77777777" w:rsidR="009A6D40" w:rsidRPr="00E867B8" w:rsidRDefault="009A6D40" w:rsidP="009A6D40">
      <w:pPr>
        <w:rPr>
          <w:sz w:val="24"/>
          <w:szCs w:val="24"/>
          <w:shd w:val="clear" w:color="auto" w:fill="FFFFFF"/>
          <w:lang w:val="nl-NL" w:eastAsia="en-NL"/>
        </w:rPr>
      </w:pPr>
    </w:p>
    <w:p w14:paraId="57B38308"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Microsoft heeft met onderstaande tabel in kaart proberen te brengen wat je voor kan stellen bij de specifieke tests.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9"/>
        <w:gridCol w:w="2786"/>
        <w:gridCol w:w="3245"/>
      </w:tblGrid>
      <w:tr w:rsidR="009A6D40" w:rsidRPr="00E867B8" w14:paraId="469BAA68" w14:textId="77777777" w:rsidTr="009241E9">
        <w:trPr>
          <w:tblHeader/>
        </w:trPr>
        <w:tc>
          <w:tcPr>
            <w:tcW w:w="0" w:type="auto"/>
            <w:shd w:val="clear" w:color="auto" w:fill="FFFFFF"/>
            <w:hideMark/>
          </w:tcPr>
          <w:p w14:paraId="1CB6AB2A"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proofErr w:type="spellStart"/>
            <w:r w:rsidRPr="00E867B8">
              <w:rPr>
                <w:rFonts w:ascii="Segoe UI" w:eastAsia="Times New Roman" w:hAnsi="Segoe UI" w:cs="Segoe UI"/>
                <w:b/>
                <w:bCs/>
                <w:color w:val="171717"/>
                <w:sz w:val="24"/>
                <w:szCs w:val="24"/>
                <w:lang w:val="nl-NL" w:eastAsia="en-NL"/>
              </w:rPr>
              <w:lastRenderedPageBreak/>
              <w:t>Capability</w:t>
            </w:r>
            <w:proofErr w:type="spellEnd"/>
          </w:p>
        </w:tc>
        <w:tc>
          <w:tcPr>
            <w:tcW w:w="0" w:type="auto"/>
            <w:shd w:val="clear" w:color="auto" w:fill="FFFFFF"/>
            <w:hideMark/>
          </w:tcPr>
          <w:p w14:paraId="26D13B42"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r w:rsidRPr="00E867B8">
              <w:rPr>
                <w:rFonts w:ascii="Segoe UI" w:eastAsia="Times New Roman" w:hAnsi="Segoe UI" w:cs="Segoe UI"/>
                <w:b/>
                <w:bCs/>
                <w:color w:val="171717"/>
                <w:sz w:val="24"/>
                <w:szCs w:val="24"/>
                <w:lang w:val="nl-NL" w:eastAsia="en-NL"/>
              </w:rPr>
              <w:t>Unit testing</w:t>
            </w:r>
          </w:p>
        </w:tc>
        <w:tc>
          <w:tcPr>
            <w:tcW w:w="0" w:type="auto"/>
            <w:shd w:val="clear" w:color="auto" w:fill="FFFFFF"/>
            <w:hideMark/>
          </w:tcPr>
          <w:p w14:paraId="43DB1404"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r w:rsidRPr="00E867B8">
              <w:rPr>
                <w:rFonts w:ascii="Segoe UI" w:eastAsia="Times New Roman" w:hAnsi="Segoe UI" w:cs="Segoe UI"/>
                <w:b/>
                <w:bCs/>
                <w:color w:val="171717"/>
                <w:sz w:val="24"/>
                <w:szCs w:val="24"/>
                <w:lang w:val="nl-NL" w:eastAsia="en-NL"/>
              </w:rPr>
              <w:t>E2E testing</w:t>
            </w:r>
          </w:p>
        </w:tc>
      </w:tr>
      <w:tr w:rsidR="009A6D40" w:rsidRPr="00E867B8" w14:paraId="0F036C77" w14:textId="77777777" w:rsidTr="009241E9">
        <w:tc>
          <w:tcPr>
            <w:tcW w:w="0" w:type="auto"/>
            <w:shd w:val="clear" w:color="auto" w:fill="FFFFFF"/>
            <w:hideMark/>
          </w:tcPr>
          <w:p w14:paraId="5CE52029"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Test scope</w:t>
            </w:r>
          </w:p>
        </w:tc>
        <w:tc>
          <w:tcPr>
            <w:tcW w:w="0" w:type="auto"/>
            <w:shd w:val="clear" w:color="auto" w:fill="FFFFFF"/>
            <w:hideMark/>
          </w:tcPr>
          <w:p w14:paraId="5D0FB09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 component (</w:t>
            </w: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/C#) </w:t>
            </w:r>
            <w:proofErr w:type="spellStart"/>
            <w:r w:rsidRPr="00E867B8">
              <w:rPr>
                <w:rFonts w:ascii="Segoe UI" w:eastAsia="Times New Roman" w:hAnsi="Segoe UI" w:cs="Segoe UI"/>
                <w:color w:val="171717"/>
                <w:sz w:val="24"/>
                <w:szCs w:val="24"/>
                <w:lang w:val="nl-NL" w:eastAsia="en-NL"/>
              </w:rPr>
              <w:t>only</w:t>
            </w:r>
            <w:proofErr w:type="spellEnd"/>
          </w:p>
        </w:tc>
        <w:tc>
          <w:tcPr>
            <w:tcW w:w="0" w:type="auto"/>
            <w:shd w:val="clear" w:color="auto" w:fill="FFFFFF"/>
            <w:hideMark/>
          </w:tcPr>
          <w:p w14:paraId="3DF5853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 component (</w:t>
            </w: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/C#) </w:t>
            </w:r>
            <w:proofErr w:type="spellStart"/>
            <w:r w:rsidRPr="00E867B8">
              <w:rPr>
                <w:rFonts w:ascii="Segoe UI" w:eastAsia="Times New Roman" w:hAnsi="Segoe UI" w:cs="Segoe UI"/>
                <w:color w:val="171717"/>
                <w:sz w:val="24"/>
                <w:szCs w:val="24"/>
                <w:lang w:val="nl-NL" w:eastAsia="en-NL"/>
              </w:rPr>
              <w:t>with</w:t>
            </w:r>
            <w:proofErr w:type="spellEnd"/>
            <w:r w:rsidRPr="00E867B8">
              <w:rPr>
                <w:rFonts w:ascii="Segoe UI" w:eastAsia="Times New Roman" w:hAnsi="Segoe UI" w:cs="Segoe UI"/>
                <w:color w:val="171717"/>
                <w:sz w:val="24"/>
                <w:szCs w:val="24"/>
                <w:lang w:val="nl-NL" w:eastAsia="en-NL"/>
              </w:rPr>
              <w:t xml:space="preserve"> CSS/JS</w:t>
            </w:r>
          </w:p>
        </w:tc>
      </w:tr>
      <w:tr w:rsidR="009A6D40" w:rsidRPr="00E867B8" w14:paraId="2848ED5E" w14:textId="77777777" w:rsidTr="009241E9">
        <w:tc>
          <w:tcPr>
            <w:tcW w:w="0" w:type="auto"/>
            <w:shd w:val="clear" w:color="auto" w:fill="FFFFFF"/>
            <w:hideMark/>
          </w:tcPr>
          <w:p w14:paraId="1164C589"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 xml:space="preserve">Test </w:t>
            </w:r>
            <w:proofErr w:type="spellStart"/>
            <w:r w:rsidRPr="00E867B8">
              <w:rPr>
                <w:rFonts w:ascii="Segoe UI" w:eastAsia="Times New Roman" w:hAnsi="Segoe UI" w:cs="Segoe UI"/>
                <w:color w:val="171717"/>
                <w:sz w:val="24"/>
                <w:szCs w:val="24"/>
                <w:lang w:val="nl-NL" w:eastAsia="en-NL"/>
              </w:rPr>
              <w:t>execution</w:t>
            </w:r>
            <w:proofErr w:type="spellEnd"/>
            <w:r w:rsidRPr="00E867B8">
              <w:rPr>
                <w:rFonts w:ascii="Segoe UI" w:eastAsia="Times New Roman" w:hAnsi="Segoe UI" w:cs="Segoe UI"/>
                <w:color w:val="171717"/>
                <w:sz w:val="24"/>
                <w:szCs w:val="24"/>
                <w:lang w:val="nl-NL" w:eastAsia="en-NL"/>
              </w:rPr>
              <w:t xml:space="preserve"> time</w:t>
            </w:r>
          </w:p>
        </w:tc>
        <w:tc>
          <w:tcPr>
            <w:tcW w:w="0" w:type="auto"/>
            <w:shd w:val="clear" w:color="auto" w:fill="FFFFFF"/>
            <w:hideMark/>
          </w:tcPr>
          <w:p w14:paraId="61FAC400"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Milliseconds</w:t>
            </w:r>
            <w:proofErr w:type="spellEnd"/>
          </w:p>
        </w:tc>
        <w:tc>
          <w:tcPr>
            <w:tcW w:w="0" w:type="auto"/>
            <w:shd w:val="clear" w:color="auto" w:fill="FFFFFF"/>
            <w:hideMark/>
          </w:tcPr>
          <w:p w14:paraId="6C3E2CC8"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Seconds</w:t>
            </w:r>
            <w:proofErr w:type="spellEnd"/>
          </w:p>
        </w:tc>
      </w:tr>
      <w:tr w:rsidR="009A6D40" w:rsidRPr="00E867B8" w14:paraId="7460E99C" w14:textId="77777777" w:rsidTr="009241E9">
        <w:tc>
          <w:tcPr>
            <w:tcW w:w="0" w:type="auto"/>
            <w:shd w:val="clear" w:color="auto" w:fill="FFFFFF"/>
            <w:hideMark/>
          </w:tcPr>
          <w:p w14:paraId="10C6FA9B"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 xml:space="preserve">Access </w:t>
            </w:r>
            <w:proofErr w:type="spellStart"/>
            <w:r w:rsidRPr="00E867B8">
              <w:rPr>
                <w:rFonts w:ascii="Segoe UI" w:eastAsia="Times New Roman" w:hAnsi="Segoe UI" w:cs="Segoe UI"/>
                <w:color w:val="171717"/>
                <w:sz w:val="24"/>
                <w:szCs w:val="24"/>
                <w:lang w:val="nl-NL" w:eastAsia="en-NL"/>
              </w:rPr>
              <w:t>to</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the</w:t>
            </w:r>
            <w:proofErr w:type="spellEnd"/>
            <w:r w:rsidRPr="00E867B8">
              <w:rPr>
                <w:rFonts w:ascii="Segoe UI" w:eastAsia="Times New Roman" w:hAnsi="Segoe UI" w:cs="Segoe UI"/>
                <w:color w:val="171717"/>
                <w:sz w:val="24"/>
                <w:szCs w:val="24"/>
                <w:lang w:val="nl-NL" w:eastAsia="en-NL"/>
              </w:rPr>
              <w:t xml:space="preserve"> component </w:t>
            </w:r>
            <w:proofErr w:type="spellStart"/>
            <w:r w:rsidRPr="00E867B8">
              <w:rPr>
                <w:rFonts w:ascii="Segoe UI" w:eastAsia="Times New Roman" w:hAnsi="Segoe UI" w:cs="Segoe UI"/>
                <w:color w:val="171717"/>
                <w:sz w:val="24"/>
                <w:szCs w:val="24"/>
                <w:lang w:val="nl-NL" w:eastAsia="en-NL"/>
              </w:rPr>
              <w:t>instance</w:t>
            </w:r>
            <w:proofErr w:type="spellEnd"/>
          </w:p>
        </w:tc>
        <w:tc>
          <w:tcPr>
            <w:tcW w:w="0" w:type="auto"/>
            <w:shd w:val="clear" w:color="auto" w:fill="FFFFFF"/>
            <w:hideMark/>
          </w:tcPr>
          <w:p w14:paraId="3C88BC6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Yes</w:t>
            </w:r>
          </w:p>
        </w:tc>
        <w:tc>
          <w:tcPr>
            <w:tcW w:w="0" w:type="auto"/>
            <w:shd w:val="clear" w:color="auto" w:fill="FFFFFF"/>
            <w:hideMark/>
          </w:tcPr>
          <w:p w14:paraId="64B0F982"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No</w:t>
            </w:r>
          </w:p>
        </w:tc>
      </w:tr>
      <w:tr w:rsidR="009A6D40" w:rsidRPr="00E867B8" w14:paraId="4C0EB5D0" w14:textId="77777777" w:rsidTr="009241E9">
        <w:tc>
          <w:tcPr>
            <w:tcW w:w="0" w:type="auto"/>
            <w:shd w:val="clear" w:color="auto" w:fill="FFFFFF"/>
            <w:hideMark/>
          </w:tcPr>
          <w:p w14:paraId="44EEE967"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Sensitive</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to</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the</w:t>
            </w:r>
            <w:proofErr w:type="spellEnd"/>
            <w:r w:rsidRPr="00E867B8">
              <w:rPr>
                <w:rFonts w:ascii="Segoe UI" w:eastAsia="Times New Roman" w:hAnsi="Segoe UI" w:cs="Segoe UI"/>
                <w:color w:val="171717"/>
                <w:sz w:val="24"/>
                <w:szCs w:val="24"/>
                <w:lang w:val="nl-NL" w:eastAsia="en-NL"/>
              </w:rPr>
              <w:t xml:space="preserve"> environment</w:t>
            </w:r>
          </w:p>
        </w:tc>
        <w:tc>
          <w:tcPr>
            <w:tcW w:w="0" w:type="auto"/>
            <w:shd w:val="clear" w:color="auto" w:fill="FFFFFF"/>
            <w:hideMark/>
          </w:tcPr>
          <w:p w14:paraId="1C7CE545"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No</w:t>
            </w:r>
          </w:p>
        </w:tc>
        <w:tc>
          <w:tcPr>
            <w:tcW w:w="0" w:type="auto"/>
            <w:shd w:val="clear" w:color="auto" w:fill="FFFFFF"/>
            <w:hideMark/>
          </w:tcPr>
          <w:p w14:paraId="7E743B2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Yes</w:t>
            </w:r>
          </w:p>
        </w:tc>
      </w:tr>
      <w:tr w:rsidR="009A6D40" w:rsidRPr="00E867B8" w14:paraId="27782A5C" w14:textId="77777777" w:rsidTr="009241E9">
        <w:tc>
          <w:tcPr>
            <w:tcW w:w="0" w:type="auto"/>
            <w:shd w:val="clear" w:color="auto" w:fill="FFFFFF"/>
            <w:hideMark/>
          </w:tcPr>
          <w:p w14:paraId="6B61DAA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Reliability</w:t>
            </w:r>
            <w:proofErr w:type="spellEnd"/>
          </w:p>
        </w:tc>
        <w:tc>
          <w:tcPr>
            <w:tcW w:w="0" w:type="auto"/>
            <w:shd w:val="clear" w:color="auto" w:fill="FFFFFF"/>
            <w:hideMark/>
          </w:tcPr>
          <w:p w14:paraId="240D4C2D"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 xml:space="preserve">More </w:t>
            </w:r>
            <w:proofErr w:type="spellStart"/>
            <w:r w:rsidRPr="00E867B8">
              <w:rPr>
                <w:rFonts w:ascii="Segoe UI" w:eastAsia="Times New Roman" w:hAnsi="Segoe UI" w:cs="Segoe UI"/>
                <w:color w:val="171717"/>
                <w:sz w:val="24"/>
                <w:szCs w:val="24"/>
                <w:lang w:val="nl-NL" w:eastAsia="en-NL"/>
              </w:rPr>
              <w:t>reliable</w:t>
            </w:r>
            <w:proofErr w:type="spellEnd"/>
          </w:p>
        </w:tc>
        <w:tc>
          <w:tcPr>
            <w:tcW w:w="0" w:type="auto"/>
            <w:shd w:val="clear" w:color="auto" w:fill="FFFFFF"/>
            <w:hideMark/>
          </w:tcPr>
          <w:p w14:paraId="2D300D3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Less</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reliable</w:t>
            </w:r>
            <w:proofErr w:type="spellEnd"/>
          </w:p>
        </w:tc>
      </w:tr>
    </w:tbl>
    <w:p w14:paraId="47FDDF6B" w14:textId="77777777" w:rsidR="009A6D40" w:rsidRPr="00E867B8" w:rsidRDefault="009A6D40" w:rsidP="009A6D40">
      <w:pPr>
        <w:rPr>
          <w:sz w:val="24"/>
          <w:szCs w:val="24"/>
          <w:shd w:val="clear" w:color="auto" w:fill="FFFFFF"/>
          <w:lang w:val="nl-NL" w:eastAsia="en-NL"/>
        </w:rPr>
      </w:pPr>
    </w:p>
    <w:p w14:paraId="7170D719"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Het is niet de bedoeling om zomaar alles te testen met elke methode die er is. Zo is het verstandig om bij bepaalde scenario’s een keuze voor een bepaalde testaanpak te kiezen. Ook hier heeft Microsoft een interessante keuzetabel voor gemaakt.</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0"/>
        <w:gridCol w:w="1355"/>
        <w:gridCol w:w="5415"/>
      </w:tblGrid>
      <w:tr w:rsidR="009A6D40" w:rsidRPr="00E867B8" w14:paraId="2D6E6F39" w14:textId="77777777" w:rsidTr="009241E9">
        <w:trPr>
          <w:tblHeader/>
        </w:trPr>
        <w:tc>
          <w:tcPr>
            <w:tcW w:w="0" w:type="auto"/>
            <w:shd w:val="clear" w:color="auto" w:fill="FFFFFF"/>
            <w:hideMark/>
          </w:tcPr>
          <w:p w14:paraId="10F8C203" w14:textId="77777777" w:rsidR="009A6D40" w:rsidRPr="00E867B8" w:rsidRDefault="009A6D40" w:rsidP="009241E9">
            <w:pPr>
              <w:rPr>
                <w:rFonts w:ascii="Segoe UI" w:hAnsi="Segoe UI" w:cs="Segoe UI"/>
                <w:b/>
                <w:bCs/>
                <w:color w:val="171717"/>
                <w:lang w:val="nl-NL"/>
              </w:rPr>
            </w:pPr>
            <w:r w:rsidRPr="00E867B8">
              <w:rPr>
                <w:rFonts w:ascii="Segoe UI" w:hAnsi="Segoe UI" w:cs="Segoe UI"/>
                <w:b/>
                <w:bCs/>
                <w:color w:val="171717"/>
                <w:lang w:val="nl-NL"/>
              </w:rPr>
              <w:t>Scenario</w:t>
            </w:r>
          </w:p>
        </w:tc>
        <w:tc>
          <w:tcPr>
            <w:tcW w:w="0" w:type="auto"/>
            <w:shd w:val="clear" w:color="auto" w:fill="FFFFFF"/>
            <w:hideMark/>
          </w:tcPr>
          <w:p w14:paraId="32379E2B" w14:textId="77777777" w:rsidR="009A6D40" w:rsidRPr="00E867B8" w:rsidRDefault="009A6D40" w:rsidP="009241E9">
            <w:pPr>
              <w:rPr>
                <w:rFonts w:ascii="Segoe UI" w:hAnsi="Segoe UI" w:cs="Segoe UI"/>
                <w:b/>
                <w:bCs/>
                <w:color w:val="171717"/>
                <w:lang w:val="nl-NL"/>
              </w:rPr>
            </w:pPr>
            <w:proofErr w:type="spellStart"/>
            <w:r w:rsidRPr="00E867B8">
              <w:rPr>
                <w:rFonts w:ascii="Segoe UI" w:hAnsi="Segoe UI" w:cs="Segoe UI"/>
                <w:b/>
                <w:bCs/>
                <w:color w:val="171717"/>
                <w:lang w:val="nl-NL"/>
              </w:rPr>
              <w:t>Suggested</w:t>
            </w:r>
            <w:proofErr w:type="spellEnd"/>
            <w:r w:rsidRPr="00E867B8">
              <w:rPr>
                <w:rFonts w:ascii="Segoe UI" w:hAnsi="Segoe UI" w:cs="Segoe UI"/>
                <w:b/>
                <w:bCs/>
                <w:color w:val="171717"/>
                <w:lang w:val="nl-NL"/>
              </w:rPr>
              <w:t xml:space="preserve"> approach</w:t>
            </w:r>
          </w:p>
        </w:tc>
        <w:tc>
          <w:tcPr>
            <w:tcW w:w="0" w:type="auto"/>
            <w:shd w:val="clear" w:color="auto" w:fill="FFFFFF"/>
            <w:hideMark/>
          </w:tcPr>
          <w:p w14:paraId="1ABBB07D" w14:textId="77777777" w:rsidR="009A6D40" w:rsidRPr="00E867B8" w:rsidRDefault="009A6D40" w:rsidP="009241E9">
            <w:pPr>
              <w:rPr>
                <w:rFonts w:ascii="Segoe UI" w:hAnsi="Segoe UI" w:cs="Segoe UI"/>
                <w:b/>
                <w:bCs/>
                <w:color w:val="171717"/>
                <w:lang w:val="nl-NL"/>
              </w:rPr>
            </w:pPr>
            <w:proofErr w:type="spellStart"/>
            <w:r w:rsidRPr="00E867B8">
              <w:rPr>
                <w:rFonts w:ascii="Segoe UI" w:hAnsi="Segoe UI" w:cs="Segoe UI"/>
                <w:b/>
                <w:bCs/>
                <w:color w:val="171717"/>
                <w:lang w:val="nl-NL"/>
              </w:rPr>
              <w:t>Remarks</w:t>
            </w:r>
            <w:proofErr w:type="spellEnd"/>
          </w:p>
        </w:tc>
      </w:tr>
      <w:tr w:rsidR="009A6D40" w:rsidRPr="00E867B8" w14:paraId="5A748CF7" w14:textId="77777777" w:rsidTr="009241E9">
        <w:tc>
          <w:tcPr>
            <w:tcW w:w="0" w:type="auto"/>
            <w:shd w:val="clear" w:color="auto" w:fill="FFFFFF"/>
            <w:hideMark/>
          </w:tcPr>
          <w:p w14:paraId="00AD9FF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without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logic</w:t>
            </w:r>
          </w:p>
        </w:tc>
        <w:tc>
          <w:tcPr>
            <w:tcW w:w="0" w:type="auto"/>
            <w:shd w:val="clear" w:color="auto" w:fill="FFFFFF"/>
            <w:hideMark/>
          </w:tcPr>
          <w:p w14:paraId="1FDDD045"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Unit testing</w:t>
            </w:r>
          </w:p>
        </w:tc>
        <w:tc>
          <w:tcPr>
            <w:tcW w:w="0" w:type="auto"/>
            <w:shd w:val="clear" w:color="auto" w:fill="FFFFFF"/>
            <w:hideMark/>
          </w:tcPr>
          <w:p w14:paraId="1B8BBA3E"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When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there's</w:t>
            </w:r>
            <w:proofErr w:type="spellEnd"/>
            <w:r w:rsidRPr="00E867B8">
              <w:rPr>
                <w:rFonts w:ascii="Segoe UI" w:hAnsi="Segoe UI" w:cs="Segoe UI"/>
                <w:color w:val="171717"/>
                <w:lang w:val="nl-NL"/>
              </w:rPr>
              <w:t xml:space="preserve"> no </w:t>
            </w:r>
            <w:proofErr w:type="spellStart"/>
            <w:r w:rsidRPr="00E867B8">
              <w:rPr>
                <w:rFonts w:ascii="Segoe UI" w:hAnsi="Segoe UI" w:cs="Segoe UI"/>
                <w:color w:val="171717"/>
                <w:lang w:val="nl-NL"/>
              </w:rPr>
              <w:t>dependency</w:t>
            </w:r>
            <w:proofErr w:type="spellEnd"/>
            <w:r w:rsidRPr="00E867B8">
              <w:rPr>
                <w:rFonts w:ascii="Segoe UI" w:hAnsi="Segoe UI" w:cs="Segoe UI"/>
                <w:color w:val="171717"/>
                <w:lang w:val="nl-NL"/>
              </w:rPr>
              <w:t xml:space="preserve"> on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in a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can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tested</w:t>
            </w:r>
            <w:proofErr w:type="spellEnd"/>
            <w:r w:rsidRPr="00E867B8">
              <w:rPr>
                <w:rFonts w:ascii="Segoe UI" w:hAnsi="Segoe UI" w:cs="Segoe UI"/>
                <w:color w:val="171717"/>
                <w:lang w:val="nl-NL"/>
              </w:rPr>
              <w:t xml:space="preserve"> without access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JS or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DOM API. In </w:t>
            </w:r>
            <w:proofErr w:type="spellStart"/>
            <w:r w:rsidRPr="00E867B8">
              <w:rPr>
                <w:rFonts w:ascii="Segoe UI" w:hAnsi="Segoe UI" w:cs="Segoe UI"/>
                <w:color w:val="171717"/>
                <w:lang w:val="nl-NL"/>
              </w:rPr>
              <w:t>this</w:t>
            </w:r>
            <w:proofErr w:type="spellEnd"/>
            <w:r w:rsidRPr="00E867B8">
              <w:rPr>
                <w:rFonts w:ascii="Segoe UI" w:hAnsi="Segoe UI" w:cs="Segoe UI"/>
                <w:color w:val="171717"/>
                <w:lang w:val="nl-NL"/>
              </w:rPr>
              <w:t xml:space="preserve"> scenario, </w:t>
            </w:r>
            <w:proofErr w:type="spellStart"/>
            <w:r w:rsidRPr="00E867B8">
              <w:rPr>
                <w:rFonts w:ascii="Segoe UI" w:hAnsi="Segoe UI" w:cs="Segoe UI"/>
                <w:color w:val="171717"/>
                <w:lang w:val="nl-NL"/>
              </w:rPr>
              <w:t>there</w:t>
            </w:r>
            <w:proofErr w:type="spellEnd"/>
            <w:r w:rsidRPr="00E867B8">
              <w:rPr>
                <w:rFonts w:ascii="Segoe UI" w:hAnsi="Segoe UI" w:cs="Segoe UI"/>
                <w:color w:val="171717"/>
                <w:lang w:val="nl-NL"/>
              </w:rPr>
              <w:t xml:space="preserve"> are no </w:t>
            </w:r>
            <w:proofErr w:type="spellStart"/>
            <w:r w:rsidRPr="00E867B8">
              <w:rPr>
                <w:rFonts w:ascii="Segoe UI" w:hAnsi="Segoe UI" w:cs="Segoe UI"/>
                <w:color w:val="171717"/>
                <w:lang w:val="nl-NL"/>
              </w:rPr>
              <w:t>disadvantages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choosing</w:t>
            </w:r>
            <w:proofErr w:type="spellEnd"/>
            <w:r w:rsidRPr="00E867B8">
              <w:rPr>
                <w:rFonts w:ascii="Segoe UI" w:hAnsi="Segoe UI" w:cs="Segoe UI"/>
                <w:color w:val="171717"/>
                <w:lang w:val="nl-NL"/>
              </w:rPr>
              <w:t xml:space="preserve"> unit testing.</w:t>
            </w:r>
          </w:p>
        </w:tc>
      </w:tr>
      <w:tr w:rsidR="009A6D40" w:rsidRPr="00E867B8" w14:paraId="1BD89750" w14:textId="77777777" w:rsidTr="009241E9">
        <w:tc>
          <w:tcPr>
            <w:tcW w:w="0" w:type="auto"/>
            <w:shd w:val="clear" w:color="auto" w:fill="FFFFFF"/>
            <w:hideMark/>
          </w:tcPr>
          <w:p w14:paraId="4450B6E9"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simple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logic</w:t>
            </w:r>
          </w:p>
        </w:tc>
        <w:tc>
          <w:tcPr>
            <w:tcW w:w="0" w:type="auto"/>
            <w:shd w:val="clear" w:color="auto" w:fill="FFFFFF"/>
            <w:hideMark/>
          </w:tcPr>
          <w:p w14:paraId="6785DC4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Unit testing</w:t>
            </w:r>
          </w:p>
        </w:tc>
        <w:tc>
          <w:tcPr>
            <w:tcW w:w="0" w:type="auto"/>
            <w:shd w:val="clear" w:color="auto" w:fill="FFFFFF"/>
            <w:hideMark/>
          </w:tcPr>
          <w:p w14:paraId="155FEB75"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It's common </w:t>
            </w:r>
            <w:proofErr w:type="spellStart"/>
            <w:r w:rsidRPr="00E867B8">
              <w:rPr>
                <w:rFonts w:ascii="Segoe UI" w:hAnsi="Segoe UI" w:cs="Segoe UI"/>
                <w:color w:val="171717"/>
                <w:lang w:val="nl-NL"/>
              </w:rPr>
              <w:t>for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query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DOM or trigger </w:t>
            </w:r>
            <w:proofErr w:type="spellStart"/>
            <w:r w:rsidRPr="00E867B8">
              <w:rPr>
                <w:rFonts w:ascii="Segoe UI" w:hAnsi="Segoe UI" w:cs="Segoe UI"/>
                <w:color w:val="171717"/>
                <w:lang w:val="nl-NL"/>
              </w:rPr>
              <w:t>animations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through</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Unit testing is </w:t>
            </w:r>
            <w:proofErr w:type="spellStart"/>
            <w:r w:rsidRPr="00E867B8">
              <w:rPr>
                <w:rFonts w:ascii="Segoe UI" w:hAnsi="Segoe UI" w:cs="Segoe UI"/>
                <w:color w:val="171717"/>
                <w:lang w:val="nl-NL"/>
              </w:rPr>
              <w:t>usually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preferred</w:t>
            </w:r>
            <w:proofErr w:type="spellEnd"/>
            <w:r w:rsidRPr="00E867B8">
              <w:rPr>
                <w:rFonts w:ascii="Segoe UI" w:hAnsi="Segoe UI" w:cs="Segoe UI"/>
                <w:color w:val="171717"/>
                <w:lang w:val="nl-NL"/>
              </w:rPr>
              <w:t xml:space="preserve"> in </w:t>
            </w:r>
            <w:proofErr w:type="spellStart"/>
            <w:r w:rsidRPr="00E867B8">
              <w:rPr>
                <w:rFonts w:ascii="Segoe UI" w:hAnsi="Segoe UI" w:cs="Segoe UI"/>
                <w:color w:val="171717"/>
                <w:lang w:val="nl-NL"/>
              </w:rPr>
              <w:t>this</w:t>
            </w:r>
            <w:proofErr w:type="spellEnd"/>
            <w:r w:rsidRPr="00E867B8">
              <w:rPr>
                <w:rFonts w:ascii="Segoe UI" w:hAnsi="Segoe UI" w:cs="Segoe UI"/>
                <w:color w:val="171717"/>
                <w:lang w:val="nl-NL"/>
              </w:rPr>
              <w:t xml:space="preserve"> scenario, </w:t>
            </w:r>
            <w:proofErr w:type="spellStart"/>
            <w:r w:rsidRPr="00E867B8">
              <w:rPr>
                <w:rFonts w:ascii="Segoe UI" w:hAnsi="Segoe UI" w:cs="Segoe UI"/>
                <w:color w:val="171717"/>
                <w:lang w:val="nl-NL"/>
              </w:rPr>
              <w:t>since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straightforward</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mock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interaction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through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w:t>
            </w:r>
            <w:proofErr w:type="spellStart"/>
            <w:r w:rsidRPr="00E867B8">
              <w:fldChar w:fldCharType="begin"/>
            </w:r>
            <w:r w:rsidRPr="00E867B8">
              <w:rPr>
                <w:lang w:val="nl-NL"/>
              </w:rPr>
              <w:instrText>HYPERLINK "https://learn.microsoft.com/en-us/dotnet/api/microsoft.jsinterop.ijsruntime"</w:instrText>
            </w:r>
            <w:r w:rsidRPr="00E867B8">
              <w:fldChar w:fldCharType="separate"/>
            </w:r>
            <w:r w:rsidRPr="00E867B8">
              <w:rPr>
                <w:rStyle w:val="Hyperlink"/>
                <w:rFonts w:ascii="Segoe UI" w:hAnsi="Segoe UI" w:cs="Segoe UI"/>
                <w:lang w:val="nl-NL"/>
              </w:rPr>
              <w:t>IJSRuntime</w:t>
            </w:r>
            <w:proofErr w:type="spellEnd"/>
            <w:r w:rsidRPr="00E867B8">
              <w:rPr>
                <w:rStyle w:val="Hyperlink"/>
                <w:rFonts w:ascii="Segoe UI" w:hAnsi="Segoe UI" w:cs="Segoe UI"/>
                <w:lang w:val="nl-NL"/>
              </w:rPr>
              <w:fldChar w:fldCharType="end"/>
            </w:r>
            <w:r w:rsidRPr="00E867B8">
              <w:rPr>
                <w:rFonts w:ascii="Segoe UI" w:hAnsi="Segoe UI" w:cs="Segoe UI"/>
                <w:color w:val="171717"/>
                <w:lang w:val="nl-NL"/>
              </w:rPr>
              <w:t> interface.</w:t>
            </w:r>
          </w:p>
        </w:tc>
      </w:tr>
      <w:tr w:rsidR="009A6D40" w:rsidRPr="00E867B8" w14:paraId="229C998A" w14:textId="77777777" w:rsidTr="009241E9">
        <w:tc>
          <w:tcPr>
            <w:tcW w:w="0" w:type="auto"/>
            <w:shd w:val="clear" w:color="auto" w:fill="FFFFFF"/>
            <w:hideMark/>
          </w:tcPr>
          <w:p w14:paraId="5F318731"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depends</w:t>
            </w:r>
            <w:proofErr w:type="spellEnd"/>
            <w:r w:rsidRPr="00E867B8">
              <w:rPr>
                <w:rFonts w:ascii="Segoe UI" w:hAnsi="Segoe UI" w:cs="Segoe UI"/>
                <w:color w:val="171717"/>
                <w:lang w:val="nl-NL"/>
              </w:rPr>
              <w:t xml:space="preserve"> on complex JS code</w:t>
            </w:r>
          </w:p>
        </w:tc>
        <w:tc>
          <w:tcPr>
            <w:tcW w:w="0" w:type="auto"/>
            <w:shd w:val="clear" w:color="auto" w:fill="FFFFFF"/>
            <w:hideMark/>
          </w:tcPr>
          <w:p w14:paraId="0A1C464F"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Unit testing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separate JS testing</w:t>
            </w:r>
          </w:p>
        </w:tc>
        <w:tc>
          <w:tcPr>
            <w:tcW w:w="0" w:type="auto"/>
            <w:shd w:val="clear" w:color="auto" w:fill="FFFFFF"/>
            <w:hideMark/>
          </w:tcPr>
          <w:p w14:paraId="79C20090"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If</w:t>
            </w:r>
            <w:proofErr w:type="spellEnd"/>
            <w:r w:rsidRPr="00E867B8">
              <w:rPr>
                <w:rFonts w:ascii="Segoe UI" w:hAnsi="Segoe UI" w:cs="Segoe UI"/>
                <w:color w:val="171717"/>
                <w:lang w:val="nl-NL"/>
              </w:rPr>
              <w:t xml:space="preserve"> a component </w:t>
            </w:r>
            <w:proofErr w:type="spellStart"/>
            <w:r w:rsidRPr="00E867B8">
              <w:rPr>
                <w:rFonts w:ascii="Segoe UI" w:hAnsi="Segoe UI" w:cs="Segoe UI"/>
                <w:color w:val="171717"/>
                <w:lang w:val="nl-NL"/>
              </w:rPr>
              <w:t>uses</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call a large or complex JS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but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interaction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between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simple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best approach is </w:t>
            </w:r>
            <w:proofErr w:type="spellStart"/>
            <w:r w:rsidRPr="00E867B8">
              <w:rPr>
                <w:rFonts w:ascii="Segoe UI" w:hAnsi="Segoe UI" w:cs="Segoe UI"/>
                <w:color w:val="171717"/>
                <w:lang w:val="nl-NL"/>
              </w:rPr>
              <w:t>likely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treat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or code as </w:t>
            </w:r>
            <w:proofErr w:type="spellStart"/>
            <w:r w:rsidRPr="00E867B8">
              <w:rPr>
                <w:rFonts w:ascii="Segoe UI" w:hAnsi="Segoe UI" w:cs="Segoe UI"/>
                <w:color w:val="171717"/>
                <w:lang w:val="nl-NL"/>
              </w:rPr>
              <w:t>two</w:t>
            </w:r>
            <w:proofErr w:type="spellEnd"/>
            <w:r w:rsidRPr="00E867B8">
              <w:rPr>
                <w:rFonts w:ascii="Segoe UI" w:hAnsi="Segoe UI" w:cs="Segoe UI"/>
                <w:color w:val="171717"/>
                <w:lang w:val="nl-NL"/>
              </w:rPr>
              <w:t xml:space="preserve"> separate </w:t>
            </w:r>
            <w:proofErr w:type="spellStart"/>
            <w:r w:rsidRPr="00E867B8">
              <w:rPr>
                <w:rFonts w:ascii="Segoe UI" w:hAnsi="Segoe UI" w:cs="Segoe UI"/>
                <w:color w:val="171717"/>
                <w:lang w:val="nl-NL"/>
              </w:rPr>
              <w:t>parts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each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individually</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a unit testing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a JS testing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w:t>
            </w:r>
          </w:p>
        </w:tc>
      </w:tr>
      <w:tr w:rsidR="009A6D40" w:rsidRPr="00E867B8" w14:paraId="57216855" w14:textId="77777777" w:rsidTr="009241E9">
        <w:tc>
          <w:tcPr>
            <w:tcW w:w="0" w:type="auto"/>
            <w:shd w:val="clear" w:color="auto" w:fill="FFFFFF"/>
            <w:hideMark/>
          </w:tcPr>
          <w:p w14:paraId="6CBAF51C"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logic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depends</w:t>
            </w:r>
            <w:proofErr w:type="spellEnd"/>
            <w:r w:rsidRPr="00E867B8">
              <w:rPr>
                <w:rFonts w:ascii="Segoe UI" w:hAnsi="Segoe UI" w:cs="Segoe UI"/>
                <w:color w:val="171717"/>
                <w:lang w:val="nl-NL"/>
              </w:rPr>
              <w:t xml:space="preserve"> on JS </w:t>
            </w:r>
            <w:proofErr w:type="spellStart"/>
            <w:r w:rsidRPr="00E867B8">
              <w:rPr>
                <w:rFonts w:ascii="Segoe UI" w:hAnsi="Segoe UI" w:cs="Segoe UI"/>
                <w:color w:val="171717"/>
                <w:lang w:val="nl-NL"/>
              </w:rPr>
              <w:t>manipulation</w:t>
            </w:r>
            <w:proofErr w:type="spellEnd"/>
            <w:r w:rsidRPr="00E867B8">
              <w:rPr>
                <w:rFonts w:ascii="Segoe UI" w:hAnsi="Segoe UI" w:cs="Segoe UI"/>
                <w:color w:val="171717"/>
                <w:lang w:val="nl-NL"/>
              </w:rPr>
              <w:t xml:space="preserve"> of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browser DOM</w:t>
            </w:r>
          </w:p>
        </w:tc>
        <w:tc>
          <w:tcPr>
            <w:tcW w:w="0" w:type="auto"/>
            <w:shd w:val="clear" w:color="auto" w:fill="FFFFFF"/>
            <w:hideMark/>
          </w:tcPr>
          <w:p w14:paraId="5B5A12EE"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E2E testing</w:t>
            </w:r>
          </w:p>
        </w:tc>
        <w:tc>
          <w:tcPr>
            <w:tcW w:w="0" w:type="auto"/>
            <w:shd w:val="clear" w:color="auto" w:fill="FFFFFF"/>
            <w:hideMark/>
          </w:tcPr>
          <w:p w14:paraId="299513B2"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When</w:t>
            </w:r>
            <w:proofErr w:type="spellEnd"/>
            <w:r w:rsidRPr="00E867B8">
              <w:rPr>
                <w:rFonts w:ascii="Segoe UI" w:hAnsi="Segoe UI" w:cs="Segoe UI"/>
                <w:color w:val="171717"/>
                <w:lang w:val="nl-NL"/>
              </w:rPr>
              <w:t xml:space="preserve"> a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functionality</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dependent</w:t>
            </w:r>
            <w:proofErr w:type="spellEnd"/>
            <w:r w:rsidRPr="00E867B8">
              <w:rPr>
                <w:rFonts w:ascii="Segoe UI" w:hAnsi="Segoe UI" w:cs="Segoe UI"/>
                <w:color w:val="171717"/>
                <w:lang w:val="nl-NL"/>
              </w:rPr>
              <w:t xml:space="preserve"> on JS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manipulation</w:t>
            </w:r>
            <w:proofErr w:type="spellEnd"/>
            <w:r w:rsidRPr="00E867B8">
              <w:rPr>
                <w:rFonts w:ascii="Segoe UI" w:hAnsi="Segoe UI" w:cs="Segoe UI"/>
                <w:color w:val="171717"/>
                <w:lang w:val="nl-NL"/>
              </w:rPr>
              <w:t xml:space="preserve"> of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DOM, </w:t>
            </w:r>
            <w:proofErr w:type="spellStart"/>
            <w:r w:rsidRPr="00E867B8">
              <w:rPr>
                <w:rFonts w:ascii="Segoe UI" w:hAnsi="Segoe UI" w:cs="Segoe UI"/>
                <w:color w:val="171717"/>
                <w:lang w:val="nl-NL"/>
              </w:rPr>
              <w:t>verify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both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Blazor code </w:t>
            </w:r>
            <w:proofErr w:type="spellStart"/>
            <w:r w:rsidRPr="00E867B8">
              <w:rPr>
                <w:rFonts w:ascii="Segoe UI" w:hAnsi="Segoe UI" w:cs="Segoe UI"/>
                <w:color w:val="171717"/>
                <w:lang w:val="nl-NL"/>
              </w:rPr>
              <w:t>together</w:t>
            </w:r>
            <w:proofErr w:type="spellEnd"/>
            <w:r w:rsidRPr="00E867B8">
              <w:rPr>
                <w:rFonts w:ascii="Segoe UI" w:hAnsi="Segoe UI" w:cs="Segoe UI"/>
                <w:color w:val="171717"/>
                <w:lang w:val="nl-NL"/>
              </w:rPr>
              <w:t xml:space="preserve"> in </w:t>
            </w:r>
            <w:proofErr w:type="spellStart"/>
            <w:r w:rsidRPr="00E867B8">
              <w:rPr>
                <w:rFonts w:ascii="Segoe UI" w:hAnsi="Segoe UI" w:cs="Segoe UI"/>
                <w:color w:val="171717"/>
                <w:lang w:val="nl-NL"/>
              </w:rPr>
              <w:t>an</w:t>
            </w:r>
            <w:proofErr w:type="spellEnd"/>
            <w:r w:rsidRPr="00E867B8">
              <w:rPr>
                <w:rFonts w:ascii="Segoe UI" w:hAnsi="Segoe UI" w:cs="Segoe UI"/>
                <w:color w:val="171717"/>
                <w:lang w:val="nl-NL"/>
              </w:rPr>
              <w:t xml:space="preserve"> E2E test. </w:t>
            </w:r>
            <w:proofErr w:type="spellStart"/>
            <w:r w:rsidRPr="00E867B8">
              <w:rPr>
                <w:rFonts w:ascii="Segoe UI" w:hAnsi="Segoe UI" w:cs="Segoe UI"/>
                <w:color w:val="171717"/>
                <w:lang w:val="nl-NL"/>
              </w:rPr>
              <w:t>This</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approach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Blazor framework developers have taken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Blazor's</w:t>
            </w:r>
            <w:proofErr w:type="spellEnd"/>
            <w:r w:rsidRPr="00E867B8">
              <w:rPr>
                <w:rFonts w:ascii="Segoe UI" w:hAnsi="Segoe UI" w:cs="Segoe UI"/>
                <w:color w:val="171717"/>
                <w:lang w:val="nl-NL"/>
              </w:rPr>
              <w:t xml:space="preserve"> browser </w:t>
            </w:r>
            <w:proofErr w:type="spellStart"/>
            <w:r w:rsidRPr="00E867B8">
              <w:rPr>
                <w:rFonts w:ascii="Segoe UI" w:hAnsi="Segoe UI" w:cs="Segoe UI"/>
                <w:color w:val="171717"/>
                <w:lang w:val="nl-NL"/>
              </w:rPr>
              <w:t>rendering</w:t>
            </w:r>
            <w:proofErr w:type="spellEnd"/>
            <w:r w:rsidRPr="00E867B8">
              <w:rPr>
                <w:rFonts w:ascii="Segoe UI" w:hAnsi="Segoe UI" w:cs="Segoe UI"/>
                <w:color w:val="171717"/>
                <w:lang w:val="nl-NL"/>
              </w:rPr>
              <w:t xml:space="preserve"> logic, </w:t>
            </w:r>
            <w:proofErr w:type="spellStart"/>
            <w:r w:rsidRPr="00E867B8">
              <w:rPr>
                <w:rFonts w:ascii="Segoe UI" w:hAnsi="Segoe UI" w:cs="Segoe UI"/>
                <w:color w:val="171717"/>
                <w:lang w:val="nl-NL"/>
              </w:rPr>
              <w:t>which</w:t>
            </w:r>
            <w:proofErr w:type="spellEnd"/>
            <w:r w:rsidRPr="00E867B8">
              <w:rPr>
                <w:rFonts w:ascii="Segoe UI" w:hAnsi="Segoe UI" w:cs="Segoe UI"/>
                <w:color w:val="171717"/>
                <w:lang w:val="nl-NL"/>
              </w:rPr>
              <w:t xml:space="preserve"> has </w:t>
            </w:r>
            <w:proofErr w:type="spellStart"/>
            <w:r w:rsidRPr="00E867B8">
              <w:rPr>
                <w:rFonts w:ascii="Segoe UI" w:hAnsi="Segoe UI" w:cs="Segoe UI"/>
                <w:color w:val="171717"/>
                <w:lang w:val="nl-NL"/>
              </w:rPr>
              <w:t>tightly-coupled</w:t>
            </w:r>
            <w:proofErr w:type="spellEnd"/>
            <w:r w:rsidRPr="00E867B8">
              <w:rPr>
                <w:rFonts w:ascii="Segoe UI" w:hAnsi="Segoe UI" w:cs="Segoe UI"/>
                <w:color w:val="171717"/>
                <w:lang w:val="nl-NL"/>
              </w:rPr>
              <w:t xml:space="preserve"> C#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code. The C#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code must </w:t>
            </w:r>
            <w:proofErr w:type="spellStart"/>
            <w:r w:rsidRPr="00E867B8">
              <w:rPr>
                <w:rFonts w:ascii="Segoe UI" w:hAnsi="Segoe UI" w:cs="Segoe UI"/>
                <w:color w:val="171717"/>
                <w:lang w:val="nl-NL"/>
              </w:rPr>
              <w:t>work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together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correctly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render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in a browser.</w:t>
            </w:r>
          </w:p>
        </w:tc>
      </w:tr>
      <w:tr w:rsidR="009A6D40" w:rsidRPr="00E867B8" w14:paraId="74F38FA0" w14:textId="77777777" w:rsidTr="009241E9">
        <w:tc>
          <w:tcPr>
            <w:tcW w:w="0" w:type="auto"/>
            <w:shd w:val="clear" w:color="auto" w:fill="FFFFFF"/>
            <w:hideMark/>
          </w:tcPr>
          <w:p w14:paraId="37AC6876"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lastRenderedPageBreak/>
              <w:t xml:space="preserve">Component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depends</w:t>
            </w:r>
            <w:proofErr w:type="spellEnd"/>
            <w:r w:rsidRPr="00E867B8">
              <w:rPr>
                <w:rFonts w:ascii="Segoe UI" w:hAnsi="Segoe UI" w:cs="Segoe UI"/>
                <w:color w:val="171717"/>
                <w:lang w:val="nl-NL"/>
              </w:rPr>
              <w:t xml:space="preserve"> on 3rd party class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hard-</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w:t>
            </w:r>
            <w:proofErr w:type="spellStart"/>
            <w:r w:rsidRPr="00E867B8">
              <w:rPr>
                <w:rFonts w:ascii="Segoe UI" w:hAnsi="Segoe UI" w:cs="Segoe UI"/>
                <w:color w:val="171717"/>
                <w:lang w:val="nl-NL"/>
              </w:rPr>
              <w:t>mock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dependencies</w:t>
            </w:r>
            <w:proofErr w:type="spellEnd"/>
          </w:p>
        </w:tc>
        <w:tc>
          <w:tcPr>
            <w:tcW w:w="0" w:type="auto"/>
            <w:shd w:val="clear" w:color="auto" w:fill="FFFFFF"/>
            <w:hideMark/>
          </w:tcPr>
          <w:p w14:paraId="6C3039B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E2E testing</w:t>
            </w:r>
          </w:p>
        </w:tc>
        <w:tc>
          <w:tcPr>
            <w:tcW w:w="0" w:type="auto"/>
            <w:shd w:val="clear" w:color="auto" w:fill="FFFFFF"/>
            <w:hideMark/>
          </w:tcPr>
          <w:p w14:paraId="11228922"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When</w:t>
            </w:r>
            <w:proofErr w:type="spellEnd"/>
            <w:r w:rsidRPr="00E867B8">
              <w:rPr>
                <w:rFonts w:ascii="Segoe UI" w:hAnsi="Segoe UI" w:cs="Segoe UI"/>
                <w:color w:val="171717"/>
                <w:lang w:val="nl-NL"/>
              </w:rPr>
              <w:t xml:space="preserve"> a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functionality</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dependent</w:t>
            </w:r>
            <w:proofErr w:type="spellEnd"/>
            <w:r w:rsidRPr="00E867B8">
              <w:rPr>
                <w:rFonts w:ascii="Segoe UI" w:hAnsi="Segoe UI" w:cs="Segoe UI"/>
                <w:color w:val="171717"/>
                <w:lang w:val="nl-NL"/>
              </w:rPr>
              <w:t xml:space="preserve"> on a 3rd party class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has hard-</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w:t>
            </w:r>
            <w:proofErr w:type="spellStart"/>
            <w:r w:rsidRPr="00E867B8">
              <w:rPr>
                <w:rFonts w:ascii="Segoe UI" w:hAnsi="Segoe UI" w:cs="Segoe UI"/>
                <w:color w:val="171717"/>
                <w:lang w:val="nl-NL"/>
              </w:rPr>
              <w:t>mock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dependencies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such</w:t>
            </w:r>
            <w:proofErr w:type="spellEnd"/>
            <w:r w:rsidRPr="00E867B8">
              <w:rPr>
                <w:rFonts w:ascii="Segoe UI" w:hAnsi="Segoe UI" w:cs="Segoe UI"/>
                <w:color w:val="171717"/>
                <w:lang w:val="nl-NL"/>
              </w:rPr>
              <w:t xml:space="preserve"> as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E2E testing </w:t>
            </w:r>
            <w:proofErr w:type="spellStart"/>
            <w:r w:rsidRPr="00E867B8">
              <w:rPr>
                <w:rFonts w:ascii="Segoe UI" w:hAnsi="Segoe UI" w:cs="Segoe UI"/>
                <w:color w:val="171717"/>
                <w:lang w:val="nl-NL"/>
              </w:rPr>
              <w:t>might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only</w:t>
            </w:r>
            <w:proofErr w:type="spellEnd"/>
            <w:r w:rsidRPr="00E867B8">
              <w:rPr>
                <w:rFonts w:ascii="Segoe UI" w:hAnsi="Segoe UI" w:cs="Segoe UI"/>
                <w:color w:val="171717"/>
                <w:lang w:val="nl-NL"/>
              </w:rPr>
              <w:t xml:space="preserve"> option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component.</w:t>
            </w:r>
          </w:p>
        </w:tc>
      </w:tr>
    </w:tbl>
    <w:p w14:paraId="3ED9E8C2" w14:textId="77777777" w:rsidR="009A6D40" w:rsidRPr="00E867B8" w:rsidRDefault="009A6D40" w:rsidP="009A6D40">
      <w:pPr>
        <w:rPr>
          <w:shd w:val="clear" w:color="auto" w:fill="FFFFFF"/>
          <w:lang w:val="nl-NL" w:eastAsia="en-NL"/>
        </w:rPr>
      </w:pPr>
    </w:p>
    <w:p w14:paraId="48C3293A" w14:textId="77777777" w:rsidR="009A6D40" w:rsidRPr="00E867B8" w:rsidRDefault="009A6D40" w:rsidP="009A6D40">
      <w:pPr>
        <w:pStyle w:val="Kop2"/>
        <w:rPr>
          <w:rFonts w:eastAsia="Times New Roman"/>
          <w:shd w:val="clear" w:color="auto" w:fill="FFFFFF"/>
          <w:lang w:val="nl-NL" w:eastAsia="en-NL"/>
        </w:rPr>
      </w:pPr>
      <w:bookmarkStart w:id="81" w:name="_Toc124339169"/>
      <w:r w:rsidRPr="00E867B8">
        <w:rPr>
          <w:rFonts w:eastAsia="Times New Roman"/>
          <w:shd w:val="clear" w:color="auto" w:fill="FFFFFF"/>
          <w:lang w:val="nl-NL" w:eastAsia="en-NL"/>
        </w:rPr>
        <w:t>Wat is de criteria van deze techniek?</w:t>
      </w:r>
      <w:bookmarkEnd w:id="81"/>
    </w:p>
    <w:p w14:paraId="02116C3E"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De gekozen methodiek moet in elk geval zorgen voor een applicatie, waarvan de kwaliteit gegarandeerd is. Hiervoor wil ik gebruik gaan maken van zowel Unit tests als automatisch E2E tests. De keuze voor automatische E2E tests is voornamelijk de tijdsbesparing die gemoeid gaat met het laten uitvoeren van een constante test. Op dit moment doen wij veel E2E tests zelf handmatig, soms worden er dan bepaalde dingen over het hoofd gezien, iets wat moeilijker gaat bij een geautomatiseerde test. Het opzetten van de tests duurt natuurlijk langer, maar die tijd wordt snel ingehaald. Automatische E2E tests duren enkele seconden, waar handmatige E2E tests soms vele minuten kunnen duren.</w:t>
      </w:r>
    </w:p>
    <w:p w14:paraId="717235A7" w14:textId="77777777" w:rsidR="009A6D40" w:rsidRPr="00E867B8" w:rsidRDefault="009A6D40" w:rsidP="009A6D40">
      <w:pPr>
        <w:pStyle w:val="Kop2"/>
        <w:rPr>
          <w:rFonts w:eastAsia="Times New Roman"/>
          <w:shd w:val="clear" w:color="auto" w:fill="FFFFFF"/>
          <w:lang w:val="nl-NL" w:eastAsia="en-NL"/>
        </w:rPr>
      </w:pPr>
      <w:bookmarkStart w:id="82" w:name="_Toc124339170"/>
      <w:r w:rsidRPr="00E867B8">
        <w:rPr>
          <w:rFonts w:eastAsia="Times New Roman"/>
          <w:shd w:val="clear" w:color="auto" w:fill="FFFFFF"/>
          <w:lang w:val="nl-NL" w:eastAsia="en-NL"/>
        </w:rPr>
        <w:t>Uitwerking gekozen methodieken</w:t>
      </w:r>
      <w:bookmarkEnd w:id="82"/>
    </w:p>
    <w:p w14:paraId="45812B2D" w14:textId="77777777" w:rsidR="009A6D40" w:rsidRPr="00E867B8" w:rsidRDefault="009A6D40" w:rsidP="009A6D40">
      <w:pPr>
        <w:rPr>
          <w:sz w:val="24"/>
          <w:szCs w:val="24"/>
          <w:shd w:val="clear" w:color="auto" w:fill="FFFFFF"/>
          <w:lang w:val="nl-NL" w:eastAsia="en-NL"/>
        </w:rPr>
      </w:pPr>
    </w:p>
    <w:p w14:paraId="0762304C" w14:textId="77777777" w:rsidR="009A6D40" w:rsidRPr="00E867B8" w:rsidRDefault="009A6D40" w:rsidP="009A6D40">
      <w:pPr>
        <w:pStyle w:val="Kop3"/>
        <w:rPr>
          <w:shd w:val="clear" w:color="auto" w:fill="FFFFFF"/>
          <w:lang w:val="nl-NL" w:eastAsia="en-NL"/>
        </w:rPr>
      </w:pPr>
      <w:bookmarkStart w:id="83" w:name="_Toc124339171"/>
      <w:r w:rsidRPr="00E867B8">
        <w:rPr>
          <w:shd w:val="clear" w:color="auto" w:fill="FFFFFF"/>
          <w:lang w:val="nl-NL" w:eastAsia="en-NL"/>
        </w:rPr>
        <w:t>bUnit</w:t>
      </w:r>
      <w:bookmarkEnd w:id="83"/>
    </w:p>
    <w:p w14:paraId="5CE38A02" w14:textId="77777777" w:rsidR="009A6D40" w:rsidRPr="00E867B8" w:rsidRDefault="009A6D40" w:rsidP="009A6D40">
      <w:pPr>
        <w:rPr>
          <w:lang w:val="nl-NL" w:eastAsia="en-NL"/>
        </w:rPr>
      </w:pPr>
    </w:p>
    <w:p w14:paraId="2032439F"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De keuze voor het uitvoeren van de Unit tests is gevallen op bUnit. Wanneer je zoekt op Unit Tests voor Blazor leidt elke pagina naar bUnit. Ook is bUnit gesponsord door de .NET foundation (een door Microsoft opgerichte non-profit organisatie) en verwijst Microsoft zelf in de officiële Blazor guide ook naar bUnit. Dit samen met het feit dat Microsoft ook nog eens de bedenker is van Blazor zelf, lijkt mij dit een goed onderbouwde keuze.</w:t>
      </w:r>
    </w:p>
    <w:p w14:paraId="4358FCE2"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Bij bUnit kan er gekozen worden uit het schrijven van tests in de .</w:t>
      </w:r>
      <w:proofErr w:type="spellStart"/>
      <w:r w:rsidRPr="00E867B8">
        <w:rPr>
          <w:sz w:val="24"/>
          <w:szCs w:val="24"/>
          <w:shd w:val="clear" w:color="auto" w:fill="FFFFFF"/>
          <w:lang w:val="nl-NL" w:eastAsia="en-NL"/>
        </w:rPr>
        <w:t>cs</w:t>
      </w:r>
      <w:proofErr w:type="spellEnd"/>
      <w:r w:rsidRPr="00E867B8">
        <w:rPr>
          <w:sz w:val="24"/>
          <w:szCs w:val="24"/>
          <w:shd w:val="clear" w:color="auto" w:fill="FFFFFF"/>
          <w:lang w:val="nl-NL" w:eastAsia="en-NL"/>
        </w:rPr>
        <w:t xml:space="preserve"> of de .</w:t>
      </w:r>
      <w:proofErr w:type="spellStart"/>
      <w:r w:rsidRPr="00E867B8">
        <w:rPr>
          <w:sz w:val="24"/>
          <w:szCs w:val="24"/>
          <w:shd w:val="clear" w:color="auto" w:fill="FFFFFF"/>
          <w:lang w:val="nl-NL" w:eastAsia="en-NL"/>
        </w:rPr>
        <w:t>blazor</w:t>
      </w:r>
      <w:proofErr w:type="spellEnd"/>
      <w:r w:rsidRPr="00E867B8">
        <w:rPr>
          <w:sz w:val="24"/>
          <w:szCs w:val="24"/>
          <w:shd w:val="clear" w:color="auto" w:fill="FFFFFF"/>
          <w:lang w:val="nl-NL" w:eastAsia="en-NL"/>
        </w:rPr>
        <w:t xml:space="preserve"> file. Bij het schrijven van tests in de .</w:t>
      </w:r>
      <w:proofErr w:type="spellStart"/>
      <w:r w:rsidRPr="00E867B8">
        <w:rPr>
          <w:sz w:val="24"/>
          <w:szCs w:val="24"/>
          <w:shd w:val="clear" w:color="auto" w:fill="FFFFFF"/>
          <w:lang w:val="nl-NL" w:eastAsia="en-NL"/>
        </w:rPr>
        <w:t>blazor</w:t>
      </w:r>
      <w:proofErr w:type="spellEnd"/>
      <w:r w:rsidRPr="00E867B8">
        <w:rPr>
          <w:sz w:val="24"/>
          <w:szCs w:val="24"/>
          <w:shd w:val="clear" w:color="auto" w:fill="FFFFFF"/>
          <w:lang w:val="nl-NL" w:eastAsia="en-NL"/>
        </w:rPr>
        <w:t xml:space="preserve"> file is het makkelijker om HTML </w:t>
      </w:r>
      <w:proofErr w:type="spellStart"/>
      <w:r w:rsidRPr="00E867B8">
        <w:rPr>
          <w:sz w:val="24"/>
          <w:szCs w:val="24"/>
          <w:shd w:val="clear" w:color="auto" w:fill="FFFFFF"/>
          <w:lang w:val="nl-NL" w:eastAsia="en-NL"/>
        </w:rPr>
        <w:t>markup</w:t>
      </w:r>
      <w:proofErr w:type="spellEnd"/>
      <w:r w:rsidRPr="00E867B8">
        <w:rPr>
          <w:sz w:val="24"/>
          <w:szCs w:val="24"/>
          <w:shd w:val="clear" w:color="auto" w:fill="FFFFFF"/>
          <w:lang w:val="nl-NL" w:eastAsia="en-NL"/>
        </w:rPr>
        <w:t xml:space="preserve"> te gebruiken en is hier om ook de meest gekozen methode.</w:t>
      </w:r>
    </w:p>
    <w:p w14:paraId="47EA46F0" w14:textId="77777777" w:rsidR="009A6D40" w:rsidRPr="00E867B8" w:rsidRDefault="009A6D40" w:rsidP="009A6D40">
      <w:pPr>
        <w:pStyle w:val="Kop3"/>
        <w:rPr>
          <w:shd w:val="clear" w:color="auto" w:fill="FFFFFF"/>
          <w:lang w:val="nl-NL" w:eastAsia="en-NL"/>
        </w:rPr>
      </w:pPr>
      <w:bookmarkStart w:id="84" w:name="_Toc124339172"/>
      <w:proofErr w:type="spellStart"/>
      <w:r w:rsidRPr="00E867B8">
        <w:rPr>
          <w:shd w:val="clear" w:color="auto" w:fill="FFFFFF"/>
          <w:lang w:val="nl-NL" w:eastAsia="en-NL"/>
        </w:rPr>
        <w:t>Playwright</w:t>
      </w:r>
      <w:proofErr w:type="spellEnd"/>
      <w:r w:rsidRPr="00E867B8">
        <w:rPr>
          <w:shd w:val="clear" w:color="auto" w:fill="FFFFFF"/>
          <w:lang w:val="nl-NL" w:eastAsia="en-NL"/>
        </w:rPr>
        <w:t xml:space="preserve"> </w:t>
      </w:r>
      <w:proofErr w:type="spellStart"/>
      <w:r w:rsidRPr="00E867B8">
        <w:rPr>
          <w:shd w:val="clear" w:color="auto" w:fill="FFFFFF"/>
          <w:lang w:val="nl-NL" w:eastAsia="en-NL"/>
        </w:rPr>
        <w:t>for</w:t>
      </w:r>
      <w:proofErr w:type="spellEnd"/>
      <w:r w:rsidRPr="00E867B8">
        <w:rPr>
          <w:shd w:val="clear" w:color="auto" w:fill="FFFFFF"/>
          <w:lang w:val="nl-NL" w:eastAsia="en-NL"/>
        </w:rPr>
        <w:t xml:space="preserve"> .NET</w:t>
      </w:r>
      <w:bookmarkEnd w:id="84"/>
    </w:p>
    <w:p w14:paraId="01B0410E" w14:textId="77777777" w:rsidR="009A6D40" w:rsidRPr="00E867B8" w:rsidRDefault="009A6D40" w:rsidP="009A6D40">
      <w:pPr>
        <w:rPr>
          <w:lang w:val="nl-NL" w:eastAsia="en-NL"/>
        </w:rPr>
      </w:pPr>
    </w:p>
    <w:p w14:paraId="61BC5DB9"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Voor het uitvoeren van de E2E tests is de keuze gevallen op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is een door Microsoft ontwikkelde cross-browser automatische E2E testing </w:t>
      </w:r>
      <w:proofErr w:type="spellStart"/>
      <w:r w:rsidRPr="00E867B8">
        <w:rPr>
          <w:sz w:val="24"/>
          <w:szCs w:val="24"/>
          <w:shd w:val="clear" w:color="auto" w:fill="FFFFFF"/>
          <w:lang w:val="nl-NL" w:eastAsia="en-NL"/>
        </w:rPr>
        <w:t>library</w:t>
      </w:r>
      <w:proofErr w:type="spellEnd"/>
      <w:r w:rsidRPr="00E867B8">
        <w:rPr>
          <w:sz w:val="24"/>
          <w:szCs w:val="24"/>
          <w:shd w:val="clear" w:color="auto" w:fill="FFFFFF"/>
          <w:lang w:val="nl-NL" w:eastAsia="en-NL"/>
        </w:rPr>
        <w:t xml:space="preserve">. Voor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bestaan handige tools, zoals de </w:t>
      </w:r>
      <w:proofErr w:type="spellStart"/>
      <w:r w:rsidRPr="00E867B8">
        <w:rPr>
          <w:sz w:val="24"/>
          <w:szCs w:val="24"/>
          <w:shd w:val="clear" w:color="auto" w:fill="FFFFFF"/>
          <w:lang w:val="nl-NL" w:eastAsia="en-NL"/>
        </w:rPr>
        <w:t>Codegen</w:t>
      </w:r>
      <w:proofErr w:type="spellEnd"/>
      <w:r w:rsidRPr="00E867B8">
        <w:rPr>
          <w:sz w:val="24"/>
          <w:szCs w:val="24"/>
          <w:shd w:val="clear" w:color="auto" w:fill="FFFFFF"/>
          <w:lang w:val="nl-NL" w:eastAsia="en-NL"/>
        </w:rPr>
        <w:t xml:space="preserve">, waarbij een handmatige test door middel van een Record knop omgezet kan worden in een uitvoerbare test in het test framework naar keuze. Daarbij voorzien ze in een erg goed gedocumenteerde website, waarbij erg veel </w:t>
      </w:r>
      <w:proofErr w:type="spellStart"/>
      <w:r w:rsidRPr="00E867B8">
        <w:rPr>
          <w:sz w:val="24"/>
          <w:szCs w:val="24"/>
          <w:shd w:val="clear" w:color="auto" w:fill="FFFFFF"/>
          <w:lang w:val="nl-NL" w:eastAsia="en-NL"/>
        </w:rPr>
        <w:t>tutorials</w:t>
      </w:r>
      <w:proofErr w:type="spellEnd"/>
      <w:r w:rsidRPr="00E867B8">
        <w:rPr>
          <w:sz w:val="24"/>
          <w:szCs w:val="24"/>
          <w:shd w:val="clear" w:color="auto" w:fill="FFFFFF"/>
          <w:lang w:val="nl-NL" w:eastAsia="en-NL"/>
        </w:rPr>
        <w:t xml:space="preserve"> en documentatie te vinden is. Het enige nadeel zou zijn, dat in tegenstelling tot de Unittests, de tests per stuk enkele seconden duren. De browser wordt namelijk virtueel opgestart, waarbij de tests door de emulator worden uitgevoerd.</w:t>
      </w:r>
    </w:p>
    <w:p w14:paraId="12645F6C" w14:textId="77777777" w:rsidR="009A6D40" w:rsidRPr="00E867B8" w:rsidRDefault="009A6D40" w:rsidP="009A6D40">
      <w:pPr>
        <w:rPr>
          <w:sz w:val="24"/>
          <w:szCs w:val="24"/>
          <w:shd w:val="clear" w:color="auto" w:fill="FFFFFF"/>
          <w:lang w:val="nl-NL" w:eastAsia="en-NL"/>
        </w:rPr>
      </w:pPr>
    </w:p>
    <w:p w14:paraId="2FAD7B37" w14:textId="77777777" w:rsidR="009A6D40" w:rsidRPr="00E867B8" w:rsidRDefault="009A6D40" w:rsidP="009A6D40">
      <w:pPr>
        <w:keepNext/>
        <w:jc w:val="center"/>
        <w:rPr>
          <w:lang w:val="nl-NL"/>
        </w:rPr>
      </w:pPr>
      <w:r w:rsidRPr="00E867B8">
        <w:rPr>
          <w:noProof/>
          <w:sz w:val="24"/>
          <w:szCs w:val="24"/>
          <w:shd w:val="clear" w:color="auto" w:fill="FFFFFF"/>
          <w:lang w:val="nl-NL" w:eastAsia="en-NL"/>
        </w:rPr>
        <w:drawing>
          <wp:inline distT="0" distB="0" distL="0" distR="0" wp14:anchorId="430557FB" wp14:editId="3F0D1997">
            <wp:extent cx="5724525" cy="2190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2D5CC3AD" w14:textId="77777777" w:rsidR="009A6D40" w:rsidRPr="00E867B8" w:rsidRDefault="009A6D40" w:rsidP="009A6D40">
      <w:pPr>
        <w:pStyle w:val="Bijschrift"/>
        <w:jc w:val="center"/>
        <w:rPr>
          <w:sz w:val="24"/>
          <w:szCs w:val="24"/>
          <w:shd w:val="clear" w:color="auto" w:fill="FFFFFF"/>
          <w:lang w:val="nl-NL" w:eastAsia="en-NL"/>
        </w:rPr>
      </w:pPr>
      <w:proofErr w:type="spellStart"/>
      <w:r w:rsidRPr="00E867B8">
        <w:rPr>
          <w:lang w:val="nl-NL"/>
        </w:rPr>
        <w:t>Playwright</w:t>
      </w:r>
      <w:proofErr w:type="spellEnd"/>
      <w:r w:rsidRPr="00E867B8">
        <w:rPr>
          <w:lang w:val="nl-NL"/>
        </w:rPr>
        <w:t xml:space="preserve"> </w:t>
      </w:r>
      <w:proofErr w:type="spellStart"/>
      <w:r w:rsidRPr="00E867B8">
        <w:rPr>
          <w:lang w:val="nl-NL"/>
        </w:rPr>
        <w:t>Codegen</w:t>
      </w:r>
      <w:proofErr w:type="spellEnd"/>
      <w:r w:rsidRPr="00E867B8">
        <w:rPr>
          <w:lang w:val="nl-NL"/>
        </w:rPr>
        <w:t xml:space="preserve"> tool </w:t>
      </w:r>
      <w:r w:rsidRPr="00E867B8">
        <w:rPr>
          <w:lang w:val="nl-NL"/>
        </w:rPr>
        <w:fldChar w:fldCharType="begin"/>
      </w:r>
      <w:r w:rsidRPr="00E867B8">
        <w:rPr>
          <w:lang w:val="nl-NL"/>
        </w:rPr>
        <w:instrText xml:space="preserve"> SEQ Playwright_Codegen_tool \* ARABIC </w:instrText>
      </w:r>
      <w:r w:rsidRPr="00E867B8">
        <w:rPr>
          <w:lang w:val="nl-NL"/>
        </w:rPr>
        <w:fldChar w:fldCharType="separate"/>
      </w:r>
      <w:r w:rsidRPr="00E867B8">
        <w:rPr>
          <w:lang w:val="nl-NL"/>
        </w:rPr>
        <w:t>1</w:t>
      </w:r>
      <w:r w:rsidRPr="00E867B8">
        <w:rPr>
          <w:lang w:val="nl-NL"/>
        </w:rPr>
        <w:fldChar w:fldCharType="end"/>
      </w:r>
    </w:p>
    <w:p w14:paraId="5ACB7D64" w14:textId="77777777" w:rsidR="009A6D40" w:rsidRPr="00E867B8" w:rsidRDefault="009A6D40" w:rsidP="009A6D40">
      <w:pPr>
        <w:pStyle w:val="Kop2"/>
        <w:rPr>
          <w:rFonts w:eastAsia="Times New Roman"/>
          <w:shd w:val="clear" w:color="auto" w:fill="FFFFFF"/>
          <w:lang w:val="nl-NL" w:eastAsia="en-NL"/>
        </w:rPr>
      </w:pPr>
    </w:p>
    <w:p w14:paraId="4B965259" w14:textId="77777777" w:rsidR="009A6D40" w:rsidRPr="00E867B8" w:rsidRDefault="009A6D40" w:rsidP="009A6D40">
      <w:pPr>
        <w:rPr>
          <w:lang w:val="nl-NL" w:eastAsia="en-NL"/>
        </w:rPr>
      </w:pPr>
    </w:p>
    <w:p w14:paraId="60E2052F" w14:textId="77777777" w:rsidR="009A6D40" w:rsidRPr="00E867B8" w:rsidRDefault="009A6D40" w:rsidP="009A6D40">
      <w:pPr>
        <w:pStyle w:val="Kop2"/>
        <w:rPr>
          <w:rFonts w:eastAsia="Times New Roman"/>
          <w:shd w:val="clear" w:color="auto" w:fill="FFFFFF"/>
          <w:lang w:val="nl-NL" w:eastAsia="en-NL"/>
        </w:rPr>
      </w:pPr>
      <w:bookmarkStart w:id="85" w:name="_Toc124339173"/>
      <w:r w:rsidRPr="00E867B8">
        <w:rPr>
          <w:rFonts w:eastAsia="Times New Roman"/>
          <w:shd w:val="clear" w:color="auto" w:fill="FFFFFF"/>
          <w:lang w:val="nl-NL" w:eastAsia="en-NL"/>
        </w:rPr>
        <w:t>Conclusie</w:t>
      </w:r>
      <w:bookmarkEnd w:id="85"/>
    </w:p>
    <w:p w14:paraId="59EDC8A5" w14:textId="77777777" w:rsidR="009A6D40" w:rsidRPr="00E867B8" w:rsidRDefault="009A6D40" w:rsidP="009A6D40">
      <w:pPr>
        <w:rPr>
          <w:lang w:val="nl-NL" w:eastAsia="en-NL"/>
        </w:rPr>
      </w:pPr>
    </w:p>
    <w:p w14:paraId="1237435A" w14:textId="77777777" w:rsidR="009A6D40" w:rsidRPr="00E867B8" w:rsidRDefault="009A6D40" w:rsidP="009A6D40">
      <w:pPr>
        <w:pStyle w:val="Kop3"/>
        <w:rPr>
          <w:lang w:val="nl-NL" w:eastAsia="en-NL"/>
        </w:rPr>
      </w:pPr>
      <w:bookmarkStart w:id="86" w:name="_Toc124339174"/>
      <w:r w:rsidRPr="00E867B8">
        <w:rPr>
          <w:lang w:val="nl-NL" w:eastAsia="en-NL"/>
        </w:rPr>
        <w:t>bUnit</w:t>
      </w:r>
      <w:bookmarkEnd w:id="86"/>
    </w:p>
    <w:p w14:paraId="6D1F8C44" w14:textId="77777777" w:rsidR="009A6D40" w:rsidRPr="00E867B8" w:rsidRDefault="009A6D40" w:rsidP="009A6D40">
      <w:pPr>
        <w:rPr>
          <w:lang w:val="nl-NL" w:eastAsia="en-NL"/>
        </w:rPr>
      </w:pPr>
    </w:p>
    <w:p w14:paraId="6E54EBDC" w14:textId="77777777" w:rsidR="009A6D40" w:rsidRPr="00E867B8" w:rsidRDefault="009A6D40" w:rsidP="009A6D40">
      <w:pPr>
        <w:rPr>
          <w:lang w:val="nl-NL" w:eastAsia="en-NL"/>
        </w:rPr>
      </w:pPr>
      <w:r w:rsidRPr="00E867B8">
        <w:rPr>
          <w:lang w:val="nl-NL" w:eastAsia="en-NL"/>
        </w:rPr>
        <w:t xml:space="preserve">Ik heb het idee dat bUnit, wanneer er ook gebruik gemaakt wordt van een automatische E2E test, weinig toevoeging heeft. Het enige voordeel wat ik kan bedenken is dat de te gebruiken data makkelijk te managen en te </w:t>
      </w:r>
      <w:proofErr w:type="spellStart"/>
      <w:r w:rsidRPr="00E867B8">
        <w:rPr>
          <w:lang w:val="nl-NL" w:eastAsia="en-NL"/>
        </w:rPr>
        <w:t>mocken</w:t>
      </w:r>
      <w:proofErr w:type="spellEnd"/>
      <w:r w:rsidRPr="00E867B8">
        <w:rPr>
          <w:lang w:val="nl-NL" w:eastAsia="en-NL"/>
        </w:rPr>
        <w:t xml:space="preserve"> is, waar er bij </w:t>
      </w:r>
      <w:proofErr w:type="spellStart"/>
      <w:r w:rsidRPr="00E867B8">
        <w:rPr>
          <w:lang w:val="nl-NL" w:eastAsia="en-NL"/>
        </w:rPr>
        <w:t>Playwright</w:t>
      </w:r>
      <w:proofErr w:type="spellEnd"/>
      <w:r w:rsidRPr="00E867B8">
        <w:rPr>
          <w:lang w:val="nl-NL" w:eastAsia="en-NL"/>
        </w:rPr>
        <w:t xml:space="preserve"> gebruik wordt gemaakt van een draaiende instantie van de app. Het grootste nadeel is, wat Microsoft zelf ook zegt, </w:t>
      </w:r>
      <w:r w:rsidRPr="00E867B8">
        <w:rPr>
          <w:b/>
          <w:bCs/>
          <w:i/>
          <w:iCs/>
          <w:lang w:val="nl-NL" w:eastAsia="en-NL"/>
        </w:rPr>
        <w:t>“</w:t>
      </w:r>
      <w:proofErr w:type="spellStart"/>
      <w:r w:rsidRPr="00E867B8">
        <w:rPr>
          <w:b/>
          <w:bCs/>
          <w:i/>
          <w:iCs/>
          <w:lang w:val="nl-NL" w:eastAsia="en-NL"/>
        </w:rPr>
        <w:t>When</w:t>
      </w:r>
      <w:proofErr w:type="spellEnd"/>
      <w:r w:rsidRPr="00E867B8">
        <w:rPr>
          <w:b/>
          <w:bCs/>
          <w:i/>
          <w:iCs/>
          <w:lang w:val="nl-NL" w:eastAsia="en-NL"/>
        </w:rPr>
        <w:t xml:space="preserve"> a </w:t>
      </w:r>
      <w:proofErr w:type="spellStart"/>
      <w:r w:rsidRPr="00E867B8">
        <w:rPr>
          <w:b/>
          <w:bCs/>
          <w:i/>
          <w:iCs/>
          <w:lang w:val="nl-NL" w:eastAsia="en-NL"/>
        </w:rPr>
        <w:t>component's</w:t>
      </w:r>
      <w:proofErr w:type="spellEnd"/>
      <w:r w:rsidRPr="00E867B8">
        <w:rPr>
          <w:b/>
          <w:bCs/>
          <w:i/>
          <w:iCs/>
          <w:lang w:val="nl-NL" w:eastAsia="en-NL"/>
        </w:rPr>
        <w:t xml:space="preserve"> </w:t>
      </w:r>
      <w:proofErr w:type="spellStart"/>
      <w:r w:rsidRPr="00E867B8">
        <w:rPr>
          <w:b/>
          <w:bCs/>
          <w:i/>
          <w:iCs/>
          <w:lang w:val="nl-NL" w:eastAsia="en-NL"/>
        </w:rPr>
        <w:t>functionality</w:t>
      </w:r>
      <w:proofErr w:type="spellEnd"/>
      <w:r w:rsidRPr="00E867B8">
        <w:rPr>
          <w:b/>
          <w:bCs/>
          <w:i/>
          <w:iCs/>
          <w:lang w:val="nl-NL" w:eastAsia="en-NL"/>
        </w:rPr>
        <w:t xml:space="preserve"> is </w:t>
      </w:r>
      <w:proofErr w:type="spellStart"/>
      <w:r w:rsidRPr="00E867B8">
        <w:rPr>
          <w:b/>
          <w:bCs/>
          <w:i/>
          <w:iCs/>
          <w:lang w:val="nl-NL" w:eastAsia="en-NL"/>
        </w:rPr>
        <w:t>dependent</w:t>
      </w:r>
      <w:proofErr w:type="spellEnd"/>
      <w:r w:rsidRPr="00E867B8">
        <w:rPr>
          <w:b/>
          <w:bCs/>
          <w:i/>
          <w:iCs/>
          <w:lang w:val="nl-NL" w:eastAsia="en-NL"/>
        </w:rPr>
        <w:t xml:space="preserve"> on a 3rd party class </w:t>
      </w:r>
      <w:proofErr w:type="spellStart"/>
      <w:r w:rsidRPr="00E867B8">
        <w:rPr>
          <w:b/>
          <w:bCs/>
          <w:i/>
          <w:iCs/>
          <w:lang w:val="nl-NL" w:eastAsia="en-NL"/>
        </w:rPr>
        <w:t>library</w:t>
      </w:r>
      <w:proofErr w:type="spellEnd"/>
      <w:r w:rsidRPr="00E867B8">
        <w:rPr>
          <w:b/>
          <w:bCs/>
          <w:i/>
          <w:iCs/>
          <w:lang w:val="nl-NL" w:eastAsia="en-NL"/>
        </w:rPr>
        <w:t xml:space="preserve"> </w:t>
      </w:r>
      <w:proofErr w:type="spellStart"/>
      <w:r w:rsidRPr="00E867B8">
        <w:rPr>
          <w:b/>
          <w:bCs/>
          <w:i/>
          <w:iCs/>
          <w:lang w:val="nl-NL" w:eastAsia="en-NL"/>
        </w:rPr>
        <w:t>that</w:t>
      </w:r>
      <w:proofErr w:type="spellEnd"/>
      <w:r w:rsidRPr="00E867B8">
        <w:rPr>
          <w:b/>
          <w:bCs/>
          <w:i/>
          <w:iCs/>
          <w:lang w:val="nl-NL" w:eastAsia="en-NL"/>
        </w:rPr>
        <w:t xml:space="preserve"> has hard-</w:t>
      </w:r>
      <w:proofErr w:type="spellStart"/>
      <w:r w:rsidRPr="00E867B8">
        <w:rPr>
          <w:b/>
          <w:bCs/>
          <w:i/>
          <w:iCs/>
          <w:lang w:val="nl-NL" w:eastAsia="en-NL"/>
        </w:rPr>
        <w:t>to</w:t>
      </w:r>
      <w:proofErr w:type="spellEnd"/>
      <w:r w:rsidRPr="00E867B8">
        <w:rPr>
          <w:b/>
          <w:bCs/>
          <w:i/>
          <w:iCs/>
          <w:lang w:val="nl-NL" w:eastAsia="en-NL"/>
        </w:rPr>
        <w:t>-</w:t>
      </w:r>
      <w:proofErr w:type="spellStart"/>
      <w:r w:rsidRPr="00E867B8">
        <w:rPr>
          <w:b/>
          <w:bCs/>
          <w:i/>
          <w:iCs/>
          <w:lang w:val="nl-NL" w:eastAsia="en-NL"/>
        </w:rPr>
        <w:t>mock</w:t>
      </w:r>
      <w:proofErr w:type="spellEnd"/>
      <w:r w:rsidRPr="00E867B8">
        <w:rPr>
          <w:b/>
          <w:bCs/>
          <w:i/>
          <w:iCs/>
          <w:lang w:val="nl-NL" w:eastAsia="en-NL"/>
        </w:rPr>
        <w:t xml:space="preserve"> </w:t>
      </w:r>
      <w:proofErr w:type="spellStart"/>
      <w:r w:rsidRPr="00E867B8">
        <w:rPr>
          <w:b/>
          <w:bCs/>
          <w:i/>
          <w:iCs/>
          <w:lang w:val="nl-NL" w:eastAsia="en-NL"/>
        </w:rPr>
        <w:t>dependencies</w:t>
      </w:r>
      <w:proofErr w:type="spellEnd"/>
      <w:r w:rsidRPr="00E867B8">
        <w:rPr>
          <w:b/>
          <w:bCs/>
          <w:i/>
          <w:iCs/>
          <w:lang w:val="nl-NL" w:eastAsia="en-NL"/>
        </w:rPr>
        <w:t xml:space="preserve">, </w:t>
      </w:r>
      <w:proofErr w:type="spellStart"/>
      <w:r w:rsidRPr="00E867B8">
        <w:rPr>
          <w:b/>
          <w:bCs/>
          <w:i/>
          <w:iCs/>
          <w:lang w:val="nl-NL" w:eastAsia="en-NL"/>
        </w:rPr>
        <w:t>such</w:t>
      </w:r>
      <w:proofErr w:type="spellEnd"/>
      <w:r w:rsidRPr="00E867B8">
        <w:rPr>
          <w:b/>
          <w:bCs/>
          <w:i/>
          <w:iCs/>
          <w:lang w:val="nl-NL" w:eastAsia="en-NL"/>
        </w:rPr>
        <w:t xml:space="preserve"> as JS </w:t>
      </w:r>
      <w:proofErr w:type="spellStart"/>
      <w:r w:rsidRPr="00E867B8">
        <w:rPr>
          <w:b/>
          <w:bCs/>
          <w:i/>
          <w:iCs/>
          <w:lang w:val="nl-NL" w:eastAsia="en-NL"/>
        </w:rPr>
        <w:t>interop</w:t>
      </w:r>
      <w:proofErr w:type="spellEnd"/>
      <w:r w:rsidRPr="00E867B8">
        <w:rPr>
          <w:b/>
          <w:bCs/>
          <w:i/>
          <w:iCs/>
          <w:lang w:val="nl-NL" w:eastAsia="en-NL"/>
        </w:rPr>
        <w:t xml:space="preserve">, E2E testing </w:t>
      </w:r>
      <w:proofErr w:type="spellStart"/>
      <w:r w:rsidRPr="00E867B8">
        <w:rPr>
          <w:b/>
          <w:bCs/>
          <w:i/>
          <w:iCs/>
          <w:lang w:val="nl-NL" w:eastAsia="en-NL"/>
        </w:rPr>
        <w:t>might</w:t>
      </w:r>
      <w:proofErr w:type="spellEnd"/>
      <w:r w:rsidRPr="00E867B8">
        <w:rPr>
          <w:b/>
          <w:bCs/>
          <w:i/>
          <w:iCs/>
          <w:lang w:val="nl-NL" w:eastAsia="en-NL"/>
        </w:rPr>
        <w:t xml:space="preserve"> </w:t>
      </w:r>
      <w:proofErr w:type="spellStart"/>
      <w:r w:rsidRPr="00E867B8">
        <w:rPr>
          <w:b/>
          <w:bCs/>
          <w:i/>
          <w:iCs/>
          <w:lang w:val="nl-NL" w:eastAsia="en-NL"/>
        </w:rPr>
        <w:t>be</w:t>
      </w:r>
      <w:proofErr w:type="spellEnd"/>
      <w:r w:rsidRPr="00E867B8">
        <w:rPr>
          <w:b/>
          <w:bCs/>
          <w:i/>
          <w:iCs/>
          <w:lang w:val="nl-NL" w:eastAsia="en-NL"/>
        </w:rPr>
        <w:t xml:space="preserve"> </w:t>
      </w:r>
      <w:proofErr w:type="spellStart"/>
      <w:r w:rsidRPr="00E867B8">
        <w:rPr>
          <w:b/>
          <w:bCs/>
          <w:i/>
          <w:iCs/>
          <w:lang w:val="nl-NL" w:eastAsia="en-NL"/>
        </w:rPr>
        <w:t>the</w:t>
      </w:r>
      <w:proofErr w:type="spellEnd"/>
      <w:r w:rsidRPr="00E867B8">
        <w:rPr>
          <w:b/>
          <w:bCs/>
          <w:i/>
          <w:iCs/>
          <w:lang w:val="nl-NL" w:eastAsia="en-NL"/>
        </w:rPr>
        <w:t xml:space="preserve"> </w:t>
      </w:r>
      <w:proofErr w:type="spellStart"/>
      <w:r w:rsidRPr="00E867B8">
        <w:rPr>
          <w:b/>
          <w:bCs/>
          <w:i/>
          <w:iCs/>
          <w:lang w:val="nl-NL" w:eastAsia="en-NL"/>
        </w:rPr>
        <w:t>only</w:t>
      </w:r>
      <w:proofErr w:type="spellEnd"/>
      <w:r w:rsidRPr="00E867B8">
        <w:rPr>
          <w:b/>
          <w:bCs/>
          <w:i/>
          <w:iCs/>
          <w:lang w:val="nl-NL" w:eastAsia="en-NL"/>
        </w:rPr>
        <w:t xml:space="preserve"> option </w:t>
      </w:r>
      <w:proofErr w:type="spellStart"/>
      <w:r w:rsidRPr="00E867B8">
        <w:rPr>
          <w:b/>
          <w:bCs/>
          <w:i/>
          <w:iCs/>
          <w:lang w:val="nl-NL" w:eastAsia="en-NL"/>
        </w:rPr>
        <w:t>to</w:t>
      </w:r>
      <w:proofErr w:type="spellEnd"/>
      <w:r w:rsidRPr="00E867B8">
        <w:rPr>
          <w:b/>
          <w:bCs/>
          <w:i/>
          <w:iCs/>
          <w:lang w:val="nl-NL" w:eastAsia="en-NL"/>
        </w:rPr>
        <w:t xml:space="preserve"> test </w:t>
      </w:r>
      <w:proofErr w:type="spellStart"/>
      <w:r w:rsidRPr="00E867B8">
        <w:rPr>
          <w:b/>
          <w:bCs/>
          <w:i/>
          <w:iCs/>
          <w:lang w:val="nl-NL" w:eastAsia="en-NL"/>
        </w:rPr>
        <w:t>the</w:t>
      </w:r>
      <w:proofErr w:type="spellEnd"/>
      <w:r w:rsidRPr="00E867B8">
        <w:rPr>
          <w:b/>
          <w:bCs/>
          <w:i/>
          <w:iCs/>
          <w:lang w:val="nl-NL" w:eastAsia="en-NL"/>
        </w:rPr>
        <w:t xml:space="preserve"> component.”.</w:t>
      </w:r>
      <w:r w:rsidRPr="00E867B8">
        <w:rPr>
          <w:lang w:val="nl-NL" w:eastAsia="en-NL"/>
        </w:rPr>
        <w:t xml:space="preserve"> En aangezien mijn applicatie veel gebruik maak van </w:t>
      </w:r>
      <w:proofErr w:type="spellStart"/>
      <w:r w:rsidRPr="00E867B8">
        <w:rPr>
          <w:lang w:val="nl-NL" w:eastAsia="en-NL"/>
        </w:rPr>
        <w:t>JSInterop</w:t>
      </w:r>
      <w:proofErr w:type="spellEnd"/>
      <w:r w:rsidRPr="00E867B8">
        <w:rPr>
          <w:lang w:val="nl-NL" w:eastAsia="en-NL"/>
        </w:rPr>
        <w:t>, zal het lastig worden bUnit volledig te kunnen benutten.</w:t>
      </w:r>
    </w:p>
    <w:p w14:paraId="4AE94B23" w14:textId="77777777" w:rsidR="009A6D40" w:rsidRPr="00E867B8" w:rsidRDefault="009A6D40" w:rsidP="009A6D40">
      <w:pPr>
        <w:rPr>
          <w:lang w:val="nl-NL" w:eastAsia="en-NL"/>
        </w:rPr>
      </w:pPr>
    </w:p>
    <w:p w14:paraId="72F44D10" w14:textId="77777777" w:rsidR="009A6D40" w:rsidRPr="00E867B8" w:rsidRDefault="009A6D40" w:rsidP="009A6D40">
      <w:pPr>
        <w:pStyle w:val="Kop3"/>
        <w:rPr>
          <w:lang w:val="nl-NL" w:eastAsia="en-NL"/>
        </w:rPr>
      </w:pPr>
      <w:bookmarkStart w:id="87" w:name="_Toc124339175"/>
      <w:proofErr w:type="spellStart"/>
      <w:r w:rsidRPr="00E867B8">
        <w:rPr>
          <w:lang w:val="nl-NL" w:eastAsia="en-NL"/>
        </w:rPr>
        <w:t>Playwright</w:t>
      </w:r>
      <w:proofErr w:type="spellEnd"/>
      <w:r w:rsidRPr="00E867B8">
        <w:rPr>
          <w:lang w:val="nl-NL" w:eastAsia="en-NL"/>
        </w:rPr>
        <w:t xml:space="preserve"> </w:t>
      </w:r>
      <w:proofErr w:type="spellStart"/>
      <w:r w:rsidRPr="00E867B8">
        <w:rPr>
          <w:lang w:val="nl-NL" w:eastAsia="en-NL"/>
        </w:rPr>
        <w:t>for</w:t>
      </w:r>
      <w:proofErr w:type="spellEnd"/>
      <w:r w:rsidRPr="00E867B8">
        <w:rPr>
          <w:lang w:val="nl-NL" w:eastAsia="en-NL"/>
        </w:rPr>
        <w:t xml:space="preserve"> .NET</w:t>
      </w:r>
      <w:bookmarkEnd w:id="87"/>
    </w:p>
    <w:p w14:paraId="213D465E" w14:textId="77777777" w:rsidR="009A6D40" w:rsidRPr="00E867B8" w:rsidRDefault="009A6D40" w:rsidP="009A6D40">
      <w:pPr>
        <w:rPr>
          <w:lang w:val="nl-NL" w:eastAsia="en-NL"/>
        </w:rPr>
      </w:pPr>
    </w:p>
    <w:p w14:paraId="46C138D3" w14:textId="77777777" w:rsidR="009A6D40" w:rsidRPr="00E867B8" w:rsidRDefault="009A6D40" w:rsidP="009A6D40">
      <w:pPr>
        <w:rPr>
          <w:lang w:val="nl-NL" w:eastAsia="en-NL"/>
        </w:rPr>
      </w:pPr>
      <w:r w:rsidRPr="00E867B8">
        <w:rPr>
          <w:lang w:val="nl-NL" w:eastAsia="en-NL"/>
        </w:rPr>
        <w:t xml:space="preserve">Binnen Factos maken wij bij front-end alleen gebruik van handmatige front-end tests. Hierbij is vooral </w:t>
      </w:r>
      <w:proofErr w:type="spellStart"/>
      <w:r w:rsidRPr="00E867B8">
        <w:rPr>
          <w:lang w:val="nl-NL" w:eastAsia="en-NL"/>
        </w:rPr>
        <w:t>Playwright</w:t>
      </w:r>
      <w:proofErr w:type="spellEnd"/>
      <w:r w:rsidRPr="00E867B8">
        <w:rPr>
          <w:lang w:val="nl-NL" w:eastAsia="en-NL"/>
        </w:rPr>
        <w:t xml:space="preserve"> een hele goede en tijdbesparende aanvulling. Wel moet ik er bij zeggen dat de leercurve erg hoog is, en het veel tijd kost om de vele </w:t>
      </w:r>
      <w:proofErr w:type="spellStart"/>
      <w:r w:rsidRPr="00E867B8">
        <w:rPr>
          <w:lang w:val="nl-NL" w:eastAsia="en-NL"/>
        </w:rPr>
        <w:t>mogleijkheden</w:t>
      </w:r>
      <w:proofErr w:type="spellEnd"/>
      <w:r w:rsidRPr="00E867B8">
        <w:rPr>
          <w:lang w:val="nl-NL" w:eastAsia="en-NL"/>
        </w:rPr>
        <w:t xml:space="preserve"> door te krijgen en volledig te kunnen benutten. Ik denk dat het een onderzoek op zich zal zijn om alle mogelijkheden uit te kunnen proberen ten te snappen. Het nadeel van </w:t>
      </w:r>
      <w:proofErr w:type="spellStart"/>
      <w:r w:rsidRPr="00E867B8">
        <w:rPr>
          <w:lang w:val="nl-NL" w:eastAsia="en-NL"/>
        </w:rPr>
        <w:t>Playwroght</w:t>
      </w:r>
      <w:proofErr w:type="spellEnd"/>
      <w:r w:rsidRPr="00E867B8">
        <w:rPr>
          <w:lang w:val="nl-NL" w:eastAsia="en-NL"/>
        </w:rPr>
        <w:t xml:space="preserve"> is dat de data lastiger te </w:t>
      </w:r>
      <w:proofErr w:type="spellStart"/>
      <w:r w:rsidRPr="00E867B8">
        <w:rPr>
          <w:lang w:val="nl-NL" w:eastAsia="en-NL"/>
        </w:rPr>
        <w:t>mocken</w:t>
      </w:r>
      <w:proofErr w:type="spellEnd"/>
      <w:r w:rsidRPr="00E867B8">
        <w:rPr>
          <w:lang w:val="nl-NL" w:eastAsia="en-NL"/>
        </w:rPr>
        <w:t xml:space="preserve"> is </w:t>
      </w:r>
      <w:proofErr w:type="spellStart"/>
      <w:r w:rsidRPr="00E867B8">
        <w:rPr>
          <w:lang w:val="nl-NL" w:eastAsia="en-NL"/>
        </w:rPr>
        <w:t>ddan</w:t>
      </w:r>
      <w:proofErr w:type="spellEnd"/>
      <w:r w:rsidRPr="00E867B8">
        <w:rPr>
          <w:lang w:val="nl-NL" w:eastAsia="en-NL"/>
        </w:rPr>
        <w:t xml:space="preserve"> met bUnit, waar er bij deze methode een draaiende instantie van de app moet draaien, waar </w:t>
      </w:r>
      <w:proofErr w:type="spellStart"/>
      <w:r w:rsidRPr="00E867B8">
        <w:rPr>
          <w:lang w:val="nl-NL" w:eastAsia="en-NL"/>
        </w:rPr>
        <w:t>Playwright</w:t>
      </w:r>
      <w:proofErr w:type="spellEnd"/>
      <w:r w:rsidRPr="00E867B8">
        <w:rPr>
          <w:lang w:val="nl-NL" w:eastAsia="en-NL"/>
        </w:rPr>
        <w:t xml:space="preserve"> door middel van een emulator zijn tests op gaat uitvoeren. Wel merk ik dat wanneer het eenmaal staat het een erg mooi testmiddel is.</w:t>
      </w:r>
    </w:p>
    <w:p w14:paraId="773A821E" w14:textId="1A9EA745" w:rsidR="00DF7C84" w:rsidRPr="00E867B8" w:rsidRDefault="009A6D40" w:rsidP="00DF7C84">
      <w:pPr>
        <w:rPr>
          <w:lang w:val="nl-NL" w:eastAsia="en-NL"/>
        </w:rPr>
      </w:pPr>
      <w:r w:rsidRPr="00E867B8">
        <w:rPr>
          <w:lang w:val="nl-NL" w:eastAsia="en-NL"/>
        </w:rPr>
        <w:t>Een andere conclusie is dat ik gemerkt heb, dat wanneer je deze methode gebruikt, het een groot voordeel is dat je werkt volgens een test-</w:t>
      </w:r>
      <w:proofErr w:type="spellStart"/>
      <w:r w:rsidRPr="00E867B8">
        <w:rPr>
          <w:lang w:val="nl-NL" w:eastAsia="en-NL"/>
        </w:rPr>
        <w:t>driven</w:t>
      </w:r>
      <w:proofErr w:type="spellEnd"/>
      <w:r w:rsidRPr="00E867B8">
        <w:rPr>
          <w:lang w:val="nl-NL" w:eastAsia="en-NL"/>
        </w:rPr>
        <w:t xml:space="preserve"> ontwikkelmethode. Wanneer de app eenmaal staat, en je de tests nog moet inbouwen, merk je dat je veel zaken (zoals </w:t>
      </w:r>
      <w:proofErr w:type="spellStart"/>
      <w:r w:rsidRPr="00E867B8">
        <w:rPr>
          <w:lang w:val="nl-NL" w:eastAsia="en-NL"/>
        </w:rPr>
        <w:t>id’s</w:t>
      </w:r>
      <w:proofErr w:type="spellEnd"/>
      <w:r w:rsidRPr="00E867B8">
        <w:rPr>
          <w:lang w:val="nl-NL" w:eastAsia="en-NL"/>
        </w:rPr>
        <w:t xml:space="preserve">, extra classes </w:t>
      </w:r>
      <w:proofErr w:type="spellStart"/>
      <w:r w:rsidRPr="00E867B8">
        <w:rPr>
          <w:lang w:val="nl-NL" w:eastAsia="en-NL"/>
        </w:rPr>
        <w:t>etc</w:t>
      </w:r>
      <w:proofErr w:type="spellEnd"/>
      <w:r w:rsidRPr="00E867B8">
        <w:rPr>
          <w:lang w:val="nl-NL" w:eastAsia="en-NL"/>
        </w:rPr>
        <w:t xml:space="preserve">), nog moet </w:t>
      </w:r>
      <w:r w:rsidRPr="00E867B8">
        <w:rPr>
          <w:lang w:val="nl-NL" w:eastAsia="en-NL"/>
        </w:rPr>
        <w:lastRenderedPageBreak/>
        <w:t>toevoegen succesvol te kunnen testen. Ook merk je dat sommige functionaliteiten beter zouden werken als je test-</w:t>
      </w:r>
      <w:proofErr w:type="spellStart"/>
      <w:r w:rsidRPr="00E867B8">
        <w:rPr>
          <w:lang w:val="nl-NL" w:eastAsia="en-NL"/>
        </w:rPr>
        <w:t>driven</w:t>
      </w:r>
      <w:proofErr w:type="spellEnd"/>
      <w:r w:rsidRPr="00E867B8">
        <w:rPr>
          <w:lang w:val="nl-NL" w:eastAsia="en-NL"/>
        </w:rPr>
        <w:t xml:space="preserve"> ontwikkeld. Deze </w:t>
      </w:r>
      <w:proofErr w:type="spellStart"/>
      <w:r w:rsidRPr="00E867B8">
        <w:rPr>
          <w:lang w:val="nl-NL" w:eastAsia="en-NL"/>
        </w:rPr>
        <w:t>conslusie</w:t>
      </w:r>
      <w:proofErr w:type="spellEnd"/>
      <w:r w:rsidRPr="00E867B8">
        <w:rPr>
          <w:lang w:val="nl-NL" w:eastAsia="en-NL"/>
        </w:rPr>
        <w:t xml:space="preserve"> is zeker iets om over na te denken bij eventueel maken van Blazor apps in de toekomst.</w:t>
      </w:r>
    </w:p>
    <w:p w14:paraId="46BE1A89" w14:textId="77777777" w:rsidR="00DF7C84" w:rsidRPr="00E867B8" w:rsidRDefault="00DF7C84" w:rsidP="00E1342F">
      <w:pPr>
        <w:pStyle w:val="Kop1"/>
        <w:rPr>
          <w:lang w:val="nl-NL" w:eastAsia="en-NL"/>
        </w:rPr>
      </w:pPr>
    </w:p>
    <w:p w14:paraId="325BB929" w14:textId="5383CAF9" w:rsidR="00DF7C84" w:rsidRPr="00E867B8" w:rsidRDefault="00DF7C84" w:rsidP="00E1342F">
      <w:pPr>
        <w:pStyle w:val="Kop1"/>
        <w:rPr>
          <w:lang w:val="nl-NL" w:eastAsia="en-NL"/>
        </w:rPr>
      </w:pPr>
    </w:p>
    <w:p w14:paraId="020E822F" w14:textId="01A502BF" w:rsidR="00DF7C84" w:rsidRPr="00E867B8" w:rsidRDefault="00DF7C84" w:rsidP="00DF7C84">
      <w:pPr>
        <w:rPr>
          <w:lang w:val="nl-NL" w:eastAsia="en-NL"/>
        </w:rPr>
      </w:pPr>
    </w:p>
    <w:p w14:paraId="3266F94F" w14:textId="337724B6" w:rsidR="00DF7C84" w:rsidRPr="00E867B8" w:rsidRDefault="00DF7C84" w:rsidP="00DF7C84">
      <w:pPr>
        <w:rPr>
          <w:lang w:val="nl-NL" w:eastAsia="en-NL"/>
        </w:rPr>
      </w:pPr>
    </w:p>
    <w:p w14:paraId="7CC818B7" w14:textId="23692EB0" w:rsidR="00DF7C84" w:rsidRPr="00E867B8" w:rsidRDefault="00DF7C84" w:rsidP="00DF7C84">
      <w:pPr>
        <w:rPr>
          <w:lang w:val="nl-NL" w:eastAsia="en-NL"/>
        </w:rPr>
      </w:pPr>
    </w:p>
    <w:p w14:paraId="1530DE19" w14:textId="49E5D7E3" w:rsidR="00DF7C84" w:rsidRPr="00E867B8" w:rsidRDefault="00DF7C84" w:rsidP="00DF7C84">
      <w:pPr>
        <w:rPr>
          <w:lang w:val="nl-NL" w:eastAsia="en-NL"/>
        </w:rPr>
      </w:pPr>
    </w:p>
    <w:p w14:paraId="11980153" w14:textId="77777777" w:rsidR="0009468B" w:rsidRPr="00E867B8" w:rsidRDefault="0009468B" w:rsidP="00DF7C84">
      <w:pPr>
        <w:rPr>
          <w:lang w:val="nl-NL" w:eastAsia="en-NL"/>
        </w:rPr>
      </w:pPr>
    </w:p>
    <w:p w14:paraId="204CA3D0" w14:textId="3CE1E049" w:rsidR="00E1342F" w:rsidRPr="00E867B8" w:rsidRDefault="00E1342F" w:rsidP="00E1342F">
      <w:pPr>
        <w:pStyle w:val="Kop1"/>
        <w:rPr>
          <w:lang w:val="nl-NL" w:eastAsia="en-NL"/>
        </w:rPr>
      </w:pPr>
      <w:bookmarkStart w:id="88" w:name="_Toc124339176"/>
      <w:r w:rsidRPr="00E867B8">
        <w:rPr>
          <w:lang w:val="nl-NL" w:eastAsia="en-NL"/>
        </w:rPr>
        <w:t>Algemene conclusie</w:t>
      </w:r>
      <w:bookmarkEnd w:id="88"/>
    </w:p>
    <w:p w14:paraId="39D61CED" w14:textId="17A3D2A9"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Wanneer alle conclusies per deelonderzoek in beraad worden genomen kan ik eigenlijk maar tot een conclusie komen: als bedrijf worden wij zeker beter wanneer wij onze huidige en nieuwe applicaties in Blazor gaan maken. Tijdens het maken van de prototypes en het doen van onderzoek ben ik persoonlijk al tot deze conclusie gekomen en de onderzoeksresultaten benadrukken deze persoonlijke conclusie alleen des temeer.</w:t>
      </w:r>
    </w:p>
    <w:p w14:paraId="26C0DCD8" w14:textId="6589F386"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Om te beginnen is Blazor erg makkelijk te leren voor developers die een .NET achtergrond hebben. Hiervoor hoeven wij als bedrijf ook niet elke keer te schakelen tussen Javascript en C# wanneer wij wisselen tussen werk aan </w:t>
      </w:r>
      <w:proofErr w:type="spellStart"/>
      <w:r w:rsidRPr="00E867B8">
        <w:rPr>
          <w:rFonts w:eastAsia="Times New Roman" w:cstheme="minorHAnsi"/>
          <w:sz w:val="24"/>
          <w:szCs w:val="24"/>
          <w:shd w:val="clear" w:color="auto" w:fill="FFFFFF"/>
          <w:lang w:val="nl-NL" w:eastAsia="en-NL"/>
        </w:rPr>
        <w:t>back-end</w:t>
      </w:r>
      <w:proofErr w:type="spellEnd"/>
      <w:r w:rsidRPr="00E867B8">
        <w:rPr>
          <w:rFonts w:eastAsia="Times New Roman" w:cstheme="minorHAnsi"/>
          <w:sz w:val="24"/>
          <w:szCs w:val="24"/>
          <w:shd w:val="clear" w:color="auto" w:fill="FFFFFF"/>
          <w:lang w:val="nl-NL" w:eastAsia="en-NL"/>
        </w:rPr>
        <w:t xml:space="preserve"> en front-end.</w:t>
      </w:r>
      <w:r w:rsidR="002C1AEE" w:rsidRPr="00E867B8">
        <w:rPr>
          <w:rFonts w:eastAsia="Times New Roman" w:cstheme="minorHAnsi"/>
          <w:sz w:val="24"/>
          <w:szCs w:val="24"/>
          <w:shd w:val="clear" w:color="auto" w:fill="FFFFFF"/>
          <w:lang w:val="nl-NL" w:eastAsia="en-NL"/>
        </w:rPr>
        <w:t xml:space="preserve"> Ik hoopte al dat dit het geval was, maar tijdens het onderzoek is het mij nog positiever bevallen dan vooraf gedacht. </w:t>
      </w:r>
      <w:r w:rsidR="0009468B" w:rsidRPr="00E867B8">
        <w:rPr>
          <w:rFonts w:eastAsia="Times New Roman" w:cstheme="minorHAnsi"/>
          <w:sz w:val="24"/>
          <w:szCs w:val="24"/>
          <w:shd w:val="clear" w:color="auto" w:fill="FFFFFF"/>
          <w:lang w:val="nl-NL" w:eastAsia="en-NL"/>
        </w:rPr>
        <w:t>Daarbij denk ik het als bedrijf veilig is om de kennis tot een bepaalde hoek te richten, zodat je erg sterk kan worden op een bepaald gebied. Waar we nu, zoals al aangegeven, vaak geschakeld moest worden tussen C# en Javascript.</w:t>
      </w:r>
    </w:p>
    <w:p w14:paraId="7FFA0A31" w14:textId="1422FB7A" w:rsidR="0009468B" w:rsidRPr="00E867B8" w:rsidRDefault="002C1AEE"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Daarbij is Blazor erg krachtig; er is erg weinig code nodig voor het bereiken wat de klant </w:t>
      </w:r>
      <w:r w:rsidR="0009468B" w:rsidRPr="00E867B8">
        <w:rPr>
          <w:rFonts w:eastAsia="Times New Roman" w:cstheme="minorHAnsi"/>
          <w:sz w:val="24"/>
          <w:szCs w:val="24"/>
          <w:shd w:val="clear" w:color="auto" w:fill="FFFFFF"/>
          <w:lang w:val="nl-NL" w:eastAsia="en-NL"/>
        </w:rPr>
        <w:t>wil</w:t>
      </w:r>
      <w:r w:rsidRPr="00E867B8">
        <w:rPr>
          <w:rFonts w:eastAsia="Times New Roman" w:cstheme="minorHAnsi"/>
          <w:sz w:val="24"/>
          <w:szCs w:val="24"/>
          <w:shd w:val="clear" w:color="auto" w:fill="FFFFFF"/>
          <w:lang w:val="nl-NL" w:eastAsia="en-NL"/>
        </w:rPr>
        <w:t xml:space="preserve">. Het gemak waarmee </w:t>
      </w:r>
      <w:r w:rsidR="0009468B" w:rsidRPr="00E867B8">
        <w:rPr>
          <w:rFonts w:eastAsia="Times New Roman" w:cstheme="minorHAnsi"/>
          <w:sz w:val="24"/>
          <w:szCs w:val="24"/>
          <w:shd w:val="clear" w:color="auto" w:fill="FFFFFF"/>
          <w:lang w:val="nl-NL" w:eastAsia="en-NL"/>
        </w:rPr>
        <w:t>ervan af scratch een volledige applicatie kan worden opgezet heeft mijn ogen echt geopend.</w:t>
      </w:r>
    </w:p>
    <w:p w14:paraId="1D162F26" w14:textId="05BE8CFD" w:rsidR="0009468B" w:rsidRPr="00E867B8" w:rsidRDefault="0009468B"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Ook de community is erg actief en enthousiast, er is veel documentatie te vinden en vragen worden door de community altijd nog erg snel beantwoord. Dit heeft ook bijgedragen aan de conclusie of wij met Blazor in zee moeten gaan.</w:t>
      </w:r>
    </w:p>
    <w:p w14:paraId="65A6BF3A" w14:textId="292D6991" w:rsidR="0009468B" w:rsidRPr="00E867B8" w:rsidRDefault="0009468B"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Het enige waar ik geen duidelijk antwoord op heb kunnen vinden is het toekomstperspectief. Zoals ik in deelvraag 1.3 al aangaf: </w:t>
      </w:r>
      <w:r w:rsidRPr="00E867B8">
        <w:rPr>
          <w:rFonts w:eastAsia="Times New Roman" w:cstheme="minorHAnsi"/>
          <w:i/>
          <w:iCs/>
          <w:sz w:val="24"/>
          <w:szCs w:val="24"/>
          <w:u w:val="single"/>
          <w:shd w:val="clear" w:color="auto" w:fill="FFFFFF"/>
          <w:lang w:val="nl-NL" w:eastAsia="en-NL"/>
        </w:rPr>
        <w:t xml:space="preserve">“Mijn conclusie is, dat het samen met vele andere frameworks, moeilijk te zeggen is wat de exacte levensduur van Blazor is… Waarbij je als bedrijf zijnde zelf de afweging moet maken, aan de hand van het gevoel dat je </w:t>
      </w:r>
      <w:r w:rsidRPr="00E867B8">
        <w:rPr>
          <w:rFonts w:eastAsia="Times New Roman" w:cstheme="minorHAnsi"/>
          <w:i/>
          <w:iCs/>
          <w:sz w:val="24"/>
          <w:szCs w:val="24"/>
          <w:u w:val="single"/>
          <w:shd w:val="clear" w:color="auto" w:fill="FFFFFF"/>
          <w:lang w:val="nl-NL" w:eastAsia="en-NL"/>
        </w:rPr>
        <w:lastRenderedPageBreak/>
        <w:t xml:space="preserve">erbij </w:t>
      </w:r>
      <w:proofErr w:type="spellStart"/>
      <w:r w:rsidRPr="00E867B8">
        <w:rPr>
          <w:rFonts w:eastAsia="Times New Roman" w:cstheme="minorHAnsi"/>
          <w:i/>
          <w:iCs/>
          <w:sz w:val="24"/>
          <w:szCs w:val="24"/>
          <w:u w:val="single"/>
          <w:shd w:val="clear" w:color="auto" w:fill="FFFFFF"/>
          <w:lang w:val="nl-NL" w:eastAsia="en-NL"/>
        </w:rPr>
        <w:t>krijgt.”.</w:t>
      </w:r>
      <w:r w:rsidRPr="00E867B8">
        <w:rPr>
          <w:rFonts w:eastAsia="Times New Roman" w:cstheme="minorHAnsi"/>
          <w:sz w:val="24"/>
          <w:szCs w:val="24"/>
          <w:shd w:val="clear" w:color="auto" w:fill="FFFFFF"/>
          <w:lang w:val="nl-NL" w:eastAsia="en-NL"/>
        </w:rPr>
        <w:t>Natuurlijk</w:t>
      </w:r>
      <w:proofErr w:type="spellEnd"/>
      <w:r w:rsidRPr="00E867B8">
        <w:rPr>
          <w:rFonts w:eastAsia="Times New Roman" w:cstheme="minorHAnsi"/>
          <w:sz w:val="24"/>
          <w:szCs w:val="24"/>
          <w:shd w:val="clear" w:color="auto" w:fill="FFFFFF"/>
          <w:lang w:val="nl-NL" w:eastAsia="en-NL"/>
        </w:rPr>
        <w:t xml:space="preserve"> is er in de ICT nooit een echte levensverwachting van een bepaalde methode of framework. Toch denk ik, dat wij als bedrijf alleen al, door de eerder genoemde voordelen Blazor moeten gaan gebruiken om als bedrijf onze apps naar het hoogste niveau te tillen.</w:t>
      </w:r>
    </w:p>
    <w:p w14:paraId="0878D951" w14:textId="797F141C" w:rsidR="00DF7C84" w:rsidRPr="00E867B8" w:rsidRDefault="00E57214"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Mijn antwoord op de vraag</w:t>
      </w:r>
      <w:r w:rsidR="00121E25" w:rsidRPr="00E867B8">
        <w:rPr>
          <w:rFonts w:eastAsia="Times New Roman" w:cstheme="minorHAnsi"/>
          <w:sz w:val="24"/>
          <w:szCs w:val="24"/>
          <w:shd w:val="clear" w:color="auto" w:fill="FFFFFF"/>
          <w:lang w:val="nl-NL" w:eastAsia="en-NL"/>
        </w:rPr>
        <w:t>: “</w:t>
      </w:r>
      <w:r w:rsidR="0009468B" w:rsidRPr="00E867B8">
        <w:rPr>
          <w:rFonts w:eastAsia="Times New Roman" w:cstheme="minorHAnsi"/>
          <w:sz w:val="24"/>
          <w:szCs w:val="24"/>
          <w:shd w:val="clear" w:color="auto" w:fill="FFFFFF"/>
          <w:lang w:val="nl-NL" w:eastAsia="en-NL"/>
        </w:rPr>
        <w:t>Zouden wij als bedrijf onze nieuwe front-end applicaties moeten maken met Blazor?</w:t>
      </w:r>
      <w:r w:rsidR="00121E25" w:rsidRPr="00E867B8">
        <w:rPr>
          <w:rFonts w:eastAsia="Times New Roman" w:cstheme="minorHAnsi"/>
          <w:sz w:val="24"/>
          <w:szCs w:val="24"/>
          <w:shd w:val="clear" w:color="auto" w:fill="FFFFFF"/>
          <w:lang w:val="nl-NL" w:eastAsia="en-NL"/>
        </w:rPr>
        <w:t>”</w:t>
      </w:r>
      <w:r>
        <w:rPr>
          <w:rFonts w:eastAsia="Times New Roman" w:cstheme="minorHAnsi"/>
          <w:sz w:val="24"/>
          <w:szCs w:val="24"/>
          <w:shd w:val="clear" w:color="auto" w:fill="FFFFFF"/>
          <w:lang w:val="nl-NL" w:eastAsia="en-NL"/>
        </w:rPr>
        <w:t xml:space="preserve"> zou zeker positief zijn. </w:t>
      </w:r>
    </w:p>
    <w:p w14:paraId="4CAC115E" w14:textId="51BEFC4C"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7482B38" w14:textId="4D606FC1" w:rsidR="00E867B8" w:rsidRPr="00E867B8" w:rsidRDefault="00E867B8" w:rsidP="00E867B8">
      <w:pPr>
        <w:pStyle w:val="Kop1"/>
        <w:rPr>
          <w:lang w:val="nl-NL"/>
        </w:rPr>
      </w:pPr>
      <w:bookmarkStart w:id="89" w:name="_Toc124339177"/>
      <w:r w:rsidRPr="00E867B8">
        <w:rPr>
          <w:lang w:val="nl-NL"/>
        </w:rPr>
        <w:t>Advies</w:t>
      </w:r>
      <w:bookmarkEnd w:id="89"/>
    </w:p>
    <w:p w14:paraId="554BAA4F" w14:textId="51D6EDE3" w:rsidR="00E867B8" w:rsidRDefault="00E867B8" w:rsidP="00E867B8">
      <w:pPr>
        <w:rPr>
          <w:lang w:val="nl-NL"/>
        </w:rPr>
      </w:pPr>
    </w:p>
    <w:p w14:paraId="1348EF1A" w14:textId="77777777" w:rsidR="00380775" w:rsidRDefault="00E867B8" w:rsidP="00E867B8">
      <w:pPr>
        <w:rPr>
          <w:lang w:val="nl-NL"/>
        </w:rPr>
      </w:pPr>
      <w:r>
        <w:rPr>
          <w:lang w:val="nl-NL"/>
        </w:rPr>
        <w:t xml:space="preserve">Het bedrijf Factos zal veel voordelen ervaren, wanneer het meteen start met het verder ontwikkelen van deze applicatie. </w:t>
      </w:r>
    </w:p>
    <w:p w14:paraId="3D70F355" w14:textId="69BE67F6" w:rsidR="00E867B8" w:rsidRDefault="00380775" w:rsidP="00E867B8">
      <w:pPr>
        <w:rPr>
          <w:lang w:val="nl-NL"/>
        </w:rPr>
      </w:pPr>
      <w:r>
        <w:rPr>
          <w:lang w:val="nl-NL"/>
        </w:rPr>
        <w:t>Het eerste punt waar</w:t>
      </w:r>
      <w:r w:rsidR="00E867B8">
        <w:rPr>
          <w:lang w:val="nl-NL"/>
        </w:rPr>
        <w:t xml:space="preserve"> kritisch </w:t>
      </w:r>
      <w:r>
        <w:rPr>
          <w:lang w:val="nl-NL"/>
        </w:rPr>
        <w:t xml:space="preserve">naar </w:t>
      </w:r>
      <w:r w:rsidR="00E867B8">
        <w:rPr>
          <w:lang w:val="nl-NL"/>
        </w:rPr>
        <w:t xml:space="preserve">gekeken </w:t>
      </w:r>
      <w:r>
        <w:rPr>
          <w:lang w:val="nl-NL"/>
        </w:rPr>
        <w:t xml:space="preserve">moet </w:t>
      </w:r>
      <w:r w:rsidR="00E867B8">
        <w:rPr>
          <w:lang w:val="nl-NL"/>
        </w:rPr>
        <w:t>worden</w:t>
      </w:r>
      <w:r>
        <w:rPr>
          <w:lang w:val="nl-NL"/>
        </w:rPr>
        <w:t>, is de huidige datastructuur van de metingen. Deze data zit vol met objecten en gegevens die niet meer gebruikt worden door de meetsystemen, dit zorgt voor onnodige vervuiling.</w:t>
      </w:r>
      <w:r w:rsidR="00D67B0A">
        <w:rPr>
          <w:lang w:val="nl-NL"/>
        </w:rPr>
        <w:t xml:space="preserve"> Het advies is om dit punt als eerste aan te pakken, zodat de nieuwe app met ‘schone’ data kan werken.</w:t>
      </w:r>
    </w:p>
    <w:p w14:paraId="70291654" w14:textId="41C4D7E0" w:rsidR="00380775" w:rsidRDefault="00380775" w:rsidP="00E867B8">
      <w:pPr>
        <w:rPr>
          <w:lang w:val="nl-NL"/>
        </w:rPr>
      </w:pPr>
      <w:r>
        <w:rPr>
          <w:lang w:val="nl-NL"/>
        </w:rPr>
        <w:t>Daarnaast moet</w:t>
      </w:r>
      <w:r w:rsidR="00F943A6">
        <w:rPr>
          <w:lang w:val="nl-NL"/>
        </w:rPr>
        <w:t>en er in de database en het backend aanpassingen gedaan worden betreffende de foutsoorten. Zoals in hoofdstuk 1.2.3.1 aangegeven, worden er op dit moment foutsoorten hardcoded in de front-end geplaats. Dit zorgt er voor dat de foutsoorten niet onderhoudbaar zijn en zou niet voor mogen komen. Het is van cruciaal belang dat deze foutsoorten opgenomen worden in de database, zodat het problemen in de toekomst kan voorkomen. Hier zal de backend op aangepast moeten worden, zodat de foutsoorten voortaan vanuit de database meegestuurd worden met het ophalen van de meting.</w:t>
      </w:r>
    </w:p>
    <w:p w14:paraId="379A8910" w14:textId="4C82D389" w:rsidR="00F943A6" w:rsidRDefault="00F943A6" w:rsidP="00E867B8">
      <w:pPr>
        <w:rPr>
          <w:lang w:val="nl-NL"/>
        </w:rPr>
      </w:pPr>
      <w:r>
        <w:rPr>
          <w:lang w:val="nl-NL"/>
        </w:rPr>
        <w:t xml:space="preserve">Afgezien het feit dat de applicatie al voor een groot deel werkt, moeten er nog onderdelen toegevoegd worden. Zo missen er op dit moment nog de plattegronden, vragenlijsten, mogelijkheid tot mutaties en de foutcontroles op de invoer. Deze zullen, na het aanpassen van de backend, datastructuur en database, toegevoegd moeten worden aan het prototype. </w:t>
      </w:r>
    </w:p>
    <w:p w14:paraId="51F9FAAC" w14:textId="5789129E" w:rsidR="00F943A6" w:rsidRDefault="00F943A6" w:rsidP="00E867B8">
      <w:pPr>
        <w:rPr>
          <w:lang w:val="nl-NL"/>
        </w:rPr>
      </w:pPr>
      <w:r>
        <w:rPr>
          <w:lang w:val="nl-NL"/>
        </w:rPr>
        <w:t xml:space="preserve">Als laatst moet er meteen gestart worden met het maken en implementeren van tests. Niet </w:t>
      </w:r>
      <w:r w:rsidR="006D27AC">
        <w:rPr>
          <w:lang w:val="nl-NL"/>
        </w:rPr>
        <w:t>alleen voor de nieuwe onderdelen, maar ook voor de bestaande code in de backend zullen er tests gemaakt moeten worden. Wanneer dit meteen goed bijgehouden zal worden, zal de tijdbesparing en het profijt</w:t>
      </w:r>
      <w:r w:rsidR="00E57214">
        <w:rPr>
          <w:lang w:val="nl-NL"/>
        </w:rPr>
        <w:t xml:space="preserve"> van een goed geteste applicatie</w:t>
      </w:r>
      <w:r w:rsidR="006D27AC">
        <w:rPr>
          <w:lang w:val="nl-NL"/>
        </w:rPr>
        <w:t xml:space="preserve"> alleen maar toenemen.</w:t>
      </w:r>
    </w:p>
    <w:p w14:paraId="5DD2C5CE" w14:textId="79FB63C0" w:rsidR="00F943A6" w:rsidRDefault="00F943A6" w:rsidP="00E867B8">
      <w:pPr>
        <w:rPr>
          <w:lang w:val="nl-NL"/>
        </w:rPr>
      </w:pPr>
    </w:p>
    <w:p w14:paraId="3C2EAD85" w14:textId="7AAF6C7C" w:rsidR="00F943A6" w:rsidRDefault="00F943A6" w:rsidP="00E867B8">
      <w:pPr>
        <w:rPr>
          <w:lang w:val="nl-NL"/>
        </w:rPr>
      </w:pPr>
    </w:p>
    <w:p w14:paraId="36E1C017" w14:textId="35196733" w:rsidR="00F943A6" w:rsidRDefault="00F943A6" w:rsidP="00E867B8">
      <w:pPr>
        <w:rPr>
          <w:lang w:val="nl-NL"/>
        </w:rPr>
      </w:pPr>
    </w:p>
    <w:p w14:paraId="2A98DCDB" w14:textId="3B2CE893" w:rsidR="00F943A6" w:rsidRDefault="00F943A6" w:rsidP="00E867B8">
      <w:pPr>
        <w:rPr>
          <w:lang w:val="nl-NL"/>
        </w:rPr>
      </w:pPr>
    </w:p>
    <w:p w14:paraId="44E327D1" w14:textId="4E4585F5" w:rsidR="00F943A6" w:rsidRDefault="00F943A6" w:rsidP="00E867B8">
      <w:pPr>
        <w:rPr>
          <w:lang w:val="nl-NL"/>
        </w:rPr>
      </w:pPr>
    </w:p>
    <w:p w14:paraId="5C30F061" w14:textId="186F2C29" w:rsidR="00F943A6" w:rsidRDefault="00F943A6" w:rsidP="00E867B8">
      <w:pPr>
        <w:rPr>
          <w:lang w:val="nl-NL"/>
        </w:rPr>
      </w:pPr>
    </w:p>
    <w:p w14:paraId="7BFDCDA0" w14:textId="65856734" w:rsidR="00F943A6" w:rsidRDefault="00F943A6" w:rsidP="00E867B8">
      <w:pPr>
        <w:rPr>
          <w:lang w:val="nl-NL"/>
        </w:rPr>
      </w:pPr>
    </w:p>
    <w:p w14:paraId="49D5320C" w14:textId="5D491F1E" w:rsidR="00F943A6" w:rsidRDefault="00F943A6" w:rsidP="00E867B8">
      <w:pPr>
        <w:rPr>
          <w:lang w:val="nl-NL"/>
        </w:rPr>
      </w:pPr>
    </w:p>
    <w:p w14:paraId="593BB25D" w14:textId="42D08B87" w:rsidR="00F943A6" w:rsidRDefault="00F943A6" w:rsidP="00E867B8">
      <w:pPr>
        <w:rPr>
          <w:lang w:val="nl-NL"/>
        </w:rPr>
      </w:pPr>
    </w:p>
    <w:p w14:paraId="5585906F" w14:textId="40E145B0" w:rsidR="00F943A6" w:rsidRDefault="00F943A6" w:rsidP="00E867B8">
      <w:pPr>
        <w:rPr>
          <w:lang w:val="nl-NL"/>
        </w:rPr>
      </w:pPr>
    </w:p>
    <w:p w14:paraId="1D3B5311" w14:textId="1FD784AF" w:rsidR="00F943A6" w:rsidRDefault="00F943A6" w:rsidP="00E867B8">
      <w:pPr>
        <w:rPr>
          <w:lang w:val="nl-NL"/>
        </w:rPr>
      </w:pPr>
    </w:p>
    <w:p w14:paraId="2A09F356" w14:textId="77777777" w:rsidR="00F943A6" w:rsidRPr="00E867B8" w:rsidRDefault="00F943A6" w:rsidP="00E867B8">
      <w:pPr>
        <w:rPr>
          <w:lang w:val="nl-NL"/>
        </w:rPr>
      </w:pPr>
    </w:p>
    <w:p w14:paraId="56463EF2" w14:textId="0133476F" w:rsidR="00DF7C84" w:rsidRPr="00E867B8" w:rsidRDefault="00121E25" w:rsidP="00121E25">
      <w:pPr>
        <w:pStyle w:val="Kop1"/>
        <w:rPr>
          <w:rFonts w:eastAsia="Times New Roman"/>
          <w:shd w:val="clear" w:color="auto" w:fill="FFFFFF"/>
          <w:lang w:val="nl-NL" w:eastAsia="en-NL"/>
        </w:rPr>
      </w:pPr>
      <w:bookmarkStart w:id="90" w:name="_Toc124339178"/>
      <w:r w:rsidRPr="00E867B8">
        <w:rPr>
          <w:rFonts w:eastAsia="Times New Roman"/>
          <w:shd w:val="clear" w:color="auto" w:fill="FFFFFF"/>
          <w:lang w:val="nl-NL" w:eastAsia="en-NL"/>
        </w:rPr>
        <w:t>Bijlages</w:t>
      </w:r>
      <w:bookmarkEnd w:id="90"/>
    </w:p>
    <w:p w14:paraId="22BC695C" w14:textId="77777777" w:rsidR="008F6B6D" w:rsidRPr="00E867B8" w:rsidRDefault="008F6B6D" w:rsidP="008F6B6D">
      <w:pPr>
        <w:rPr>
          <w:lang w:val="nl-NL" w:eastAsia="en-NL"/>
        </w:rPr>
      </w:pPr>
    </w:p>
    <w:p w14:paraId="0E16EBF8" w14:textId="247BF724" w:rsidR="008F6B6D" w:rsidRPr="00E867B8" w:rsidRDefault="008F6B6D" w:rsidP="008F6B6D">
      <w:pPr>
        <w:pStyle w:val="Lijstalinea"/>
        <w:numPr>
          <w:ilvl w:val="0"/>
          <w:numId w:val="1"/>
        </w:numPr>
        <w:rPr>
          <w:lang w:val="nl-NL" w:eastAsia="en-NL"/>
        </w:rPr>
      </w:pPr>
      <w:r w:rsidRPr="00E867B8">
        <w:rPr>
          <w:lang w:val="nl-NL" w:eastAsia="en-NL"/>
        </w:rPr>
        <w:t>Sourcecode en documenten: https://github.com/quatro32/VSRKMS</w:t>
      </w:r>
    </w:p>
    <w:p w14:paraId="39AE3257" w14:textId="4CE8532D"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proofErr w:type="spellStart"/>
      <w:r w:rsidRPr="00E867B8">
        <w:rPr>
          <w:rFonts w:eastAsia="Times New Roman" w:cstheme="minorHAnsi"/>
          <w:sz w:val="24"/>
          <w:szCs w:val="24"/>
          <w:shd w:val="clear" w:color="auto" w:fill="FFFFFF"/>
          <w:lang w:val="nl-NL" w:eastAsia="en-NL"/>
        </w:rPr>
        <w:t>Analyse.docs</w:t>
      </w:r>
      <w:proofErr w:type="spellEnd"/>
      <w:r w:rsidRPr="00E867B8">
        <w:rPr>
          <w:rFonts w:eastAsia="Times New Roman" w:cstheme="minorHAnsi"/>
          <w:sz w:val="24"/>
          <w:szCs w:val="24"/>
          <w:shd w:val="clear" w:color="auto" w:fill="FFFFFF"/>
          <w:lang w:val="nl-NL" w:eastAsia="en-NL"/>
        </w:rPr>
        <w:t xml:space="preserve">: context- en </w:t>
      </w:r>
      <w:proofErr w:type="spellStart"/>
      <w:r w:rsidRPr="00E867B8">
        <w:rPr>
          <w:rFonts w:eastAsia="Times New Roman" w:cstheme="minorHAnsi"/>
          <w:sz w:val="24"/>
          <w:szCs w:val="24"/>
          <w:shd w:val="clear" w:color="auto" w:fill="FFFFFF"/>
          <w:lang w:val="nl-NL" w:eastAsia="en-NL"/>
        </w:rPr>
        <w:t>requirementsanalyse</w:t>
      </w:r>
      <w:proofErr w:type="spellEnd"/>
      <w:r w:rsidRPr="00E867B8">
        <w:rPr>
          <w:rFonts w:eastAsia="Times New Roman" w:cstheme="minorHAnsi"/>
          <w:sz w:val="24"/>
          <w:szCs w:val="24"/>
          <w:shd w:val="clear" w:color="auto" w:fill="FFFFFF"/>
          <w:lang w:val="nl-NL" w:eastAsia="en-NL"/>
        </w:rPr>
        <w:t xml:space="preserve">, </w:t>
      </w:r>
      <w:proofErr w:type="spellStart"/>
      <w:r w:rsidRPr="00E867B8">
        <w:rPr>
          <w:rFonts w:eastAsia="Times New Roman" w:cstheme="minorHAnsi"/>
          <w:sz w:val="24"/>
          <w:szCs w:val="24"/>
          <w:shd w:val="clear" w:color="auto" w:fill="FFFFFF"/>
          <w:lang w:val="nl-NL" w:eastAsia="en-NL"/>
        </w:rPr>
        <w:t>MoSCoW</w:t>
      </w:r>
      <w:proofErr w:type="spellEnd"/>
      <w:r w:rsidRPr="00E867B8">
        <w:rPr>
          <w:rFonts w:eastAsia="Times New Roman" w:cstheme="minorHAnsi"/>
          <w:sz w:val="24"/>
          <w:szCs w:val="24"/>
          <w:shd w:val="clear" w:color="auto" w:fill="FFFFFF"/>
          <w:lang w:val="nl-NL" w:eastAsia="en-NL"/>
        </w:rPr>
        <w:t xml:space="preserve"> en </w:t>
      </w:r>
      <w:proofErr w:type="spellStart"/>
      <w:r w:rsidRPr="00E867B8">
        <w:rPr>
          <w:rFonts w:eastAsia="Times New Roman" w:cstheme="minorHAnsi"/>
          <w:sz w:val="24"/>
          <w:szCs w:val="24"/>
          <w:shd w:val="clear" w:color="auto" w:fill="FFFFFF"/>
          <w:lang w:val="nl-NL" w:eastAsia="en-NL"/>
        </w:rPr>
        <w:t>eiden</w:t>
      </w:r>
      <w:proofErr w:type="spellEnd"/>
      <w:r w:rsidRPr="00E867B8">
        <w:rPr>
          <w:rFonts w:eastAsia="Times New Roman" w:cstheme="minorHAnsi"/>
          <w:sz w:val="24"/>
          <w:szCs w:val="24"/>
          <w:shd w:val="clear" w:color="auto" w:fill="FFFFFF"/>
          <w:lang w:val="nl-NL" w:eastAsia="en-NL"/>
        </w:rPr>
        <w:t xml:space="preserve"> en wensen </w:t>
      </w:r>
      <w:proofErr w:type="spellStart"/>
      <w:r w:rsidRPr="00E867B8">
        <w:rPr>
          <w:rFonts w:eastAsia="Times New Roman" w:cstheme="minorHAnsi"/>
          <w:sz w:val="24"/>
          <w:szCs w:val="24"/>
          <w:shd w:val="clear" w:color="auto" w:fill="FFFFFF"/>
          <w:lang w:val="nl-NL" w:eastAsia="en-NL"/>
        </w:rPr>
        <w:t>layout</w:t>
      </w:r>
      <w:proofErr w:type="spellEnd"/>
      <w:r w:rsidRPr="00E867B8">
        <w:rPr>
          <w:rFonts w:eastAsia="Times New Roman" w:cstheme="minorHAnsi"/>
          <w:sz w:val="24"/>
          <w:szCs w:val="24"/>
          <w:shd w:val="clear" w:color="auto" w:fill="FFFFFF"/>
          <w:lang w:val="nl-NL" w:eastAsia="en-NL"/>
        </w:rPr>
        <w:t>.</w:t>
      </w:r>
    </w:p>
    <w:p w14:paraId="07CBC1F6" w14:textId="4DCD0B0C"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Data storage tests.docx: E2E tests voor onderbouwing van keuze data storage.</w:t>
      </w:r>
    </w:p>
    <w:p w14:paraId="4E2DB77B" w14:textId="0D7DF716"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Projectplan semester 7.docx: Projectplan</w:t>
      </w:r>
    </w:p>
    <w:p w14:paraId="054F9E76" w14:textId="20B14D8E"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Klassendiagram.png: klassendiagram van prototype</w:t>
      </w:r>
    </w:p>
    <w:p w14:paraId="4CF8FD5A" w14:textId="61AE5184"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ELEMENTLIJST.png</w:t>
      </w:r>
    </w:p>
    <w:p w14:paraId="777A1036" w14:textId="7A047554"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FOUTENLIJST.png</w:t>
      </w:r>
    </w:p>
    <w:p w14:paraId="18160271" w14:textId="69C61753"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HOOFDSCHERM.png</w:t>
      </w:r>
    </w:p>
    <w:p w14:paraId="6F79BF47" w14:textId="35832F7A"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RUIMTELIJST.png</w:t>
      </w:r>
    </w:p>
    <w:p w14:paraId="434BC599" w14:textId="77777777" w:rsidR="00C3775E" w:rsidRPr="00E867B8" w:rsidRDefault="00C3775E" w:rsidP="009A6D40">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STARTSCHERM.png</w:t>
      </w:r>
    </w:p>
    <w:p w14:paraId="7905193E" w14:textId="7E051474" w:rsidR="00DF7C84" w:rsidRPr="00E867B8" w:rsidRDefault="00DF7C84" w:rsidP="008F6B6D">
      <w:pPr>
        <w:pStyle w:val="Lijstalinea"/>
        <w:spacing w:before="100" w:beforeAutospacing="1" w:after="240" w:line="276" w:lineRule="auto"/>
        <w:rPr>
          <w:rFonts w:eastAsia="Times New Roman" w:cstheme="minorHAnsi"/>
          <w:sz w:val="24"/>
          <w:szCs w:val="24"/>
          <w:shd w:val="clear" w:color="auto" w:fill="FFFFFF"/>
          <w:lang w:val="nl-NL" w:eastAsia="en-NL"/>
        </w:rPr>
      </w:pPr>
    </w:p>
    <w:p w14:paraId="77F1C3E6" w14:textId="38AF01B9"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CE1DE11" w14:textId="0C791B40"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1D1713CF" w14:textId="5B7B4C37"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427AF67" w14:textId="5AEF52BD"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A45F860" w14:textId="5012E12B"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7F55156B" w14:textId="7D49A8ED"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DE285A2" w14:textId="0FB212D8"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3D899520" w14:textId="4007D4E0"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77E6EB1" w14:textId="5206E8D8"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6E1F8015" w14:textId="498188C2"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0968604F" w14:textId="04436469"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286FBBFB" w14:textId="618B49A0"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379456DE" w14:textId="50D55106"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744DC337" w14:textId="77777777"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AFADD4B" w14:textId="00D12898" w:rsidR="00E1342F" w:rsidRPr="00E867B8" w:rsidRDefault="00E1342F" w:rsidP="00DF7C84">
      <w:pPr>
        <w:pStyle w:val="Kop1"/>
        <w:rPr>
          <w:rFonts w:eastAsia="Times New Roman"/>
          <w:shd w:val="clear" w:color="auto" w:fill="FFFFFF"/>
          <w:lang w:val="nl-NL" w:eastAsia="en-NL"/>
        </w:rPr>
      </w:pPr>
      <w:bookmarkStart w:id="91" w:name="_Toc124339179"/>
      <w:r w:rsidRPr="00E867B8">
        <w:rPr>
          <w:rFonts w:eastAsia="Times New Roman"/>
          <w:shd w:val="clear" w:color="auto" w:fill="FFFFFF"/>
          <w:lang w:val="nl-NL" w:eastAsia="en-NL"/>
        </w:rPr>
        <w:t>Bronnen</w:t>
      </w:r>
      <w:bookmarkEnd w:id="91"/>
    </w:p>
    <w:p w14:paraId="730EF32E" w14:textId="77777777" w:rsidR="00DF7C84" w:rsidRPr="00E867B8" w:rsidRDefault="00DF7C84" w:rsidP="00DF7C84">
      <w:pPr>
        <w:rPr>
          <w:lang w:val="nl-NL" w:eastAsia="en-NL"/>
        </w:rPr>
      </w:pPr>
    </w:p>
    <w:p w14:paraId="5A43F46D"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Guardrex</w:t>
      </w:r>
      <w:proofErr w:type="spellEnd"/>
      <w:r w:rsidRPr="00E867B8">
        <w:rPr>
          <w:rFonts w:eastAsia="Times New Roman" w:cstheme="minorHAnsi"/>
          <w:sz w:val="24"/>
          <w:szCs w:val="24"/>
          <w:lang w:val="nl-NL" w:eastAsia="en-NL"/>
        </w:rPr>
        <w:t xml:space="preserve">, G. (2022, November 8). </w:t>
      </w:r>
      <w:r w:rsidRPr="00E867B8">
        <w:rPr>
          <w:rFonts w:eastAsia="Times New Roman" w:cstheme="minorHAnsi"/>
          <w:i/>
          <w:iCs/>
          <w:sz w:val="24"/>
          <w:szCs w:val="24"/>
          <w:lang w:val="nl-NL" w:eastAsia="en-NL"/>
        </w:rPr>
        <w:t xml:space="preserve">ASP.NET </w:t>
      </w:r>
      <w:proofErr w:type="spellStart"/>
      <w:r w:rsidRPr="00E867B8">
        <w:rPr>
          <w:rFonts w:eastAsia="Times New Roman" w:cstheme="minorHAnsi"/>
          <w:i/>
          <w:iCs/>
          <w:sz w:val="24"/>
          <w:szCs w:val="24"/>
          <w:lang w:val="nl-NL" w:eastAsia="en-NL"/>
        </w:rPr>
        <w:t>Core</w:t>
      </w:r>
      <w:proofErr w:type="spellEnd"/>
      <w:r w:rsidRPr="00E867B8">
        <w:rPr>
          <w:rFonts w:eastAsia="Times New Roman" w:cstheme="minorHAnsi"/>
          <w:i/>
          <w:iCs/>
          <w:sz w:val="24"/>
          <w:szCs w:val="24"/>
          <w:lang w:val="nl-NL" w:eastAsia="en-NL"/>
        </w:rPr>
        <w:t xml:space="preserve"> Blazor state management</w:t>
      </w:r>
      <w:r w:rsidRPr="00E867B8">
        <w:rPr>
          <w:rFonts w:eastAsia="Times New Roman" w:cstheme="minorHAnsi"/>
          <w:sz w:val="24"/>
          <w:szCs w:val="24"/>
          <w:lang w:val="nl-NL" w:eastAsia="en-NL"/>
        </w:rPr>
        <w:t xml:space="preserve">. Microsoft </w:t>
      </w:r>
      <w:proofErr w:type="spellStart"/>
      <w:r w:rsidRPr="00E867B8">
        <w:rPr>
          <w:rFonts w:eastAsia="Times New Roman" w:cstheme="minorHAnsi"/>
          <w:sz w:val="24"/>
          <w:szCs w:val="24"/>
          <w:lang w:val="nl-NL" w:eastAsia="en-NL"/>
        </w:rPr>
        <w:t>Learn</w:t>
      </w:r>
      <w:proofErr w:type="spellEnd"/>
      <w:r w:rsidRPr="00E867B8">
        <w:rPr>
          <w:rFonts w:eastAsia="Times New Roman" w:cstheme="minorHAnsi"/>
          <w:sz w:val="24"/>
          <w:szCs w:val="24"/>
          <w:lang w:val="nl-NL" w:eastAsia="en-NL"/>
        </w:rPr>
        <w:t>. https://learn.microsoft.com/en-us/aspnet/core/blazor/state-management?view=aspnetcore-6.0</w:t>
      </w:r>
    </w:p>
    <w:p w14:paraId="7C04D3E2"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Huber, T. C., Huber, T. C., &amp; Huber, T. C. (2021, April 19). </w:t>
      </w:r>
      <w:r w:rsidRPr="00E867B8">
        <w:rPr>
          <w:rFonts w:eastAsia="Times New Roman" w:cstheme="minorHAnsi"/>
          <w:i/>
          <w:iCs/>
          <w:sz w:val="24"/>
          <w:szCs w:val="24"/>
          <w:lang w:val="nl-NL" w:eastAsia="en-NL"/>
        </w:rPr>
        <w:t xml:space="preserve">Store Data of </w:t>
      </w:r>
      <w:proofErr w:type="spellStart"/>
      <w:r w:rsidRPr="00E867B8">
        <w:rPr>
          <w:rFonts w:eastAsia="Times New Roman" w:cstheme="minorHAnsi"/>
          <w:i/>
          <w:iCs/>
          <w:sz w:val="24"/>
          <w:szCs w:val="24"/>
          <w:lang w:val="nl-NL" w:eastAsia="en-NL"/>
        </w:rPr>
        <w:t>Your</w:t>
      </w:r>
      <w:proofErr w:type="spellEnd"/>
      <w:r w:rsidRPr="00E867B8">
        <w:rPr>
          <w:rFonts w:eastAsia="Times New Roman" w:cstheme="minorHAnsi"/>
          <w:i/>
          <w:iCs/>
          <w:sz w:val="24"/>
          <w:szCs w:val="24"/>
          <w:lang w:val="nl-NL" w:eastAsia="en-NL"/>
        </w:rPr>
        <w:t xml:space="preserve"> Blazor App in </w:t>
      </w:r>
      <w:proofErr w:type="spellStart"/>
      <w:r w:rsidRPr="00E867B8">
        <w:rPr>
          <w:rFonts w:eastAsia="Times New Roman" w:cstheme="minorHAnsi"/>
          <w:i/>
          <w:iCs/>
          <w:sz w:val="24"/>
          <w:szCs w:val="24"/>
          <w:lang w:val="nl-NL" w:eastAsia="en-NL"/>
        </w:rPr>
        <w:t>the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Local</w:t>
      </w:r>
      <w:proofErr w:type="spellEnd"/>
      <w:r w:rsidRPr="00E867B8">
        <w:rPr>
          <w:rFonts w:eastAsia="Times New Roman" w:cstheme="minorHAnsi"/>
          <w:i/>
          <w:iCs/>
          <w:sz w:val="24"/>
          <w:szCs w:val="24"/>
          <w:lang w:val="nl-NL" w:eastAsia="en-NL"/>
        </w:rPr>
        <w:t xml:space="preserve"> Storage </w:t>
      </w:r>
      <w:proofErr w:type="spellStart"/>
      <w:r w:rsidRPr="00E867B8">
        <w:rPr>
          <w:rFonts w:eastAsia="Times New Roman" w:cstheme="minorHAnsi"/>
          <w:i/>
          <w:iCs/>
          <w:sz w:val="24"/>
          <w:szCs w:val="24"/>
          <w:lang w:val="nl-NL" w:eastAsia="en-NL"/>
        </w:rPr>
        <w:t>and</w:t>
      </w:r>
      <w:proofErr w:type="spellEnd"/>
      <w:r w:rsidRPr="00E867B8">
        <w:rPr>
          <w:rFonts w:eastAsia="Times New Roman" w:cstheme="minorHAnsi"/>
          <w:i/>
          <w:iCs/>
          <w:sz w:val="24"/>
          <w:szCs w:val="24"/>
          <w:lang w:val="nl-NL" w:eastAsia="en-NL"/>
        </w:rPr>
        <w:t xml:space="preserve"> in </w:t>
      </w:r>
      <w:proofErr w:type="spellStart"/>
      <w:r w:rsidRPr="00E867B8">
        <w:rPr>
          <w:rFonts w:eastAsia="Times New Roman" w:cstheme="minorHAnsi"/>
          <w:i/>
          <w:iCs/>
          <w:sz w:val="24"/>
          <w:szCs w:val="24"/>
          <w:lang w:val="nl-NL" w:eastAsia="en-NL"/>
        </w:rPr>
        <w:t>the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Session</w:t>
      </w:r>
      <w:proofErr w:type="spellEnd"/>
      <w:r w:rsidRPr="00E867B8">
        <w:rPr>
          <w:rFonts w:eastAsia="Times New Roman" w:cstheme="minorHAnsi"/>
          <w:i/>
          <w:iCs/>
          <w:sz w:val="24"/>
          <w:szCs w:val="24"/>
          <w:lang w:val="nl-NL" w:eastAsia="en-NL"/>
        </w:rPr>
        <w:t xml:space="preserve"> Storage</w:t>
      </w:r>
      <w:r w:rsidRPr="00E867B8">
        <w:rPr>
          <w:rFonts w:eastAsia="Times New Roman" w:cstheme="minorHAnsi"/>
          <w:sz w:val="24"/>
          <w:szCs w:val="24"/>
          <w:lang w:val="nl-NL" w:eastAsia="en-NL"/>
        </w:rPr>
        <w:t>. Thomas Claudius Huber. https://www.thomasclaudiushuber.com/2021/04/19/store-data-of-your-blazor-app-in-the-local-storage-and-in-the-session-storage/</w:t>
      </w:r>
    </w:p>
    <w:p w14:paraId="60418095"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IndexedDB</w:t>
      </w:r>
      <w:proofErr w:type="spellEnd"/>
      <w:r w:rsidRPr="00E867B8">
        <w:rPr>
          <w:rFonts w:eastAsia="Times New Roman" w:cstheme="minorHAnsi"/>
          <w:i/>
          <w:iCs/>
          <w:sz w:val="24"/>
          <w:szCs w:val="24"/>
          <w:lang w:val="nl-NL" w:eastAsia="en-NL"/>
        </w:rPr>
        <w:t xml:space="preserve"> in Blazor</w:t>
      </w:r>
      <w:r w:rsidRPr="00E867B8">
        <w:rPr>
          <w:rFonts w:eastAsia="Times New Roman" w:cstheme="minorHAnsi"/>
          <w:sz w:val="24"/>
          <w:szCs w:val="24"/>
          <w:lang w:val="nl-NL" w:eastAsia="en-NL"/>
        </w:rPr>
        <w:t xml:space="preserve">. (2019, August 3). Steve </w:t>
      </w:r>
      <w:proofErr w:type="spellStart"/>
      <w:r w:rsidRPr="00E867B8">
        <w:rPr>
          <w:rFonts w:eastAsia="Times New Roman" w:cstheme="minorHAnsi"/>
          <w:sz w:val="24"/>
          <w:szCs w:val="24"/>
          <w:lang w:val="nl-NL" w:eastAsia="en-NL"/>
        </w:rPr>
        <w:t>Sanderson’s</w:t>
      </w:r>
      <w:proofErr w:type="spellEnd"/>
      <w:r w:rsidRPr="00E867B8">
        <w:rPr>
          <w:rFonts w:eastAsia="Times New Roman" w:cstheme="minorHAnsi"/>
          <w:sz w:val="24"/>
          <w:szCs w:val="24"/>
          <w:lang w:val="nl-NL" w:eastAsia="en-NL"/>
        </w:rPr>
        <w:t xml:space="preserve"> Blog. https://blog.stevensanderson.com/2019/08/03/blazor-indexeddb/</w:t>
      </w:r>
    </w:p>
    <w:p w14:paraId="4BEEBB28"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Jinjinov</w:t>
      </w:r>
      <w:proofErr w:type="spellEnd"/>
      <w:r w:rsidRPr="00E867B8">
        <w:rPr>
          <w:rFonts w:eastAsia="Times New Roman" w:cstheme="minorHAnsi"/>
          <w:sz w:val="24"/>
          <w:szCs w:val="24"/>
          <w:lang w:val="nl-NL" w:eastAsia="en-NL"/>
        </w:rPr>
        <w:t>, J.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xml:space="preserve">.). </w:t>
      </w:r>
      <w:r w:rsidRPr="00E867B8">
        <w:rPr>
          <w:rFonts w:eastAsia="Times New Roman" w:cstheme="minorHAnsi"/>
          <w:i/>
          <w:iCs/>
          <w:sz w:val="24"/>
          <w:szCs w:val="24"/>
          <w:lang w:val="nl-NL" w:eastAsia="en-NL"/>
        </w:rPr>
        <w:t xml:space="preserve">GitHub - </w:t>
      </w:r>
      <w:proofErr w:type="spellStart"/>
      <w:r w:rsidRPr="00E867B8">
        <w:rPr>
          <w:rFonts w:eastAsia="Times New Roman" w:cstheme="minorHAnsi"/>
          <w:i/>
          <w:iCs/>
          <w:sz w:val="24"/>
          <w:szCs w:val="24"/>
          <w:lang w:val="nl-NL" w:eastAsia="en-NL"/>
        </w:rPr>
        <w:t>Jinjinov</w:t>
      </w:r>
      <w:proofErr w:type="spellEnd"/>
      <w:r w:rsidRPr="00E867B8">
        <w:rPr>
          <w:rFonts w:eastAsia="Times New Roman" w:cstheme="minorHAnsi"/>
          <w:i/>
          <w:iCs/>
          <w:sz w:val="24"/>
          <w:szCs w:val="24"/>
          <w:lang w:val="nl-NL" w:eastAsia="en-NL"/>
        </w:rPr>
        <w:t>/</w:t>
      </w:r>
      <w:proofErr w:type="spellStart"/>
      <w:r w:rsidRPr="00E867B8">
        <w:rPr>
          <w:rFonts w:eastAsia="Times New Roman" w:cstheme="minorHAnsi"/>
          <w:i/>
          <w:iCs/>
          <w:sz w:val="24"/>
          <w:szCs w:val="24"/>
          <w:lang w:val="nl-NL" w:eastAsia="en-NL"/>
        </w:rPr>
        <w:t>IndexedDB.Blazor</w:t>
      </w:r>
      <w:proofErr w:type="spellEnd"/>
      <w:r w:rsidRPr="00E867B8">
        <w:rPr>
          <w:rFonts w:eastAsia="Times New Roman" w:cstheme="minorHAnsi"/>
          <w:i/>
          <w:iCs/>
          <w:sz w:val="24"/>
          <w:szCs w:val="24"/>
          <w:lang w:val="nl-NL" w:eastAsia="en-NL"/>
        </w:rPr>
        <w:t xml:space="preserve">: A Blazor </w:t>
      </w:r>
      <w:proofErr w:type="spellStart"/>
      <w:r w:rsidRPr="00E867B8">
        <w:rPr>
          <w:rFonts w:eastAsia="Times New Roman" w:cstheme="minorHAnsi"/>
          <w:i/>
          <w:iCs/>
          <w:sz w:val="24"/>
          <w:szCs w:val="24"/>
          <w:lang w:val="nl-NL" w:eastAsia="en-NL"/>
        </w:rPr>
        <w:t>library</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for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accessing</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IndexedDB</w:t>
      </w:r>
      <w:proofErr w:type="spellEnd"/>
      <w:r w:rsidRPr="00E867B8">
        <w:rPr>
          <w:rFonts w:eastAsia="Times New Roman" w:cstheme="minorHAnsi"/>
          <w:sz w:val="24"/>
          <w:szCs w:val="24"/>
          <w:lang w:val="nl-NL" w:eastAsia="en-NL"/>
        </w:rPr>
        <w:t>. GitHub. https://github.com/Jinjinov/IndexedDB.Blazor</w:t>
      </w:r>
    </w:p>
    <w:p w14:paraId="208EBE02"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NuGet</w:t>
      </w:r>
      <w:proofErr w:type="spellEnd"/>
      <w:r w:rsidRPr="00E867B8">
        <w:rPr>
          <w:rFonts w:eastAsia="Times New Roman" w:cstheme="minorHAnsi"/>
          <w:i/>
          <w:iCs/>
          <w:sz w:val="24"/>
          <w:szCs w:val="24"/>
          <w:lang w:val="nl-NL" w:eastAsia="en-NL"/>
        </w:rPr>
        <w:t xml:space="preserve"> Gallery | Packages matching </w:t>
      </w:r>
      <w:proofErr w:type="spellStart"/>
      <w:r w:rsidRPr="00E867B8">
        <w:rPr>
          <w:rFonts w:eastAsia="Times New Roman" w:cstheme="minorHAnsi"/>
          <w:i/>
          <w:iCs/>
          <w:sz w:val="24"/>
          <w:szCs w:val="24"/>
          <w:lang w:val="nl-NL" w:eastAsia="en-NL"/>
        </w:rPr>
        <w:t>blazor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indexeddb</w:t>
      </w:r>
      <w:proofErr w:type="spellEnd"/>
      <w:r w:rsidRPr="00E867B8">
        <w:rPr>
          <w:rFonts w:eastAsia="Times New Roman" w:cstheme="minorHAnsi"/>
          <w:sz w:val="24"/>
          <w:szCs w:val="24"/>
          <w:lang w:val="nl-NL" w:eastAsia="en-NL"/>
        </w:rPr>
        <w:t>.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https://www.nuget.org/packages?q=blazor+indexeddb</w:t>
      </w:r>
    </w:p>
    <w:p w14:paraId="1F1C095A"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TG.Blazor.IndexedDB</w:t>
      </w:r>
      <w:proofErr w:type="spellEnd"/>
      <w:r w:rsidRPr="00E867B8">
        <w:rPr>
          <w:rFonts w:eastAsia="Times New Roman" w:cstheme="minorHAnsi"/>
          <w:i/>
          <w:iCs/>
          <w:sz w:val="24"/>
          <w:szCs w:val="24"/>
          <w:lang w:val="nl-NL" w:eastAsia="en-NL"/>
        </w:rPr>
        <w:t xml:space="preserve"> 1.5.0-preview</w:t>
      </w:r>
      <w:r w:rsidRPr="00E867B8">
        <w:rPr>
          <w:rFonts w:eastAsia="Times New Roman" w:cstheme="minorHAnsi"/>
          <w:sz w:val="24"/>
          <w:szCs w:val="24"/>
          <w:lang w:val="nl-NL" w:eastAsia="en-NL"/>
        </w:rPr>
        <w:t>.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https://www.nuget.org/packages/TG.Blazor.IndexedDB/1.5.0-preview</w:t>
      </w:r>
    </w:p>
    <w:p w14:paraId="4F846E19" w14:textId="095A8795" w:rsidR="009A6D40"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Window.localStorage</w:t>
      </w:r>
      <w:proofErr w:type="spellEnd"/>
      <w:r w:rsidRPr="00E867B8">
        <w:rPr>
          <w:rFonts w:eastAsia="Times New Roman" w:cstheme="minorHAnsi"/>
          <w:i/>
          <w:iCs/>
          <w:sz w:val="24"/>
          <w:szCs w:val="24"/>
          <w:lang w:val="nl-NL" w:eastAsia="en-NL"/>
        </w:rPr>
        <w:t xml:space="preserve"> - Web </w:t>
      </w:r>
      <w:proofErr w:type="spellStart"/>
      <w:r w:rsidRPr="00E867B8">
        <w:rPr>
          <w:rFonts w:eastAsia="Times New Roman" w:cstheme="minorHAnsi"/>
          <w:i/>
          <w:iCs/>
          <w:sz w:val="24"/>
          <w:szCs w:val="24"/>
          <w:lang w:val="nl-NL" w:eastAsia="en-NL"/>
        </w:rPr>
        <w:t>APIs</w:t>
      </w:r>
      <w:proofErr w:type="spellEnd"/>
      <w:r w:rsidRPr="00E867B8">
        <w:rPr>
          <w:rFonts w:eastAsia="Times New Roman" w:cstheme="minorHAnsi"/>
          <w:i/>
          <w:iCs/>
          <w:sz w:val="24"/>
          <w:szCs w:val="24"/>
          <w:lang w:val="nl-NL" w:eastAsia="en-NL"/>
        </w:rPr>
        <w:t xml:space="preserve"> | MDN</w:t>
      </w:r>
      <w:r w:rsidRPr="00E867B8">
        <w:rPr>
          <w:rFonts w:eastAsia="Times New Roman" w:cstheme="minorHAnsi"/>
          <w:sz w:val="24"/>
          <w:szCs w:val="24"/>
          <w:lang w:val="nl-NL" w:eastAsia="en-NL"/>
        </w:rPr>
        <w:t>. (2022, September 21). https://developer.mozilla.org/en-US/docs/Web/API/Window/localStorage</w:t>
      </w:r>
    </w:p>
    <w:p w14:paraId="26808C86"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Bose</w:t>
      </w:r>
      <w:proofErr w:type="spellEnd"/>
      <w:r w:rsidRPr="00E867B8">
        <w:rPr>
          <w:rFonts w:eastAsia="Times New Roman" w:cstheme="minorHAnsi"/>
          <w:sz w:val="24"/>
          <w:szCs w:val="24"/>
          <w:lang w:val="nl-NL" w:eastAsia="en-NL"/>
        </w:rPr>
        <w:t xml:space="preserve">, S. (2022, </w:t>
      </w:r>
      <w:proofErr w:type="spellStart"/>
      <w:r w:rsidRPr="00E867B8">
        <w:rPr>
          <w:rFonts w:eastAsia="Times New Roman" w:cstheme="minorHAnsi"/>
          <w:sz w:val="24"/>
          <w:szCs w:val="24"/>
          <w:lang w:val="nl-NL" w:eastAsia="en-NL"/>
        </w:rPr>
        <w:t>October</w:t>
      </w:r>
      <w:proofErr w:type="spellEnd"/>
      <w:r w:rsidRPr="00E867B8">
        <w:rPr>
          <w:rFonts w:eastAsia="Times New Roman" w:cstheme="minorHAnsi"/>
          <w:sz w:val="24"/>
          <w:szCs w:val="24"/>
          <w:lang w:val="nl-NL" w:eastAsia="en-NL"/>
        </w:rPr>
        <w:t xml:space="preserve"> 31). </w:t>
      </w:r>
      <w:proofErr w:type="spellStart"/>
      <w:r w:rsidRPr="00E867B8">
        <w:rPr>
          <w:rFonts w:eastAsia="Times New Roman" w:cstheme="minorHAnsi"/>
          <w:i/>
          <w:iCs/>
          <w:sz w:val="24"/>
          <w:szCs w:val="24"/>
          <w:lang w:val="nl-NL" w:eastAsia="en-NL"/>
        </w:rPr>
        <w:t>What</w:t>
      </w:r>
      <w:proofErr w:type="spellEnd"/>
      <w:r w:rsidRPr="00E867B8">
        <w:rPr>
          <w:rFonts w:eastAsia="Times New Roman" w:cstheme="minorHAnsi"/>
          <w:i/>
          <w:iCs/>
          <w:sz w:val="24"/>
          <w:szCs w:val="24"/>
          <w:lang w:val="nl-NL" w:eastAsia="en-NL"/>
        </w:rPr>
        <w:t xml:space="preserve"> is End </w:t>
      </w:r>
      <w:proofErr w:type="spellStart"/>
      <w:r w:rsidRPr="00E867B8">
        <w:rPr>
          <w:rFonts w:eastAsia="Times New Roman" w:cstheme="minorHAnsi"/>
          <w:i/>
          <w:iCs/>
          <w:sz w:val="24"/>
          <w:szCs w:val="24"/>
          <w:lang w:val="nl-NL" w:eastAsia="en-NL"/>
        </w:rPr>
        <w:t>To</w:t>
      </w:r>
      <w:proofErr w:type="spellEnd"/>
      <w:r w:rsidRPr="00E867B8">
        <w:rPr>
          <w:rFonts w:eastAsia="Times New Roman" w:cstheme="minorHAnsi"/>
          <w:i/>
          <w:iCs/>
          <w:sz w:val="24"/>
          <w:szCs w:val="24"/>
          <w:lang w:val="nl-NL" w:eastAsia="en-NL"/>
        </w:rPr>
        <w:t xml:space="preserve"> End Testing?</w:t>
      </w:r>
      <w:r w:rsidRPr="00E867B8">
        <w:rPr>
          <w:rFonts w:eastAsia="Times New Roman" w:cstheme="minorHAnsi"/>
          <w:sz w:val="24"/>
          <w:szCs w:val="24"/>
          <w:lang w:val="nl-NL" w:eastAsia="en-NL"/>
        </w:rPr>
        <w:t xml:space="preserve"> </w:t>
      </w:r>
      <w:proofErr w:type="spellStart"/>
      <w:r w:rsidRPr="00E867B8">
        <w:rPr>
          <w:rFonts w:eastAsia="Times New Roman" w:cstheme="minorHAnsi"/>
          <w:sz w:val="24"/>
          <w:szCs w:val="24"/>
          <w:lang w:val="nl-NL" w:eastAsia="en-NL"/>
        </w:rPr>
        <w:t>BrowserStack</w:t>
      </w:r>
      <w:proofErr w:type="spellEnd"/>
      <w:r w:rsidRPr="00E867B8">
        <w:rPr>
          <w:rFonts w:eastAsia="Times New Roman" w:cstheme="minorHAnsi"/>
          <w:sz w:val="24"/>
          <w:szCs w:val="24"/>
          <w:lang w:val="nl-NL" w:eastAsia="en-NL"/>
        </w:rPr>
        <w:t>. https://www.browserstack.com/guide/end-to-end-testing</w:t>
      </w:r>
    </w:p>
    <w:p w14:paraId="2C9BC98C"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lastRenderedPageBreak/>
        <w:t>dotnet</w:t>
      </w:r>
      <w:proofErr w:type="spellEnd"/>
      <w:r w:rsidRPr="00E867B8">
        <w:rPr>
          <w:rFonts w:eastAsia="Times New Roman" w:cstheme="minorHAnsi"/>
          <w:sz w:val="24"/>
          <w:szCs w:val="24"/>
          <w:lang w:val="nl-NL" w:eastAsia="en-NL"/>
        </w:rPr>
        <w:t xml:space="preserve">. (2021, August 23). </w:t>
      </w:r>
      <w:r w:rsidRPr="00E867B8">
        <w:rPr>
          <w:rFonts w:eastAsia="Times New Roman" w:cstheme="minorHAnsi"/>
          <w:i/>
          <w:iCs/>
          <w:sz w:val="24"/>
          <w:szCs w:val="24"/>
          <w:lang w:val="nl-NL" w:eastAsia="en-NL"/>
        </w:rPr>
        <w:t xml:space="preserve">The .NET </w:t>
      </w:r>
      <w:proofErr w:type="spellStart"/>
      <w:r w:rsidRPr="00E867B8">
        <w:rPr>
          <w:rFonts w:eastAsia="Times New Roman" w:cstheme="minorHAnsi"/>
          <w:i/>
          <w:iCs/>
          <w:sz w:val="24"/>
          <w:szCs w:val="24"/>
          <w:lang w:val="nl-NL" w:eastAsia="en-NL"/>
        </w:rPr>
        <w:t>Docs</w:t>
      </w:r>
      <w:proofErr w:type="spellEnd"/>
      <w:r w:rsidRPr="00E867B8">
        <w:rPr>
          <w:rFonts w:eastAsia="Times New Roman" w:cstheme="minorHAnsi"/>
          <w:i/>
          <w:iCs/>
          <w:sz w:val="24"/>
          <w:szCs w:val="24"/>
          <w:lang w:val="nl-NL" w:eastAsia="en-NL"/>
        </w:rPr>
        <w:t xml:space="preserve"> Show - Blazor component testing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bUnit</w:t>
      </w:r>
      <w:r w:rsidRPr="00E867B8">
        <w:rPr>
          <w:rFonts w:eastAsia="Times New Roman" w:cstheme="minorHAnsi"/>
          <w:sz w:val="24"/>
          <w:szCs w:val="24"/>
          <w:lang w:val="nl-NL" w:eastAsia="en-NL"/>
        </w:rPr>
        <w:t>. YouTube. https://www.youtube.com/watch?v=JtyVBbcVplY</w:t>
      </w:r>
    </w:p>
    <w:p w14:paraId="6F8FC3AB"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dotnet</w:t>
      </w:r>
      <w:proofErr w:type="spellEnd"/>
      <w:r w:rsidRPr="00E867B8">
        <w:rPr>
          <w:rFonts w:eastAsia="Times New Roman" w:cstheme="minorHAnsi"/>
          <w:sz w:val="24"/>
          <w:szCs w:val="24"/>
          <w:lang w:val="nl-NL" w:eastAsia="en-NL"/>
        </w:rPr>
        <w:t xml:space="preserve">. (2022, November 12). </w:t>
      </w:r>
      <w:r w:rsidRPr="00E867B8">
        <w:rPr>
          <w:rFonts w:eastAsia="Times New Roman" w:cstheme="minorHAnsi"/>
          <w:i/>
          <w:iCs/>
          <w:sz w:val="24"/>
          <w:szCs w:val="24"/>
          <w:lang w:val="nl-NL" w:eastAsia="en-NL"/>
        </w:rPr>
        <w:t xml:space="preserve">Testing Blazor Applications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Playwright</w:t>
      </w:r>
      <w:proofErr w:type="spellEnd"/>
      <w:r w:rsidRPr="00E867B8">
        <w:rPr>
          <w:rFonts w:eastAsia="Times New Roman" w:cstheme="minorHAnsi"/>
          <w:i/>
          <w:iCs/>
          <w:sz w:val="24"/>
          <w:szCs w:val="24"/>
          <w:lang w:val="nl-NL" w:eastAsia="en-NL"/>
        </w:rPr>
        <w:t xml:space="preserve"> | .NET </w:t>
      </w:r>
      <w:proofErr w:type="spellStart"/>
      <w:r w:rsidRPr="00E867B8">
        <w:rPr>
          <w:rFonts w:eastAsia="Times New Roman" w:cstheme="minorHAnsi"/>
          <w:i/>
          <w:iCs/>
          <w:sz w:val="24"/>
          <w:szCs w:val="24"/>
          <w:lang w:val="nl-NL" w:eastAsia="en-NL"/>
        </w:rPr>
        <w:t>Conf</w:t>
      </w:r>
      <w:proofErr w:type="spellEnd"/>
      <w:r w:rsidRPr="00E867B8">
        <w:rPr>
          <w:rFonts w:eastAsia="Times New Roman" w:cstheme="minorHAnsi"/>
          <w:i/>
          <w:iCs/>
          <w:sz w:val="24"/>
          <w:szCs w:val="24"/>
          <w:lang w:val="nl-NL" w:eastAsia="en-NL"/>
        </w:rPr>
        <w:t xml:space="preserve"> 2022</w:t>
      </w:r>
      <w:r w:rsidRPr="00E867B8">
        <w:rPr>
          <w:rFonts w:eastAsia="Times New Roman" w:cstheme="minorHAnsi"/>
          <w:sz w:val="24"/>
          <w:szCs w:val="24"/>
          <w:lang w:val="nl-NL" w:eastAsia="en-NL"/>
        </w:rPr>
        <w:t>. YouTube. https://www.youtube.com/watch?v=gBky9_AskNQ</w:t>
      </w:r>
    </w:p>
    <w:p w14:paraId="79525FB8" w14:textId="52BC1B89"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(2022, November 8). </w:t>
      </w:r>
      <w:r w:rsidRPr="00E867B8">
        <w:rPr>
          <w:rFonts w:eastAsia="Times New Roman" w:cstheme="minorHAnsi"/>
          <w:i/>
          <w:iCs/>
          <w:sz w:val="24"/>
          <w:szCs w:val="24"/>
          <w:lang w:val="nl-NL" w:eastAsia="en-NL"/>
        </w:rPr>
        <w:t xml:space="preserve">Test </w:t>
      </w:r>
      <w:proofErr w:type="spellStart"/>
      <w:r w:rsidRPr="00E867B8">
        <w:rPr>
          <w:rFonts w:eastAsia="Times New Roman" w:cstheme="minorHAnsi"/>
          <w:i/>
          <w:iCs/>
          <w:sz w:val="24"/>
          <w:szCs w:val="24"/>
          <w:lang w:val="nl-NL" w:eastAsia="en-NL"/>
        </w:rPr>
        <w:t>Razor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components</w:t>
      </w:r>
      <w:proofErr w:type="spellEnd"/>
      <w:r w:rsidRPr="00E867B8">
        <w:rPr>
          <w:rFonts w:eastAsia="Times New Roman" w:cstheme="minorHAnsi"/>
          <w:i/>
          <w:iCs/>
          <w:sz w:val="24"/>
          <w:szCs w:val="24"/>
          <w:lang w:val="nl-NL" w:eastAsia="en-NL"/>
        </w:rPr>
        <w:t xml:space="preserve"> in ASP.NET </w:t>
      </w:r>
      <w:proofErr w:type="spellStart"/>
      <w:r w:rsidRPr="00E867B8">
        <w:rPr>
          <w:rFonts w:eastAsia="Times New Roman" w:cstheme="minorHAnsi"/>
          <w:i/>
          <w:iCs/>
          <w:sz w:val="24"/>
          <w:szCs w:val="24"/>
          <w:lang w:val="nl-NL" w:eastAsia="en-NL"/>
        </w:rPr>
        <w:t>Core</w:t>
      </w:r>
      <w:proofErr w:type="spellEnd"/>
      <w:r w:rsidRPr="00E867B8">
        <w:rPr>
          <w:rFonts w:eastAsia="Times New Roman" w:cstheme="minorHAnsi"/>
          <w:i/>
          <w:iCs/>
          <w:sz w:val="24"/>
          <w:szCs w:val="24"/>
          <w:lang w:val="nl-NL" w:eastAsia="en-NL"/>
        </w:rPr>
        <w:t xml:space="preserve"> Blazor</w:t>
      </w:r>
      <w:r w:rsidRPr="00E867B8">
        <w:rPr>
          <w:rFonts w:eastAsia="Times New Roman" w:cstheme="minorHAnsi"/>
          <w:sz w:val="24"/>
          <w:szCs w:val="24"/>
          <w:lang w:val="nl-NL" w:eastAsia="en-NL"/>
        </w:rPr>
        <w:t xml:space="preserve">. Microsoft </w:t>
      </w:r>
      <w:proofErr w:type="spellStart"/>
      <w:r w:rsidRPr="00E867B8">
        <w:rPr>
          <w:rFonts w:eastAsia="Times New Roman" w:cstheme="minorHAnsi"/>
          <w:sz w:val="24"/>
          <w:szCs w:val="24"/>
          <w:lang w:val="nl-NL" w:eastAsia="en-NL"/>
        </w:rPr>
        <w:t>Learn</w:t>
      </w:r>
      <w:proofErr w:type="spellEnd"/>
      <w:r w:rsidRPr="00E867B8">
        <w:rPr>
          <w:rFonts w:eastAsia="Times New Roman" w:cstheme="minorHAnsi"/>
          <w:sz w:val="24"/>
          <w:szCs w:val="24"/>
          <w:lang w:val="nl-NL" w:eastAsia="en-NL"/>
        </w:rPr>
        <w:t>. https://learn.microsoft.com/en-us/aspnet/core/blazor/test?view=aspnetcore-7.0</w:t>
      </w:r>
    </w:p>
    <w:p w14:paraId="682F058F"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Maze</w:t>
      </w:r>
      <w:proofErr w:type="spellEnd"/>
      <w:r w:rsidRPr="00E867B8">
        <w:rPr>
          <w:rFonts w:eastAsia="Times New Roman" w:cstheme="minorHAnsi"/>
          <w:sz w:val="24"/>
          <w:szCs w:val="24"/>
          <w:lang w:val="nl-NL" w:eastAsia="en-NL"/>
        </w:rPr>
        <w:t xml:space="preserve">, C. (2022, April 26). </w:t>
      </w:r>
      <w:proofErr w:type="spellStart"/>
      <w:r w:rsidRPr="00E867B8">
        <w:rPr>
          <w:rFonts w:eastAsia="Times New Roman" w:cstheme="minorHAnsi"/>
          <w:i/>
          <w:iCs/>
          <w:sz w:val="24"/>
          <w:szCs w:val="24"/>
          <w:lang w:val="nl-NL" w:eastAsia="en-NL"/>
        </w:rPr>
        <w:t>Introduction</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to</w:t>
      </w:r>
      <w:proofErr w:type="spellEnd"/>
      <w:r w:rsidRPr="00E867B8">
        <w:rPr>
          <w:rFonts w:eastAsia="Times New Roman" w:cstheme="minorHAnsi"/>
          <w:i/>
          <w:iCs/>
          <w:sz w:val="24"/>
          <w:szCs w:val="24"/>
          <w:lang w:val="nl-NL" w:eastAsia="en-NL"/>
        </w:rPr>
        <w:t xml:space="preserve"> Testing Blazor </w:t>
      </w:r>
      <w:proofErr w:type="spellStart"/>
      <w:r w:rsidRPr="00E867B8">
        <w:rPr>
          <w:rFonts w:eastAsia="Times New Roman" w:cstheme="minorHAnsi"/>
          <w:i/>
          <w:iCs/>
          <w:sz w:val="24"/>
          <w:szCs w:val="24"/>
          <w:lang w:val="nl-NL" w:eastAsia="en-NL"/>
        </w:rPr>
        <w:t>WebAssembly</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bUnit</w:t>
      </w:r>
      <w:r w:rsidRPr="00E867B8">
        <w:rPr>
          <w:rFonts w:eastAsia="Times New Roman" w:cstheme="minorHAnsi"/>
          <w:sz w:val="24"/>
          <w:szCs w:val="24"/>
          <w:lang w:val="nl-NL" w:eastAsia="en-NL"/>
        </w:rPr>
        <w:t xml:space="preserve">. Code </w:t>
      </w:r>
      <w:proofErr w:type="spellStart"/>
      <w:r w:rsidRPr="00E867B8">
        <w:rPr>
          <w:rFonts w:eastAsia="Times New Roman" w:cstheme="minorHAnsi"/>
          <w:sz w:val="24"/>
          <w:szCs w:val="24"/>
          <w:lang w:val="nl-NL" w:eastAsia="en-NL"/>
        </w:rPr>
        <w:t>Maze</w:t>
      </w:r>
      <w:proofErr w:type="spellEnd"/>
      <w:r w:rsidRPr="00E867B8">
        <w:rPr>
          <w:rFonts w:eastAsia="Times New Roman" w:cstheme="minorHAnsi"/>
          <w:sz w:val="24"/>
          <w:szCs w:val="24"/>
          <w:lang w:val="nl-NL" w:eastAsia="en-NL"/>
        </w:rPr>
        <w:t>. https://code-maze.com/test-blazor-webassembly-bunit/</w:t>
      </w:r>
    </w:p>
    <w:p w14:paraId="6EF5388E"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Solau</w:t>
      </w:r>
      <w:proofErr w:type="spellEnd"/>
      <w:r w:rsidRPr="00E867B8">
        <w:rPr>
          <w:rFonts w:eastAsia="Times New Roman" w:cstheme="minorHAnsi"/>
          <w:sz w:val="24"/>
          <w:szCs w:val="24"/>
          <w:lang w:val="nl-NL" w:eastAsia="en-NL"/>
        </w:rPr>
        <w:t xml:space="preserve">, X. (2022, November 14). </w:t>
      </w:r>
      <w:proofErr w:type="spellStart"/>
      <w:r w:rsidRPr="00E867B8">
        <w:rPr>
          <w:rFonts w:eastAsia="Times New Roman" w:cstheme="minorHAnsi"/>
          <w:i/>
          <w:iCs/>
          <w:sz w:val="24"/>
          <w:szCs w:val="24"/>
          <w:lang w:val="nl-NL" w:eastAsia="en-NL"/>
        </w:rPr>
        <w:t>Enable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Playwright</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so</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that</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you</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can</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easily</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use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it</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including</w:t>
      </w:r>
      <w:proofErr w:type="spellEnd"/>
      <w:r w:rsidRPr="00E867B8">
        <w:rPr>
          <w:rFonts w:eastAsia="Times New Roman" w:cstheme="minorHAnsi"/>
          <w:i/>
          <w:iCs/>
          <w:sz w:val="24"/>
          <w:szCs w:val="24"/>
          <w:lang w:val="nl-NL" w:eastAsia="en-NL"/>
        </w:rPr>
        <w:t xml:space="preserve"> on </w:t>
      </w:r>
      <w:proofErr w:type="spellStart"/>
      <w:r w:rsidRPr="00E867B8">
        <w:rPr>
          <w:rFonts w:eastAsia="Times New Roman" w:cstheme="minorHAnsi"/>
          <w:i/>
          <w:iCs/>
          <w:sz w:val="24"/>
          <w:szCs w:val="24"/>
          <w:lang w:val="nl-NL" w:eastAsia="en-NL"/>
        </w:rPr>
        <w:t>your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build</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agents</w:t>
      </w:r>
      <w:proofErr w:type="spellEnd"/>
      <w:r w:rsidRPr="00E867B8">
        <w:rPr>
          <w:rFonts w:eastAsia="Times New Roman" w:cstheme="minorHAnsi"/>
          <w:i/>
          <w:iCs/>
          <w:sz w:val="24"/>
          <w:szCs w:val="24"/>
          <w:lang w:val="nl-NL" w:eastAsia="en-NL"/>
        </w:rPr>
        <w:t>) [Part 2 ]</w:t>
      </w:r>
      <w:r w:rsidRPr="00E867B8">
        <w:rPr>
          <w:rFonts w:eastAsia="Times New Roman" w:cstheme="minorHAnsi"/>
          <w:sz w:val="24"/>
          <w:szCs w:val="24"/>
          <w:lang w:val="nl-NL" w:eastAsia="en-NL"/>
        </w:rPr>
        <w:t>. Medium. https://medium.com/younited-tech-blog/end-to-end-test-a-blazor-app-with-playwright-part-2-3980b573e92a</w:t>
      </w:r>
    </w:p>
    <w:p w14:paraId="50879838"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TVUG. (2021, November 18). </w:t>
      </w:r>
      <w:proofErr w:type="spellStart"/>
      <w:r w:rsidRPr="00E867B8">
        <w:rPr>
          <w:rFonts w:eastAsia="Times New Roman" w:cstheme="minorHAnsi"/>
          <w:i/>
          <w:iCs/>
          <w:sz w:val="24"/>
          <w:szCs w:val="24"/>
          <w:lang w:val="nl-NL" w:eastAsia="en-NL"/>
        </w:rPr>
        <w:t>Getting</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started</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testing in Blazor</w:t>
      </w:r>
      <w:r w:rsidRPr="00E867B8">
        <w:rPr>
          <w:rFonts w:eastAsia="Times New Roman" w:cstheme="minorHAnsi"/>
          <w:sz w:val="24"/>
          <w:szCs w:val="24"/>
          <w:lang w:val="nl-NL" w:eastAsia="en-NL"/>
        </w:rPr>
        <w:t>. YouTube. https://www.youtube.com/watch?v=TGMe3wE_6BY</w:t>
      </w:r>
    </w:p>
    <w:p w14:paraId="7CE78743"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Writing</w:t>
      </w:r>
      <w:proofErr w:type="spellEnd"/>
      <w:r w:rsidRPr="00E867B8">
        <w:rPr>
          <w:rFonts w:eastAsia="Times New Roman" w:cstheme="minorHAnsi"/>
          <w:i/>
          <w:iCs/>
          <w:sz w:val="24"/>
          <w:szCs w:val="24"/>
          <w:lang w:val="nl-NL" w:eastAsia="en-NL"/>
        </w:rPr>
        <w:t xml:space="preserve"> tests </w:t>
      </w:r>
      <w:proofErr w:type="spellStart"/>
      <w:r w:rsidRPr="00E867B8">
        <w:rPr>
          <w:rFonts w:eastAsia="Times New Roman" w:cstheme="minorHAnsi"/>
          <w:i/>
          <w:iCs/>
          <w:sz w:val="24"/>
          <w:szCs w:val="24"/>
          <w:lang w:val="nl-NL" w:eastAsia="en-NL"/>
        </w:rPr>
        <w:t>for</w:t>
      </w:r>
      <w:proofErr w:type="spellEnd"/>
      <w:r w:rsidRPr="00E867B8">
        <w:rPr>
          <w:rFonts w:eastAsia="Times New Roman" w:cstheme="minorHAnsi"/>
          <w:i/>
          <w:iCs/>
          <w:sz w:val="24"/>
          <w:szCs w:val="24"/>
          <w:lang w:val="nl-NL" w:eastAsia="en-NL"/>
        </w:rPr>
        <w:t xml:space="preserve"> Blazor </w:t>
      </w:r>
      <w:proofErr w:type="spellStart"/>
      <w:r w:rsidRPr="00E867B8">
        <w:rPr>
          <w:rFonts w:eastAsia="Times New Roman" w:cstheme="minorHAnsi"/>
          <w:i/>
          <w:iCs/>
          <w:sz w:val="24"/>
          <w:szCs w:val="24"/>
          <w:lang w:val="nl-NL" w:eastAsia="en-NL"/>
        </w:rPr>
        <w:t>components</w:t>
      </w:r>
      <w:proofErr w:type="spellEnd"/>
      <w:r w:rsidRPr="00E867B8">
        <w:rPr>
          <w:rFonts w:eastAsia="Times New Roman" w:cstheme="minorHAnsi"/>
          <w:i/>
          <w:iCs/>
          <w:sz w:val="24"/>
          <w:szCs w:val="24"/>
          <w:lang w:val="nl-NL" w:eastAsia="en-NL"/>
        </w:rPr>
        <w:t xml:space="preserve"> | bUnit</w:t>
      </w:r>
      <w:r w:rsidRPr="00E867B8">
        <w:rPr>
          <w:rFonts w:eastAsia="Times New Roman" w:cstheme="minorHAnsi"/>
          <w:sz w:val="24"/>
          <w:szCs w:val="24"/>
          <w:lang w:val="nl-NL" w:eastAsia="en-NL"/>
        </w:rPr>
        <w:t>.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https://bunit.dev/docs/getting-started/writing-tests.html?tabs=xunit</w:t>
      </w:r>
    </w:p>
    <w:p w14:paraId="593D1D42"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rPr>
          <w:rFonts w:cstheme="minorHAnsi"/>
          <w:lang w:val="nl-NL"/>
        </w:rPr>
      </w:pPr>
    </w:p>
    <w:p w14:paraId="711D7108"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Bradish</w:t>
      </w:r>
      <w:proofErr w:type="spellEnd"/>
      <w:r w:rsidRPr="00E867B8">
        <w:rPr>
          <w:rFonts w:asciiTheme="minorHAnsi" w:hAnsiTheme="minorHAnsi" w:cstheme="minorHAnsi"/>
          <w:lang w:val="nl-NL"/>
        </w:rPr>
        <w:t xml:space="preserve">, P. (2022, 25 mei). </w:t>
      </w:r>
      <w:r w:rsidRPr="00E867B8">
        <w:rPr>
          <w:rFonts w:asciiTheme="minorHAnsi" w:hAnsiTheme="minorHAnsi" w:cstheme="minorHAnsi"/>
          <w:i/>
          <w:iCs/>
          <w:lang w:val="nl-NL"/>
        </w:rPr>
        <w:t xml:space="preserve">Is Blazor </w:t>
      </w:r>
      <w:proofErr w:type="spellStart"/>
      <w:r w:rsidRPr="00E867B8">
        <w:rPr>
          <w:rFonts w:asciiTheme="minorHAnsi" w:hAnsiTheme="minorHAnsi" w:cstheme="minorHAnsi"/>
          <w:i/>
          <w:iCs/>
          <w:lang w:val="nl-NL"/>
        </w:rPr>
        <w:t>Better</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Than</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JavaScript</w:t>
      </w:r>
      <w:proofErr w:type="spellEnd"/>
      <w:r w:rsidRPr="00E867B8">
        <w:rPr>
          <w:rFonts w:asciiTheme="minorHAnsi" w:hAnsiTheme="minorHAnsi" w:cstheme="minorHAnsi"/>
          <w:i/>
          <w:iCs/>
          <w:lang w:val="nl-NL"/>
        </w:rPr>
        <w:t xml:space="preserve">? - </w:t>
      </w:r>
      <w:proofErr w:type="spellStart"/>
      <w:r w:rsidRPr="00E867B8">
        <w:rPr>
          <w:rFonts w:asciiTheme="minorHAnsi" w:hAnsiTheme="minorHAnsi" w:cstheme="minorHAnsi"/>
          <w:i/>
          <w:iCs/>
          <w:lang w:val="nl-NL"/>
        </w:rPr>
        <w:t>Emergent</w:t>
      </w:r>
      <w:proofErr w:type="spellEnd"/>
      <w:r w:rsidRPr="00E867B8">
        <w:rPr>
          <w:rFonts w:asciiTheme="minorHAnsi" w:hAnsiTheme="minorHAnsi" w:cstheme="minorHAnsi"/>
          <w:i/>
          <w:iCs/>
          <w:lang w:val="nl-NL"/>
        </w:rPr>
        <w:t xml:space="preserve"> Software Blog</w:t>
      </w:r>
      <w:r w:rsidRPr="00E867B8">
        <w:rPr>
          <w:rFonts w:asciiTheme="minorHAnsi" w:hAnsiTheme="minorHAnsi" w:cstheme="minorHAnsi"/>
          <w:lang w:val="nl-NL"/>
        </w:rPr>
        <w:t>. https://www.emergentsoftware.net/blog/is-blazor-better-than-javascript/</w:t>
      </w:r>
    </w:p>
    <w:p w14:paraId="11862BE2"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Galloway, J. (2020, 4 november). </w:t>
      </w:r>
      <w:r w:rsidRPr="00E867B8">
        <w:rPr>
          <w:rFonts w:asciiTheme="minorHAnsi" w:hAnsiTheme="minorHAnsi" w:cstheme="minorHAnsi"/>
          <w:i/>
          <w:iCs/>
          <w:lang w:val="nl-NL"/>
        </w:rPr>
        <w:t xml:space="preserve">Building a </w:t>
      </w:r>
      <w:proofErr w:type="spellStart"/>
      <w:r w:rsidRPr="00E867B8">
        <w:rPr>
          <w:rFonts w:asciiTheme="minorHAnsi" w:hAnsiTheme="minorHAnsi" w:cstheme="minorHAnsi"/>
          <w:i/>
          <w:iCs/>
          <w:lang w:val="nl-NL"/>
        </w:rPr>
        <w:t>Progressive</w:t>
      </w:r>
      <w:proofErr w:type="spellEnd"/>
      <w:r w:rsidRPr="00E867B8">
        <w:rPr>
          <w:rFonts w:asciiTheme="minorHAnsi" w:hAnsiTheme="minorHAnsi" w:cstheme="minorHAnsi"/>
          <w:i/>
          <w:iCs/>
          <w:lang w:val="nl-NL"/>
        </w:rPr>
        <w:t xml:space="preserve"> Web App </w:t>
      </w:r>
      <w:proofErr w:type="spellStart"/>
      <w:r w:rsidRPr="00E867B8">
        <w:rPr>
          <w:rFonts w:asciiTheme="minorHAnsi" w:hAnsiTheme="minorHAnsi" w:cstheme="minorHAnsi"/>
          <w:i/>
          <w:iCs/>
          <w:lang w:val="nl-NL"/>
        </w:rPr>
        <w:t>with</w:t>
      </w:r>
      <w:proofErr w:type="spellEnd"/>
      <w:r w:rsidRPr="00E867B8">
        <w:rPr>
          <w:rFonts w:asciiTheme="minorHAnsi" w:hAnsiTheme="minorHAnsi" w:cstheme="minorHAnsi"/>
          <w:i/>
          <w:iCs/>
          <w:lang w:val="nl-NL"/>
        </w:rPr>
        <w:t xml:space="preserve"> Blazor</w:t>
      </w:r>
      <w:r w:rsidRPr="00E867B8">
        <w:rPr>
          <w:rFonts w:asciiTheme="minorHAnsi" w:hAnsiTheme="minorHAnsi" w:cstheme="minorHAnsi"/>
          <w:lang w:val="nl-NL"/>
        </w:rPr>
        <w:t>. Visual Studio Blog. https://devblogs.microsoft.com/visualstudio/building-a-progressive-web-app-with-blazor/</w:t>
      </w:r>
    </w:p>
    <w:p w14:paraId="634E26D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lastRenderedPageBreak/>
        <w:t xml:space="preserve">Ma, C. (2021, 28 april). </w:t>
      </w:r>
      <w:r w:rsidRPr="00E867B8">
        <w:rPr>
          <w:rFonts w:asciiTheme="minorHAnsi" w:hAnsiTheme="minorHAnsi" w:cstheme="minorHAnsi"/>
          <w:i/>
          <w:iCs/>
          <w:lang w:val="nl-NL"/>
        </w:rPr>
        <w:t xml:space="preserve">Is Blazor </w:t>
      </w:r>
      <w:proofErr w:type="spellStart"/>
      <w:r w:rsidRPr="00E867B8">
        <w:rPr>
          <w:rFonts w:asciiTheme="minorHAnsi" w:hAnsiTheme="minorHAnsi" w:cstheme="minorHAnsi"/>
          <w:i/>
          <w:iCs/>
          <w:lang w:val="nl-NL"/>
        </w:rPr>
        <w:t>the</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future</w:t>
      </w:r>
      <w:proofErr w:type="spellEnd"/>
      <w:r w:rsidRPr="00E867B8">
        <w:rPr>
          <w:rFonts w:asciiTheme="minorHAnsi" w:hAnsiTheme="minorHAnsi" w:cstheme="minorHAnsi"/>
          <w:i/>
          <w:iCs/>
          <w:lang w:val="nl-NL"/>
        </w:rPr>
        <w:t xml:space="preserve"> in Web App Development?</w:t>
      </w:r>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iFour</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Technolab</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Pvt</w:t>
      </w:r>
      <w:proofErr w:type="spellEnd"/>
      <w:r w:rsidRPr="00E867B8">
        <w:rPr>
          <w:rFonts w:asciiTheme="minorHAnsi" w:hAnsiTheme="minorHAnsi" w:cstheme="minorHAnsi"/>
          <w:lang w:val="nl-NL"/>
        </w:rPr>
        <w:t>. Ltd. https://www.ifourtechnolab.com/blog/is-blazor-the-future-in-web-app-development</w:t>
      </w:r>
    </w:p>
    <w:p w14:paraId="4834C040"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MacDonald</w:t>
      </w:r>
      <w:proofErr w:type="spellEnd"/>
      <w:r w:rsidRPr="00E867B8">
        <w:rPr>
          <w:rFonts w:asciiTheme="minorHAnsi" w:hAnsiTheme="minorHAnsi" w:cstheme="minorHAnsi"/>
          <w:lang w:val="nl-NL"/>
        </w:rPr>
        <w:t xml:space="preserve">, M. (2022a, januari 5). </w:t>
      </w:r>
      <w:r w:rsidRPr="00E867B8">
        <w:rPr>
          <w:rFonts w:asciiTheme="minorHAnsi" w:hAnsiTheme="minorHAnsi" w:cstheme="minorHAnsi"/>
          <w:i/>
          <w:iCs/>
          <w:lang w:val="nl-NL"/>
        </w:rPr>
        <w:t xml:space="preserve">Is Blazor Just </w:t>
      </w:r>
      <w:proofErr w:type="spellStart"/>
      <w:r w:rsidRPr="00E867B8">
        <w:rPr>
          <w:rFonts w:asciiTheme="minorHAnsi" w:hAnsiTheme="minorHAnsi" w:cstheme="minorHAnsi"/>
          <w:i/>
          <w:iCs/>
          <w:lang w:val="nl-NL"/>
        </w:rPr>
        <w:t>Another</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Walled</w:t>
      </w:r>
      <w:proofErr w:type="spellEnd"/>
      <w:r w:rsidRPr="00E867B8">
        <w:rPr>
          <w:rFonts w:asciiTheme="minorHAnsi" w:hAnsiTheme="minorHAnsi" w:cstheme="minorHAnsi"/>
          <w:i/>
          <w:iCs/>
          <w:lang w:val="nl-NL"/>
        </w:rPr>
        <w:t xml:space="preserve"> Gaden? | </w:t>
      </w:r>
      <w:proofErr w:type="spellStart"/>
      <w:r w:rsidRPr="00E867B8">
        <w:rPr>
          <w:rFonts w:asciiTheme="minorHAnsi" w:hAnsiTheme="minorHAnsi" w:cstheme="minorHAnsi"/>
          <w:i/>
          <w:iCs/>
          <w:lang w:val="nl-NL"/>
        </w:rPr>
        <w:t>Why</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Microsoft’s</w:t>
      </w:r>
      <w:proofErr w:type="spellEnd"/>
      <w:r w:rsidRPr="00E867B8">
        <w:rPr>
          <w:rFonts w:asciiTheme="minorHAnsi" w:hAnsiTheme="minorHAnsi" w:cstheme="minorHAnsi"/>
          <w:i/>
          <w:iCs/>
          <w:lang w:val="nl-NL"/>
        </w:rPr>
        <w:t xml:space="preserve"> most </w:t>
      </w:r>
      <w:proofErr w:type="spellStart"/>
      <w:r w:rsidRPr="00E867B8">
        <w:rPr>
          <w:rFonts w:asciiTheme="minorHAnsi" w:hAnsiTheme="minorHAnsi" w:cstheme="minorHAnsi"/>
          <w:i/>
          <w:iCs/>
          <w:lang w:val="nl-NL"/>
        </w:rPr>
        <w:t>ambitious</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technology</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could</w:t>
      </w:r>
      <w:proofErr w:type="spellEnd"/>
      <w:r w:rsidRPr="00E867B8">
        <w:rPr>
          <w:rFonts w:asciiTheme="minorHAnsi" w:hAnsiTheme="minorHAnsi" w:cstheme="minorHAnsi"/>
          <w:i/>
          <w:iCs/>
          <w:lang w:val="nl-NL"/>
        </w:rPr>
        <w:t xml:space="preserve"> power </w:t>
      </w:r>
      <w:proofErr w:type="spellStart"/>
      <w:r w:rsidRPr="00E867B8">
        <w:rPr>
          <w:rFonts w:asciiTheme="minorHAnsi" w:hAnsiTheme="minorHAnsi" w:cstheme="minorHAnsi"/>
          <w:i/>
          <w:iCs/>
          <w:lang w:val="nl-NL"/>
        </w:rPr>
        <w:t>the</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future</w:t>
      </w:r>
      <w:proofErr w:type="spellEnd"/>
      <w:r w:rsidRPr="00E867B8">
        <w:rPr>
          <w:rFonts w:asciiTheme="minorHAnsi" w:hAnsiTheme="minorHAnsi" w:cstheme="minorHAnsi"/>
          <w:i/>
          <w:iCs/>
          <w:lang w:val="nl-NL"/>
        </w:rPr>
        <w:t xml:space="preserve"> of </w:t>
      </w:r>
      <w:proofErr w:type="spellStart"/>
      <w:r w:rsidRPr="00E867B8">
        <w:rPr>
          <w:rFonts w:asciiTheme="minorHAnsi" w:hAnsiTheme="minorHAnsi" w:cstheme="minorHAnsi"/>
          <w:i/>
          <w:iCs/>
          <w:lang w:val="nl-NL"/>
        </w:rPr>
        <w:t>the</w:t>
      </w:r>
      <w:proofErr w:type="spellEnd"/>
      <w:r w:rsidRPr="00E867B8">
        <w:rPr>
          <w:rFonts w:asciiTheme="minorHAnsi" w:hAnsiTheme="minorHAnsi" w:cstheme="minorHAnsi"/>
          <w:i/>
          <w:iCs/>
          <w:lang w:val="nl-NL"/>
        </w:rPr>
        <w:t xml:space="preserve"> web | Young </w:t>
      </w:r>
      <w:proofErr w:type="spellStart"/>
      <w:r w:rsidRPr="00E867B8">
        <w:rPr>
          <w:rFonts w:asciiTheme="minorHAnsi" w:hAnsiTheme="minorHAnsi" w:cstheme="minorHAnsi"/>
          <w:i/>
          <w:iCs/>
          <w:lang w:val="nl-NL"/>
        </w:rPr>
        <w:t>Coder</w:t>
      </w:r>
      <w:proofErr w:type="spellEnd"/>
      <w:r w:rsidRPr="00E867B8">
        <w:rPr>
          <w:rFonts w:asciiTheme="minorHAnsi" w:hAnsiTheme="minorHAnsi" w:cstheme="minorHAnsi"/>
          <w:i/>
          <w:iCs/>
          <w:lang w:val="nl-NL"/>
        </w:rPr>
        <w:t xml:space="preserve"> | Matthew </w:t>
      </w:r>
      <w:proofErr w:type="spellStart"/>
      <w:r w:rsidRPr="00E867B8">
        <w:rPr>
          <w:rFonts w:asciiTheme="minorHAnsi" w:hAnsiTheme="minorHAnsi" w:cstheme="minorHAnsi"/>
          <w:i/>
          <w:iCs/>
          <w:lang w:val="nl-NL"/>
        </w:rPr>
        <w:t>MacDonald</w:t>
      </w:r>
      <w:proofErr w:type="spellEnd"/>
      <w:r w:rsidRPr="00E867B8">
        <w:rPr>
          <w:rFonts w:asciiTheme="minorHAnsi" w:hAnsiTheme="minorHAnsi" w:cstheme="minorHAnsi"/>
          <w:i/>
          <w:iCs/>
          <w:lang w:val="nl-NL"/>
        </w:rPr>
        <w:t xml:space="preserve"> | Young </w:t>
      </w:r>
      <w:proofErr w:type="spellStart"/>
      <w:r w:rsidRPr="00E867B8">
        <w:rPr>
          <w:rFonts w:asciiTheme="minorHAnsi" w:hAnsiTheme="minorHAnsi" w:cstheme="minorHAnsi"/>
          <w:i/>
          <w:iCs/>
          <w:lang w:val="nl-NL"/>
        </w:rPr>
        <w:t>Coder</w:t>
      </w:r>
      <w:proofErr w:type="spellEnd"/>
      <w:r w:rsidRPr="00E867B8">
        <w:rPr>
          <w:rFonts w:asciiTheme="minorHAnsi" w:hAnsiTheme="minorHAnsi" w:cstheme="minorHAnsi"/>
          <w:lang w:val="nl-NL"/>
        </w:rPr>
        <w:t>. Medium. https://medium.com/young-coder/is-blazor-the-future-or-just-another-walled-garden-441842cc249d</w:t>
      </w:r>
    </w:p>
    <w:p w14:paraId="2AC02F4B"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i/>
          <w:iCs/>
          <w:lang w:val="nl-NL"/>
        </w:rPr>
        <w:t>Microsoft’s</w:t>
      </w:r>
      <w:proofErr w:type="spellEnd"/>
      <w:r w:rsidRPr="00E867B8">
        <w:rPr>
          <w:rFonts w:asciiTheme="minorHAnsi" w:hAnsiTheme="minorHAnsi" w:cstheme="minorHAnsi"/>
          <w:i/>
          <w:iCs/>
          <w:lang w:val="nl-NL"/>
        </w:rPr>
        <w:t xml:space="preserve"> Long-Term Support (LTS) </w:t>
      </w:r>
      <w:proofErr w:type="spellStart"/>
      <w:r w:rsidRPr="00E867B8">
        <w:rPr>
          <w:rFonts w:asciiTheme="minorHAnsi" w:hAnsiTheme="minorHAnsi" w:cstheme="minorHAnsi"/>
          <w:i/>
          <w:iCs/>
          <w:lang w:val="nl-NL"/>
        </w:rPr>
        <w:t>Plans</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for</w:t>
      </w:r>
      <w:proofErr w:type="spellEnd"/>
      <w:r w:rsidRPr="00E867B8">
        <w:rPr>
          <w:rFonts w:asciiTheme="minorHAnsi" w:hAnsiTheme="minorHAnsi" w:cstheme="minorHAnsi"/>
          <w:i/>
          <w:iCs/>
          <w:lang w:val="nl-NL"/>
        </w:rPr>
        <w:t xml:space="preserve"> Blazor - Microsoft Q&amp;A</w:t>
      </w:r>
      <w:r w:rsidRPr="00E867B8">
        <w:rPr>
          <w:rFonts w:asciiTheme="minorHAnsi" w:hAnsiTheme="minorHAnsi" w:cstheme="minorHAnsi"/>
          <w:lang w:val="nl-NL"/>
        </w:rPr>
        <w:t>. (2022, 24 januari). https://learn.microsoft.com/en-us/answers/questions/708050/microsoft39s-long-term-support-lts-plans-for-blazo.html</w:t>
      </w:r>
    </w:p>
    <w:p w14:paraId="1233D7A1"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Campana</w:t>
      </w:r>
      <w:proofErr w:type="spellEnd"/>
      <w:r w:rsidRPr="00E867B8">
        <w:rPr>
          <w:rFonts w:asciiTheme="minorHAnsi" w:hAnsiTheme="minorHAnsi" w:cstheme="minorHAnsi"/>
          <w:lang w:val="nl-NL"/>
        </w:rPr>
        <w:t xml:space="preserve">, N. (2022, </w:t>
      </w:r>
      <w:proofErr w:type="spellStart"/>
      <w:r w:rsidRPr="00E867B8">
        <w:rPr>
          <w:rFonts w:asciiTheme="minorHAnsi" w:hAnsiTheme="minorHAnsi" w:cstheme="minorHAnsi"/>
          <w:lang w:val="nl-NL"/>
        </w:rPr>
        <w:t>October</w:t>
      </w:r>
      <w:proofErr w:type="spellEnd"/>
      <w:r w:rsidRPr="00E867B8">
        <w:rPr>
          <w:rFonts w:asciiTheme="minorHAnsi" w:hAnsiTheme="minorHAnsi" w:cstheme="minorHAnsi"/>
          <w:lang w:val="nl-NL"/>
        </w:rPr>
        <w:t xml:space="preserve"> 21). </w:t>
      </w:r>
      <w:proofErr w:type="spellStart"/>
      <w:r w:rsidRPr="00E867B8">
        <w:rPr>
          <w:rFonts w:asciiTheme="minorHAnsi" w:hAnsiTheme="minorHAnsi" w:cstheme="minorHAnsi"/>
          <w:i/>
          <w:iCs/>
          <w:lang w:val="nl-NL"/>
        </w:rPr>
        <w:t>What</w:t>
      </w:r>
      <w:proofErr w:type="spellEnd"/>
      <w:r w:rsidRPr="00E867B8">
        <w:rPr>
          <w:rFonts w:asciiTheme="minorHAnsi" w:hAnsiTheme="minorHAnsi" w:cstheme="minorHAnsi"/>
          <w:i/>
          <w:iCs/>
          <w:lang w:val="nl-NL"/>
        </w:rPr>
        <w:t xml:space="preserve"> Does A Blazor Developer Do?</w:t>
      </w:r>
      <w:r w:rsidRPr="00E867B8">
        <w:rPr>
          <w:rFonts w:asciiTheme="minorHAnsi" w:hAnsiTheme="minorHAnsi" w:cstheme="minorHAnsi"/>
          <w:lang w:val="nl-NL"/>
        </w:rPr>
        <w:t xml:space="preserve"> Freelancer Blog. https://www.freelancermap.com/blog/what-does-blazor-developer-do/</w:t>
      </w:r>
    </w:p>
    <w:p w14:paraId="69E3E885"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Danroth27. (2022, April 13). </w:t>
      </w:r>
      <w:r w:rsidRPr="00E867B8">
        <w:rPr>
          <w:rFonts w:asciiTheme="minorHAnsi" w:hAnsiTheme="minorHAnsi" w:cstheme="minorHAnsi"/>
          <w:i/>
          <w:iCs/>
          <w:lang w:val="nl-NL"/>
        </w:rPr>
        <w:t xml:space="preserve">An </w:t>
      </w:r>
      <w:proofErr w:type="spellStart"/>
      <w:r w:rsidRPr="00E867B8">
        <w:rPr>
          <w:rFonts w:asciiTheme="minorHAnsi" w:hAnsiTheme="minorHAnsi" w:cstheme="minorHAnsi"/>
          <w:i/>
          <w:iCs/>
          <w:lang w:val="nl-NL"/>
        </w:rPr>
        <w:t>introduction</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to</w:t>
      </w:r>
      <w:proofErr w:type="spellEnd"/>
      <w:r w:rsidRPr="00E867B8">
        <w:rPr>
          <w:rFonts w:asciiTheme="minorHAnsi" w:hAnsiTheme="minorHAnsi" w:cstheme="minorHAnsi"/>
          <w:i/>
          <w:iCs/>
          <w:lang w:val="nl-NL"/>
        </w:rPr>
        <w:t xml:space="preserve"> Blazor </w:t>
      </w:r>
      <w:proofErr w:type="spellStart"/>
      <w:r w:rsidRPr="00E867B8">
        <w:rPr>
          <w:rFonts w:asciiTheme="minorHAnsi" w:hAnsiTheme="minorHAnsi" w:cstheme="minorHAnsi"/>
          <w:i/>
          <w:iCs/>
          <w:lang w:val="nl-NL"/>
        </w:rPr>
        <w:t>for</w:t>
      </w:r>
      <w:proofErr w:type="spellEnd"/>
      <w:r w:rsidRPr="00E867B8">
        <w:rPr>
          <w:rFonts w:asciiTheme="minorHAnsi" w:hAnsiTheme="minorHAnsi" w:cstheme="minorHAnsi"/>
          <w:i/>
          <w:iCs/>
          <w:lang w:val="nl-NL"/>
        </w:rPr>
        <w:t xml:space="preserve"> ASP.NET Web Forms developers</w:t>
      </w:r>
      <w:r w:rsidRPr="00E867B8">
        <w:rPr>
          <w:rFonts w:asciiTheme="minorHAnsi" w:hAnsiTheme="minorHAnsi" w:cstheme="minorHAnsi"/>
          <w:lang w:val="nl-NL"/>
        </w:rPr>
        <w:t xml:space="preserve">. Microsoft </w:t>
      </w:r>
      <w:proofErr w:type="spellStart"/>
      <w:r w:rsidRPr="00E867B8">
        <w:rPr>
          <w:rFonts w:asciiTheme="minorHAnsi" w:hAnsiTheme="minorHAnsi" w:cstheme="minorHAnsi"/>
          <w:lang w:val="nl-NL"/>
        </w:rPr>
        <w:t>Learn</w:t>
      </w:r>
      <w:proofErr w:type="spellEnd"/>
      <w:r w:rsidRPr="00E867B8">
        <w:rPr>
          <w:rFonts w:asciiTheme="minorHAnsi" w:hAnsiTheme="minorHAnsi" w:cstheme="minorHAnsi"/>
          <w:lang w:val="nl-NL"/>
        </w:rPr>
        <w:t>. https://learn.microsoft.com/en-us/dotnet/architecture/blazor-for-web-forms-developers/introduction</w:t>
      </w:r>
    </w:p>
    <w:p w14:paraId="675C168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(2022, November 8). </w:t>
      </w:r>
      <w:r w:rsidRPr="00E867B8">
        <w:rPr>
          <w:rFonts w:asciiTheme="minorHAnsi" w:hAnsiTheme="minorHAnsi" w:cstheme="minorHAnsi"/>
          <w:i/>
          <w:iCs/>
          <w:lang w:val="nl-NL"/>
        </w:rPr>
        <w:t xml:space="preserve">ASP.NET </w:t>
      </w:r>
      <w:proofErr w:type="spellStart"/>
      <w:r w:rsidRPr="00E867B8">
        <w:rPr>
          <w:rFonts w:asciiTheme="minorHAnsi" w:hAnsiTheme="minorHAnsi" w:cstheme="minorHAnsi"/>
          <w:i/>
          <w:iCs/>
          <w:lang w:val="nl-NL"/>
        </w:rPr>
        <w:t>Core</w:t>
      </w:r>
      <w:proofErr w:type="spellEnd"/>
      <w:r w:rsidRPr="00E867B8">
        <w:rPr>
          <w:rFonts w:asciiTheme="minorHAnsi" w:hAnsiTheme="minorHAnsi" w:cstheme="minorHAnsi"/>
          <w:i/>
          <w:iCs/>
          <w:lang w:val="nl-NL"/>
        </w:rPr>
        <w:t xml:space="preserve"> Blazor</w:t>
      </w:r>
      <w:r w:rsidRPr="00E867B8">
        <w:rPr>
          <w:rFonts w:asciiTheme="minorHAnsi" w:hAnsiTheme="minorHAnsi" w:cstheme="minorHAnsi"/>
          <w:lang w:val="nl-NL"/>
        </w:rPr>
        <w:t xml:space="preserve">. Microsoft </w:t>
      </w:r>
      <w:proofErr w:type="spellStart"/>
      <w:r w:rsidRPr="00E867B8">
        <w:rPr>
          <w:rFonts w:asciiTheme="minorHAnsi" w:hAnsiTheme="minorHAnsi" w:cstheme="minorHAnsi"/>
          <w:lang w:val="nl-NL"/>
        </w:rPr>
        <w:t>Learn</w:t>
      </w:r>
      <w:proofErr w:type="spellEnd"/>
      <w:r w:rsidRPr="00E867B8">
        <w:rPr>
          <w:rFonts w:asciiTheme="minorHAnsi" w:hAnsiTheme="minorHAnsi" w:cstheme="minorHAnsi"/>
          <w:lang w:val="nl-NL"/>
        </w:rPr>
        <w:t>. https://learn.microsoft.com/en-us/aspnet/core/blazor/?view=aspnetcore-7.0</w:t>
      </w:r>
    </w:p>
    <w:p w14:paraId="52D8F53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kudvenkat</w:t>
      </w:r>
      <w:proofErr w:type="spellEnd"/>
      <w:r w:rsidRPr="00E867B8">
        <w:rPr>
          <w:rFonts w:asciiTheme="minorHAnsi" w:hAnsiTheme="minorHAnsi" w:cstheme="minorHAnsi"/>
          <w:lang w:val="nl-NL"/>
        </w:rPr>
        <w:t xml:space="preserve">. (2020, </w:t>
      </w:r>
      <w:proofErr w:type="spellStart"/>
      <w:r w:rsidRPr="00E867B8">
        <w:rPr>
          <w:rFonts w:asciiTheme="minorHAnsi" w:hAnsiTheme="minorHAnsi" w:cstheme="minorHAnsi"/>
          <w:lang w:val="nl-NL"/>
        </w:rPr>
        <w:t>February</w:t>
      </w:r>
      <w:proofErr w:type="spellEnd"/>
      <w:r w:rsidRPr="00E867B8">
        <w:rPr>
          <w:rFonts w:asciiTheme="minorHAnsi" w:hAnsiTheme="minorHAnsi" w:cstheme="minorHAnsi"/>
          <w:lang w:val="nl-NL"/>
        </w:rPr>
        <w:t xml:space="preserve"> 24). </w:t>
      </w:r>
      <w:proofErr w:type="spellStart"/>
      <w:r w:rsidRPr="00E867B8">
        <w:rPr>
          <w:rFonts w:asciiTheme="minorHAnsi" w:hAnsiTheme="minorHAnsi" w:cstheme="minorHAnsi"/>
          <w:i/>
          <w:iCs/>
          <w:lang w:val="nl-NL"/>
        </w:rPr>
        <w:t>What</w:t>
      </w:r>
      <w:proofErr w:type="spellEnd"/>
      <w:r w:rsidRPr="00E867B8">
        <w:rPr>
          <w:rFonts w:asciiTheme="minorHAnsi" w:hAnsiTheme="minorHAnsi" w:cstheme="minorHAnsi"/>
          <w:i/>
          <w:iCs/>
          <w:lang w:val="nl-NL"/>
        </w:rPr>
        <w:t xml:space="preserve"> is Blazor</w:t>
      </w:r>
      <w:r w:rsidRPr="00E867B8">
        <w:rPr>
          <w:rFonts w:asciiTheme="minorHAnsi" w:hAnsiTheme="minorHAnsi" w:cstheme="minorHAnsi"/>
          <w:lang w:val="nl-NL"/>
        </w:rPr>
        <w:t>. YouTube. https://www.youtube.com/watch?v=uuzi3SmCLVo</w:t>
      </w:r>
    </w:p>
    <w:p w14:paraId="6843ECFC"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Kuijk</w:t>
      </w:r>
      <w:proofErr w:type="spellEnd"/>
      <w:r w:rsidRPr="00E867B8">
        <w:rPr>
          <w:rFonts w:asciiTheme="minorHAnsi" w:hAnsiTheme="minorHAnsi" w:cstheme="minorHAnsi"/>
          <w:lang w:val="nl-NL"/>
        </w:rPr>
        <w:t xml:space="preserve">, A. van. (2021, December 6). </w:t>
      </w:r>
      <w:r w:rsidRPr="00E867B8">
        <w:rPr>
          <w:rFonts w:asciiTheme="minorHAnsi" w:hAnsiTheme="minorHAnsi" w:cstheme="minorHAnsi"/>
          <w:i/>
          <w:iCs/>
          <w:lang w:val="nl-NL"/>
        </w:rPr>
        <w:t>Blazor, wat is het en wat kan je er mee?</w:t>
      </w:r>
      <w:r w:rsidRPr="00E867B8">
        <w:rPr>
          <w:rFonts w:asciiTheme="minorHAnsi" w:hAnsiTheme="minorHAnsi" w:cstheme="minorHAnsi"/>
          <w:lang w:val="nl-NL"/>
        </w:rPr>
        <w:t xml:space="preserve"> Delta-N. https://www.delta-n.nl/blazor-wat-is-het-en-wat-kan-je-er-mee/</w:t>
      </w:r>
    </w:p>
    <w:p w14:paraId="22DEF75E" w14:textId="40E62964" w:rsidR="006E2BA0"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lastRenderedPageBreak/>
        <w:t xml:space="preserve">(2022, December 14). ASP.NET </w:t>
      </w:r>
      <w:proofErr w:type="spellStart"/>
      <w:r w:rsidRPr="00E867B8">
        <w:rPr>
          <w:rFonts w:asciiTheme="minorHAnsi" w:hAnsiTheme="minorHAnsi" w:cstheme="minorHAnsi"/>
          <w:lang w:val="nl-NL"/>
        </w:rPr>
        <w:t>Core</w:t>
      </w:r>
      <w:proofErr w:type="spellEnd"/>
      <w:r w:rsidRPr="00E867B8">
        <w:rPr>
          <w:rFonts w:asciiTheme="minorHAnsi" w:hAnsiTheme="minorHAnsi" w:cstheme="minorHAnsi"/>
          <w:lang w:val="nl-NL"/>
        </w:rPr>
        <w:t xml:space="preserve"> Blazor data binding. Microsoft </w:t>
      </w:r>
      <w:proofErr w:type="spellStart"/>
      <w:r w:rsidRPr="00E867B8">
        <w:rPr>
          <w:rFonts w:asciiTheme="minorHAnsi" w:hAnsiTheme="minorHAnsi" w:cstheme="minorHAnsi"/>
          <w:lang w:val="nl-NL"/>
        </w:rPr>
        <w:t>Learn</w:t>
      </w:r>
      <w:proofErr w:type="spellEnd"/>
      <w:r w:rsidRPr="00E867B8">
        <w:rPr>
          <w:rFonts w:asciiTheme="minorHAnsi" w:hAnsiTheme="minorHAnsi" w:cstheme="minorHAnsi"/>
          <w:lang w:val="nl-NL"/>
        </w:rPr>
        <w:t xml:space="preserve">. </w:t>
      </w:r>
      <w:hyperlink r:id="rId41" w:history="1">
        <w:r w:rsidR="00B24341" w:rsidRPr="00E867B8">
          <w:rPr>
            <w:rFonts w:asciiTheme="minorHAnsi" w:hAnsiTheme="minorHAnsi" w:cstheme="minorHAnsi"/>
            <w:lang w:val="nl-NL"/>
          </w:rPr>
          <w:t>https://learn.microsoft.com/en-us/aspnet/core/blazor/components/data-binding?view=aspnetcore-7.0</w:t>
        </w:r>
      </w:hyperlink>
    </w:p>
    <w:p w14:paraId="4D1C59E5" w14:textId="77777777"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Galloway, J. (2020, 4 november). Building a </w:t>
      </w:r>
      <w:proofErr w:type="spellStart"/>
      <w:r w:rsidRPr="00E867B8">
        <w:rPr>
          <w:rFonts w:asciiTheme="minorHAnsi" w:hAnsiTheme="minorHAnsi" w:cstheme="minorHAnsi"/>
          <w:lang w:val="nl-NL"/>
        </w:rPr>
        <w:t>Progressive</w:t>
      </w:r>
      <w:proofErr w:type="spellEnd"/>
      <w:r w:rsidRPr="00E867B8">
        <w:rPr>
          <w:rFonts w:asciiTheme="minorHAnsi" w:hAnsiTheme="minorHAnsi" w:cstheme="minorHAnsi"/>
          <w:lang w:val="nl-NL"/>
        </w:rPr>
        <w:t xml:space="preserve"> Web App </w:t>
      </w:r>
      <w:proofErr w:type="spellStart"/>
      <w:r w:rsidRPr="00E867B8">
        <w:rPr>
          <w:rFonts w:asciiTheme="minorHAnsi" w:hAnsiTheme="minorHAnsi" w:cstheme="minorHAnsi"/>
          <w:lang w:val="nl-NL"/>
        </w:rPr>
        <w:t>with</w:t>
      </w:r>
      <w:proofErr w:type="spellEnd"/>
      <w:r w:rsidRPr="00E867B8">
        <w:rPr>
          <w:rFonts w:asciiTheme="minorHAnsi" w:hAnsiTheme="minorHAnsi" w:cstheme="minorHAnsi"/>
          <w:lang w:val="nl-NL"/>
        </w:rPr>
        <w:t xml:space="preserve"> Blazor. Visual Studio Blog. https://devblogs.microsoft.com/visualstudio/building-a-progressive-web-app-with-blazor/</w:t>
      </w:r>
    </w:p>
    <w:p w14:paraId="53B17610" w14:textId="77777777"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How do I </w:t>
      </w:r>
      <w:proofErr w:type="spellStart"/>
      <w:r w:rsidRPr="00E867B8">
        <w:rPr>
          <w:rFonts w:asciiTheme="minorHAnsi" w:hAnsiTheme="minorHAnsi" w:cstheme="minorHAnsi"/>
          <w:lang w:val="nl-NL"/>
        </w:rPr>
        <w:t>create</w:t>
      </w:r>
      <w:proofErr w:type="spellEnd"/>
      <w:r w:rsidRPr="00E867B8">
        <w:rPr>
          <w:rFonts w:asciiTheme="minorHAnsi" w:hAnsiTheme="minorHAnsi" w:cstheme="minorHAnsi"/>
          <w:lang w:val="nl-NL"/>
        </w:rPr>
        <w:t xml:space="preserve"> a Blazor </w:t>
      </w:r>
      <w:proofErr w:type="spellStart"/>
      <w:r w:rsidRPr="00E867B8">
        <w:rPr>
          <w:rFonts w:asciiTheme="minorHAnsi" w:hAnsiTheme="minorHAnsi" w:cstheme="minorHAnsi"/>
          <w:lang w:val="nl-NL"/>
        </w:rPr>
        <w:t>WebAssembly</w:t>
      </w:r>
      <w:proofErr w:type="spellEnd"/>
      <w:r w:rsidRPr="00E867B8">
        <w:rPr>
          <w:rFonts w:asciiTheme="minorHAnsi" w:hAnsiTheme="minorHAnsi" w:cstheme="minorHAnsi"/>
          <w:lang w:val="nl-NL"/>
        </w:rPr>
        <w:t xml:space="preserve"> PWA </w:t>
      </w:r>
      <w:proofErr w:type="spellStart"/>
      <w:r w:rsidRPr="00E867B8">
        <w:rPr>
          <w:rFonts w:asciiTheme="minorHAnsi" w:hAnsiTheme="minorHAnsi" w:cstheme="minorHAnsi"/>
          <w:lang w:val="nl-NL"/>
        </w:rPr>
        <w:t>to</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work</w:t>
      </w:r>
      <w:proofErr w:type="spellEnd"/>
      <w:r w:rsidRPr="00E867B8">
        <w:rPr>
          <w:rFonts w:asciiTheme="minorHAnsi" w:hAnsiTheme="minorHAnsi" w:cstheme="minorHAnsi"/>
          <w:lang w:val="nl-NL"/>
        </w:rPr>
        <w:t xml:space="preserve"> offline? | Blazor FAQ. (</w:t>
      </w:r>
      <w:proofErr w:type="spellStart"/>
      <w:r w:rsidRPr="00E867B8">
        <w:rPr>
          <w:rFonts w:asciiTheme="minorHAnsi" w:hAnsiTheme="minorHAnsi" w:cstheme="minorHAnsi"/>
          <w:lang w:val="nl-NL"/>
        </w:rPr>
        <w:t>z.d.</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Syncfusion</w:t>
      </w:r>
      <w:proofErr w:type="spellEnd"/>
      <w:r w:rsidRPr="00E867B8">
        <w:rPr>
          <w:rFonts w:asciiTheme="minorHAnsi" w:hAnsiTheme="minorHAnsi" w:cstheme="minorHAnsi"/>
          <w:lang w:val="nl-NL"/>
        </w:rPr>
        <w:t>. https://www.syncfusion.com/faq/blazor/webassembly/how-do-i-create-a-blazor-webassembly-pwa-to-work-offline</w:t>
      </w:r>
    </w:p>
    <w:p w14:paraId="47EEBAEA" w14:textId="7B1AF7B2"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Cache Storage in Blazor </w:t>
      </w:r>
      <w:proofErr w:type="spellStart"/>
      <w:r w:rsidRPr="00E867B8">
        <w:rPr>
          <w:rFonts w:asciiTheme="minorHAnsi" w:hAnsiTheme="minorHAnsi" w:cstheme="minorHAnsi"/>
          <w:lang w:val="nl-NL"/>
        </w:rPr>
        <w:t>WebAssembly</w:t>
      </w:r>
      <w:proofErr w:type="spellEnd"/>
      <w:r w:rsidRPr="00E867B8">
        <w:rPr>
          <w:rFonts w:asciiTheme="minorHAnsi" w:hAnsiTheme="minorHAnsi" w:cstheme="minorHAnsi"/>
          <w:lang w:val="nl-NL"/>
        </w:rPr>
        <w:t xml:space="preserve"> .NET 6 - Blazor School. (</w:t>
      </w:r>
      <w:proofErr w:type="spellStart"/>
      <w:r w:rsidRPr="00E867B8">
        <w:rPr>
          <w:rFonts w:asciiTheme="minorHAnsi" w:hAnsiTheme="minorHAnsi" w:cstheme="minorHAnsi"/>
          <w:lang w:val="nl-NL"/>
        </w:rPr>
        <w:t>z.d.</w:t>
      </w:r>
      <w:proofErr w:type="spellEnd"/>
      <w:r w:rsidRPr="00E867B8">
        <w:rPr>
          <w:rFonts w:asciiTheme="minorHAnsi" w:hAnsiTheme="minorHAnsi" w:cstheme="minorHAnsi"/>
          <w:lang w:val="nl-NL"/>
        </w:rPr>
        <w:t>). https://blazorschool.com/tutorial/blazor-wasm/dotnet6/cache-storage-658620</w:t>
      </w:r>
    </w:p>
    <w:sectPr w:rsidR="00B24341" w:rsidRPr="00E867B8" w:rsidSect="00955BA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Olphen,Bas S.H.N. van" w:date="2022-12-21T13:32:00Z" w:initials="OSv">
    <w:p w14:paraId="201AD187" w14:textId="77777777" w:rsidR="00C201CA" w:rsidRDefault="00C201CA" w:rsidP="00943478">
      <w:pPr>
        <w:pStyle w:val="Tekstopmerking"/>
      </w:pPr>
      <w:r>
        <w:rPr>
          <w:rStyle w:val="Verwijzingopmerking"/>
        </w:rPr>
        <w:annotationRef/>
      </w:r>
      <w:r>
        <w:rPr>
          <w:lang w:val="en-GB"/>
        </w:rPr>
        <w:t>Welke documentaties zijn dat dan</w:t>
      </w:r>
    </w:p>
  </w:comment>
  <w:comment w:id="10" w:author="Olphen,Bas S.H.N. van" w:date="2022-12-21T12:54:00Z" w:initials="OSv">
    <w:p w14:paraId="20145468" w14:textId="57EFDFC6" w:rsidR="00CB5213" w:rsidRDefault="00CB5213" w:rsidP="00671C0F">
      <w:pPr>
        <w:pStyle w:val="Tekstopmerking"/>
      </w:pPr>
      <w:r>
        <w:rPr>
          <w:rStyle w:val="Verwijzingopmerking"/>
        </w:rPr>
        <w:annotationRef/>
      </w:r>
      <w:r>
        <w:rPr>
          <w:lang w:val="en-GB"/>
        </w:rPr>
        <w:t>Kun je een korte uitleg geven over wat deze twee mogelijkheden betekenen</w:t>
      </w:r>
    </w:p>
  </w:comment>
  <w:comment w:id="11" w:author="Olphen,Bas S.H.N. van" w:date="2022-12-21T13:08:00Z" w:initials="OSv">
    <w:p w14:paraId="4E9BA8CE" w14:textId="77777777" w:rsidR="00B80978" w:rsidRDefault="00B80978" w:rsidP="00737AF3">
      <w:pPr>
        <w:pStyle w:val="Tekstopmerking"/>
      </w:pPr>
      <w:r>
        <w:rPr>
          <w:rStyle w:val="Verwijzingopmerking"/>
        </w:rPr>
        <w:annotationRef/>
      </w:r>
      <w:r>
        <w:rPr>
          <w:lang w:val="en-GB"/>
        </w:rPr>
        <w:t>Hier moet je een uitleg geven over de mogelijkheden. Er zijn oneindig veel mogelijkheden binnen de ''client-side storage''. In dit onderzoek heb je je beperkt tot 4 mogelijkheden.  (ofzoiets)</w:t>
      </w:r>
    </w:p>
  </w:comment>
  <w:comment w:id="12" w:author="Olphen,Bas S.H.N. van" w:date="2022-12-21T13:21:00Z" w:initials="OSv">
    <w:p w14:paraId="07ED6309" w14:textId="77777777" w:rsidR="001E174D" w:rsidRDefault="001E174D" w:rsidP="00D24F0C">
      <w:pPr>
        <w:pStyle w:val="Tekstopmerking"/>
      </w:pPr>
      <w:r>
        <w:rPr>
          <w:rStyle w:val="Verwijzingopmerking"/>
        </w:rPr>
        <w:annotationRef/>
      </w:r>
      <w:r>
        <w:rPr>
          <w:lang w:val="en-GB"/>
        </w:rPr>
        <w:t>Benoem de daadwerkelijk uitgevoerde tests</w:t>
      </w:r>
    </w:p>
  </w:comment>
  <w:comment w:id="13" w:author="Olphen,Bas S.H.N. van" w:date="2022-12-21T13:27:00Z" w:initials="OSv">
    <w:p w14:paraId="00E9A428" w14:textId="77777777" w:rsidR="00C201CA" w:rsidRDefault="00C201CA" w:rsidP="00234891">
      <w:pPr>
        <w:pStyle w:val="Tekstopmerking"/>
      </w:pPr>
      <w:r>
        <w:rPr>
          <w:rStyle w:val="Verwijzingopmerking"/>
        </w:rPr>
        <w:annotationRef/>
      </w:r>
      <w:r>
        <w:rPr>
          <w:lang w:val="en-GB"/>
        </w:rPr>
        <w:t>Brondvermelding hiervan?</w:t>
      </w:r>
    </w:p>
  </w:comment>
  <w:comment w:id="15" w:author="Olphen,Bas S.H.N. van" w:date="2022-12-21T13:35:00Z" w:initials="OSv">
    <w:p w14:paraId="1A113EE8" w14:textId="77777777" w:rsidR="00B22F15" w:rsidRDefault="00B22F15" w:rsidP="00997E38">
      <w:pPr>
        <w:pStyle w:val="Tekstopmerking"/>
      </w:pPr>
      <w:r>
        <w:rPr>
          <w:rStyle w:val="Verwijzingopmerking"/>
        </w:rPr>
        <w:annotationRef/>
      </w:r>
      <w:r>
        <w:rPr>
          <w:lang w:val="en-GB"/>
        </w:rPr>
        <w:t>Is dit een vertaling, anders in begrippenlijst</w:t>
      </w:r>
    </w:p>
  </w:comment>
  <w:comment w:id="17" w:author="Olphen,Bas S.H.N. van" w:date="2022-12-21T13:38:00Z" w:initials="OSv">
    <w:p w14:paraId="6BCF7BD5" w14:textId="77777777" w:rsidR="00B22F15" w:rsidRDefault="00B22F15" w:rsidP="00FA57B9">
      <w:pPr>
        <w:pStyle w:val="Tekstopmerking"/>
      </w:pPr>
      <w:r>
        <w:rPr>
          <w:rStyle w:val="Verwijzingopmerking"/>
        </w:rPr>
        <w:annotationRef/>
      </w:r>
      <w:r>
        <w:rPr>
          <w:lang w:val="en-GB"/>
        </w:rPr>
        <w:t>Ook weer een vertaling?</w:t>
      </w:r>
    </w:p>
  </w:comment>
  <w:comment w:id="18" w:author="Olphen,Bas S.H.N. van" w:date="2022-12-21T13:38:00Z" w:initials="OSv">
    <w:p w14:paraId="72854755" w14:textId="77777777" w:rsidR="00B22F15" w:rsidRDefault="00B22F15" w:rsidP="000B0F1B">
      <w:pPr>
        <w:pStyle w:val="Tekstopmerking"/>
      </w:pPr>
      <w:r>
        <w:rPr>
          <w:rStyle w:val="Verwijzingopmerking"/>
        </w:rPr>
        <w:annotationRef/>
      </w:r>
      <w:r>
        <w:rPr>
          <w:lang w:val="en-GB"/>
        </w:rPr>
        <w:t>Zelfde als hierboven</w:t>
      </w:r>
    </w:p>
  </w:comment>
  <w:comment w:id="20" w:author="Olphen,Bas S.H.N. van" w:date="2022-12-21T13:53:00Z" w:initials="OSv">
    <w:p w14:paraId="05F2B43E" w14:textId="77777777" w:rsidR="003A3BB1" w:rsidRDefault="003A3BB1" w:rsidP="00010A40">
      <w:pPr>
        <w:pStyle w:val="Tekstopmerking"/>
      </w:pPr>
      <w:r>
        <w:rPr>
          <w:rStyle w:val="Verwijzingopmerking"/>
        </w:rPr>
        <w:annotationRef/>
      </w:r>
      <w:r>
        <w:rPr>
          <w:lang w:val="en-GB"/>
        </w:rPr>
        <w:t>Waar hoort dit bij? En de bron zou ik in de voetnoot zetten met een 1) erbij.</w:t>
      </w:r>
    </w:p>
  </w:comment>
  <w:comment w:id="22" w:author="Olphen,Bas S.H.N. van" w:date="2022-12-21T14:13:00Z" w:initials="OSv">
    <w:p w14:paraId="61B757FE" w14:textId="77777777" w:rsidR="00EE58F6" w:rsidRDefault="00EE58F6" w:rsidP="002D5F90">
      <w:pPr>
        <w:pStyle w:val="Tekstopmerking"/>
      </w:pPr>
      <w:r>
        <w:rPr>
          <w:rStyle w:val="Verwijzingopmerking"/>
        </w:rPr>
        <w:annotationRef/>
      </w:r>
      <w:r>
        <w:rPr>
          <w:lang w:val="en-GB"/>
        </w:rPr>
        <w:t>Ineens gaat het over project?</w:t>
      </w:r>
    </w:p>
  </w:comment>
  <w:comment w:id="23" w:author="Olphen,Bas S.H.N. van" w:date="2022-12-21T14:14:00Z" w:initials="OSv">
    <w:p w14:paraId="737440E7" w14:textId="77777777" w:rsidR="00EE58F6" w:rsidRDefault="00EE58F6" w:rsidP="0067049A">
      <w:pPr>
        <w:pStyle w:val="Tekstopmerking"/>
      </w:pPr>
      <w:r>
        <w:rPr>
          <w:rStyle w:val="Verwijzingopmerking"/>
        </w:rPr>
        <w:annotationRef/>
      </w:r>
      <w:r>
        <w:rPr>
          <w:lang w:val="en-GB"/>
        </w:rPr>
        <w:t>Begrip?</w:t>
      </w:r>
    </w:p>
  </w:comment>
  <w:comment w:id="24" w:author="Olphen,Bas S.H.N. van" w:date="2022-12-21T14:36:00Z" w:initials="OSv">
    <w:p w14:paraId="48B4E387" w14:textId="77777777" w:rsidR="009163DC" w:rsidRDefault="009163DC" w:rsidP="00566999">
      <w:pPr>
        <w:pStyle w:val="Tekstopmerking"/>
      </w:pPr>
      <w:r>
        <w:rPr>
          <w:rStyle w:val="Verwijzingopmerking"/>
        </w:rPr>
        <w:annotationRef/>
      </w:r>
      <w:r>
        <w:rPr>
          <w:lang w:val="en-GB"/>
        </w:rPr>
        <w:t>Hoort dit nog bij de methode IndexedDB</w:t>
      </w:r>
    </w:p>
  </w:comment>
  <w:comment w:id="25" w:author="Olphen,Bas S.H.N. van" w:date="2022-12-21T14:29:00Z" w:initials="OSv">
    <w:p w14:paraId="25A5CA5E" w14:textId="732D9F85" w:rsidR="00895722" w:rsidRDefault="00895722" w:rsidP="00811AEB">
      <w:pPr>
        <w:pStyle w:val="Tekstopmerking"/>
      </w:pPr>
      <w:r>
        <w:rPr>
          <w:rStyle w:val="Verwijzingopmerking"/>
        </w:rPr>
        <w:annotationRef/>
      </w:r>
      <w:r>
        <w:rPr>
          <w:lang w:val="en-GB"/>
        </w:rPr>
        <w:t>Begrip?</w:t>
      </w:r>
    </w:p>
  </w:comment>
  <w:comment w:id="26" w:author="Olphen,Bas S.H.N. van" w:date="2022-12-21T14:31:00Z" w:initials="OSv">
    <w:p w14:paraId="168487D5" w14:textId="77777777" w:rsidR="00895722" w:rsidRDefault="00895722" w:rsidP="00F60CD5">
      <w:pPr>
        <w:pStyle w:val="Tekstopmerking"/>
      </w:pPr>
      <w:r>
        <w:rPr>
          <w:rStyle w:val="Verwijzingopmerking"/>
        </w:rPr>
        <w:annotationRef/>
      </w:r>
      <w:r>
        <w:rPr>
          <w:lang w:val="en-GB"/>
        </w:rPr>
        <w:t>Hier geen conclusie geven, maar vertellen hoe je dit uitgewerkt hebt. Uitleggen dat je dus een testdocument hebt gemaakt Hoe heb je dit gemaakt. Deze moet in de bijlage.</w:t>
      </w:r>
    </w:p>
  </w:comment>
  <w:comment w:id="27" w:author="Olphen,Bas S.H.N. van" w:date="2022-12-21T14:33:00Z" w:initials="OSv">
    <w:p w14:paraId="0C04A939" w14:textId="77777777" w:rsidR="00895722" w:rsidRDefault="00895722" w:rsidP="00372601">
      <w:pPr>
        <w:pStyle w:val="Tekstopmerking"/>
      </w:pPr>
      <w:r>
        <w:rPr>
          <w:rStyle w:val="Verwijzingopmerking"/>
        </w:rPr>
        <w:annotationRef/>
      </w:r>
      <w:r>
        <w:rPr>
          <w:lang w:val="en-GB"/>
        </w:rPr>
        <w:t>Verwijzen naar waar je dit eerder benoemd hebt?</w:t>
      </w:r>
    </w:p>
  </w:comment>
  <w:comment w:id="28" w:author="Olphen,Bas S.H.N. van" w:date="2022-12-21T14:35:00Z" w:initials="OSv">
    <w:p w14:paraId="2FF78F18" w14:textId="77777777" w:rsidR="009163DC" w:rsidRDefault="009163DC" w:rsidP="00031074">
      <w:pPr>
        <w:pStyle w:val="Tekstopmerking"/>
      </w:pPr>
      <w:r>
        <w:rPr>
          <w:rStyle w:val="Verwijzingopmerking"/>
        </w:rPr>
        <w:annotationRef/>
      </w:r>
      <w:r>
        <w:rPr>
          <w:lang w:val="en-GB"/>
        </w:rPr>
        <w:t>Waar gaat dit over? Welke test? Welke Methode ?</w:t>
      </w:r>
    </w:p>
  </w:comment>
  <w:comment w:id="29" w:author="Olphen,Bas S.H.N. van" w:date="2022-12-21T14:37:00Z" w:initials="OSv">
    <w:p w14:paraId="63FA6C50" w14:textId="77777777" w:rsidR="009163DC" w:rsidRDefault="009163DC" w:rsidP="001A1FCA">
      <w:pPr>
        <w:pStyle w:val="Tekstopmerking"/>
      </w:pPr>
      <w:r>
        <w:rPr>
          <w:rStyle w:val="Verwijzingopmerking"/>
        </w:rPr>
        <w:annotationRef/>
      </w:r>
      <w:r>
        <w:rPr>
          <w:lang w:val="en-GB"/>
        </w:rPr>
        <w:t>Ineens praat je over metingen?</w:t>
      </w:r>
    </w:p>
  </w:comment>
  <w:comment w:id="30" w:author="Olphen,Bas S.H.N. van" w:date="2022-12-21T14:38:00Z" w:initials="OSv">
    <w:p w14:paraId="5D1A5FE8" w14:textId="77777777" w:rsidR="009163DC" w:rsidRDefault="009163DC" w:rsidP="006D7889">
      <w:pPr>
        <w:pStyle w:val="Tekstopmerking"/>
      </w:pPr>
      <w:r>
        <w:rPr>
          <w:rStyle w:val="Verwijzingopmerking"/>
        </w:rPr>
        <w:annotationRef/>
      </w:r>
      <w:r>
        <w:rPr>
          <w:lang w:val="en-GB"/>
        </w:rPr>
        <w:t>Hier nog geen conclusie geven</w:t>
      </w:r>
    </w:p>
  </w:comment>
  <w:comment w:id="33" w:author="Olphen,Bas S.H.N. van" w:date="2022-12-21T13:40:00Z" w:initials="OSv">
    <w:p w14:paraId="4950B33F" w14:textId="5A5D0D7C" w:rsidR="00B22F15" w:rsidRDefault="00B22F15" w:rsidP="00B22F15">
      <w:pPr>
        <w:pStyle w:val="Tekstopmerking"/>
      </w:pPr>
      <w:r>
        <w:rPr>
          <w:rStyle w:val="Verwijzingopmerking"/>
        </w:rPr>
        <w:annotationRef/>
      </w:r>
      <w:r>
        <w:rPr>
          <w:lang w:val="en-GB"/>
        </w:rPr>
        <w:t>Hier geef je nieuwe informatie in de conclusie. Dat kan niet</w:t>
      </w:r>
    </w:p>
  </w:comment>
  <w:comment w:id="34" w:author="Olphen,Bas S.H.N. van" w:date="2022-12-21T14:52:00Z" w:initials="OSv">
    <w:p w14:paraId="52F0AF3F" w14:textId="77777777" w:rsidR="00003142" w:rsidRDefault="00003142" w:rsidP="00FE1BC8">
      <w:pPr>
        <w:pStyle w:val="Tekstopmerking"/>
      </w:pPr>
      <w:r>
        <w:rPr>
          <w:rStyle w:val="Verwijzingopmerking"/>
        </w:rPr>
        <w:annotationRef/>
      </w:r>
      <w:r>
        <w:rPr>
          <w:lang w:val="en-GB"/>
        </w:rPr>
        <w:t>Dit moet niet vanuit de ik-vorm gezegd worden. Geef een objectieve conclusie</w:t>
      </w:r>
    </w:p>
  </w:comment>
  <w:comment w:id="37" w:author="Olphen,Bas S.H.N. van" w:date="2022-12-21T15:13:00Z" w:initials="OSv">
    <w:p w14:paraId="2047DCDB" w14:textId="77777777" w:rsidR="00D50D5A" w:rsidRDefault="00D50D5A" w:rsidP="00AF41B5">
      <w:pPr>
        <w:pStyle w:val="Tekstopmerking"/>
      </w:pPr>
      <w:r>
        <w:rPr>
          <w:rStyle w:val="Verwijzingopmerking"/>
        </w:rPr>
        <w:annotationRef/>
      </w:r>
      <w:r>
        <w:rPr>
          <w:lang w:val="en-GB"/>
        </w:rPr>
        <w:t>Wat komt waarbij kijken? Geen ik-vorm</w:t>
      </w:r>
    </w:p>
  </w:comment>
  <w:comment w:id="41" w:author="Olphen,Bas S.H.N. van" w:date="2022-12-21T15:37:00Z" w:initials="OSv">
    <w:p w14:paraId="5D3867CC" w14:textId="77777777" w:rsidR="007814C3" w:rsidRDefault="007814C3" w:rsidP="004F016C">
      <w:pPr>
        <w:pStyle w:val="Tekstopmerking"/>
      </w:pPr>
      <w:r>
        <w:rPr>
          <w:rStyle w:val="Verwijzingopmerking"/>
        </w:rPr>
        <w:annotationRef/>
      </w:r>
      <w:r>
        <w:rPr>
          <w:lang w:val="en-GB"/>
        </w:rPr>
        <w:t>Welke modellen?</w:t>
      </w:r>
    </w:p>
  </w:comment>
  <w:comment w:id="42" w:author="Olphen,Bas S.H.N. van" w:date="2022-12-21T15:42:00Z" w:initials="OSv">
    <w:p w14:paraId="6F0D0FC4" w14:textId="77777777" w:rsidR="007814C3" w:rsidRDefault="007814C3" w:rsidP="003D31BE">
      <w:pPr>
        <w:pStyle w:val="Tekstopmerking"/>
      </w:pPr>
      <w:r>
        <w:rPr>
          <w:rStyle w:val="Verwijzingopmerking"/>
        </w:rPr>
        <w:annotationRef/>
      </w:r>
      <w:r>
        <w:rPr>
          <w:lang w:val="en-GB"/>
        </w:rPr>
        <w:t>Begrip? Of vertaling?</w:t>
      </w:r>
    </w:p>
  </w:comment>
  <w:comment w:id="44" w:author="Olphen,Bas S.H.N. van" w:date="2022-12-21T15:44:00Z" w:initials="OSv">
    <w:p w14:paraId="6C714439" w14:textId="77777777" w:rsidR="007814C3" w:rsidRDefault="007814C3" w:rsidP="00134502">
      <w:pPr>
        <w:pStyle w:val="Tekstopmerking"/>
      </w:pPr>
      <w:r>
        <w:rPr>
          <w:rStyle w:val="Verwijzingopmerking"/>
        </w:rPr>
        <w:annotationRef/>
      </w:r>
      <w:r>
        <w:rPr>
          <w:lang w:val="en-GB"/>
        </w:rPr>
        <w:t>Verwijzen naar waar aangegeven</w:t>
      </w:r>
    </w:p>
  </w:comment>
  <w:comment w:id="45" w:author="Olphen,Bas S.H.N. van" w:date="2022-12-21T15:44:00Z" w:initials="OSv">
    <w:p w14:paraId="72DBAC2C" w14:textId="77777777" w:rsidR="007814C3" w:rsidRDefault="007814C3" w:rsidP="004060E4">
      <w:pPr>
        <w:pStyle w:val="Tekstopmerking"/>
      </w:pPr>
      <w:r>
        <w:rPr>
          <w:rStyle w:val="Verwijzingopmerking"/>
        </w:rPr>
        <w:annotationRef/>
      </w:r>
      <w:r>
        <w:rPr>
          <w:lang w:val="en-GB"/>
        </w:rPr>
        <w:t>Ik heb nog nooit iets over C# gelezen, dus waar is dit eerder aangegeven?</w:t>
      </w:r>
    </w:p>
  </w:comment>
  <w:comment w:id="46" w:author="Olphen,Bas S.H.N. van" w:date="2022-12-21T15:50:00Z" w:initials="OSv">
    <w:p w14:paraId="112F6433" w14:textId="77777777" w:rsidR="00BC6861" w:rsidRDefault="00BC6861" w:rsidP="000F4968">
      <w:pPr>
        <w:pStyle w:val="Tekstopmerking"/>
      </w:pPr>
      <w:r>
        <w:rPr>
          <w:rStyle w:val="Verwijzingopmerking"/>
        </w:rPr>
        <w:annotationRef/>
      </w:r>
      <w:r>
        <w:rPr>
          <w:lang w:val="en-GB"/>
        </w:rPr>
        <w:t>Geen idee of deze spelling klopt?</w:t>
      </w:r>
    </w:p>
  </w:comment>
  <w:comment w:id="47" w:author="Olphen,Bas S.H.N. van" w:date="2022-12-21T15:51:00Z" w:initials="OSv">
    <w:p w14:paraId="1F467505" w14:textId="77777777" w:rsidR="00BC6861" w:rsidRDefault="00BC6861" w:rsidP="007437F7">
      <w:pPr>
        <w:pStyle w:val="Tekstopmerking"/>
      </w:pPr>
      <w:r>
        <w:rPr>
          <w:rStyle w:val="Verwijzingopmerking"/>
        </w:rPr>
        <w:annotationRef/>
      </w:r>
      <w:r>
        <w:rPr>
          <w:lang w:val="en-GB"/>
        </w:rPr>
        <w:t>Deze zin klopt niet?</w:t>
      </w:r>
    </w:p>
  </w:comment>
  <w:comment w:id="48" w:author="Olphen,Bas S.H.N. van" w:date="2022-12-21T15:52:00Z" w:initials="OSv">
    <w:p w14:paraId="4155D117" w14:textId="77777777" w:rsidR="00BC6861" w:rsidRDefault="00BC6861" w:rsidP="009340FE">
      <w:pPr>
        <w:pStyle w:val="Tekstopmerking"/>
      </w:pPr>
      <w:r>
        <w:rPr>
          <w:rStyle w:val="Verwijzingopmerking"/>
        </w:rPr>
        <w:annotationRef/>
      </w:r>
      <w:r>
        <w:rPr>
          <w:lang w:val="en-GB"/>
        </w:rPr>
        <w:t>Dit verhaalt loopt niet heel lekker</w:t>
      </w:r>
    </w:p>
  </w:comment>
  <w:comment w:id="50" w:author="Olphen,Bas S.H.N. van" w:date="2022-12-21T15:55:00Z" w:initials="OSv">
    <w:p w14:paraId="56A316B0" w14:textId="77777777" w:rsidR="00BC6861" w:rsidRDefault="00BC6861" w:rsidP="009C37FE">
      <w:pPr>
        <w:pStyle w:val="Tekstopmerking"/>
      </w:pPr>
      <w:r>
        <w:rPr>
          <w:rStyle w:val="Verwijzingopmerking"/>
        </w:rPr>
        <w:annotationRef/>
      </w:r>
      <w:r>
        <w:rPr>
          <w:lang w:val="en-GB"/>
        </w:rPr>
        <w:t>Dit past niet bij een uitwerking</w:t>
      </w:r>
    </w:p>
  </w:comment>
  <w:comment w:id="51" w:author="Olphen,Bas S.H.N. van" w:date="2022-12-21T15:58:00Z" w:initials="OSv">
    <w:p w14:paraId="2330E401" w14:textId="77777777" w:rsidR="00CB1315" w:rsidRDefault="00CB1315" w:rsidP="00193A11">
      <w:pPr>
        <w:pStyle w:val="Tekstopmerking"/>
      </w:pPr>
      <w:r>
        <w:rPr>
          <w:rStyle w:val="Verwijzingopmerking"/>
        </w:rPr>
        <w:annotationRef/>
      </w:r>
      <w:r>
        <w:rPr>
          <w:lang w:val="en-GB"/>
        </w:rPr>
        <w:t>Ineens heb je het over Jquery Mobile? Nog nooit eerder benoemd.</w:t>
      </w:r>
    </w:p>
  </w:comment>
  <w:comment w:id="53" w:author="Olphen,Bas S.H.N. van" w:date="2022-12-21T15:59:00Z" w:initials="OSv">
    <w:p w14:paraId="0140E79A" w14:textId="77777777" w:rsidR="00CB1315" w:rsidRDefault="00CB1315" w:rsidP="00436E59">
      <w:pPr>
        <w:pStyle w:val="Tekstopmerking"/>
      </w:pPr>
      <w:r>
        <w:rPr>
          <w:rStyle w:val="Verwijzingopmerking"/>
        </w:rPr>
        <w:annotationRef/>
      </w:r>
      <w:r>
        <w:rPr>
          <w:lang w:val="en-GB"/>
        </w:rPr>
        <w:t>Dit hoort niet bij een uitwerking.</w:t>
      </w:r>
    </w:p>
  </w:comment>
  <w:comment w:id="58" w:author="Olphen,Bas S.H.N. van" w:date="2022-12-21T16:52:00Z" w:initials="OSv">
    <w:p w14:paraId="645581ED" w14:textId="77777777" w:rsidR="00526550" w:rsidRDefault="00526550" w:rsidP="00075A80">
      <w:pPr>
        <w:pStyle w:val="Tekstopmerking"/>
      </w:pPr>
      <w:r>
        <w:rPr>
          <w:rStyle w:val="Verwijzingopmerking"/>
        </w:rPr>
        <w:annotationRef/>
      </w:r>
      <w:r>
        <w:rPr>
          <w:lang w:val="en-GB"/>
        </w:rPr>
        <w:t>Niet praten vanuit de ik-vorm</w:t>
      </w:r>
    </w:p>
  </w:comment>
  <w:comment w:id="59" w:author="Olphen,Bas S.H.N. van" w:date="2022-12-21T16:51:00Z" w:initials="OSv">
    <w:p w14:paraId="04B8A922" w14:textId="1C80555D" w:rsidR="00526550" w:rsidRDefault="00526550" w:rsidP="00CC5AB8">
      <w:pPr>
        <w:pStyle w:val="Tekstopmerking"/>
      </w:pPr>
      <w:r>
        <w:rPr>
          <w:rStyle w:val="Verwijzingopmerking"/>
        </w:rPr>
        <w:annotationRef/>
      </w:r>
      <w:r>
        <w:rPr>
          <w:lang w:val="en-GB"/>
        </w:rPr>
        <w:t>Dit zou ik hier weghalen en op het eind een compleet advies geven op de hoofdvraag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1AD187" w15:done="1"/>
  <w15:commentEx w15:paraId="20145468" w15:done="0"/>
  <w15:commentEx w15:paraId="4E9BA8CE" w15:done="0"/>
  <w15:commentEx w15:paraId="07ED6309" w15:done="0"/>
  <w15:commentEx w15:paraId="00E9A428" w15:done="0"/>
  <w15:commentEx w15:paraId="1A113EE8" w15:done="0"/>
  <w15:commentEx w15:paraId="6BCF7BD5" w15:done="0"/>
  <w15:commentEx w15:paraId="72854755" w15:done="0"/>
  <w15:commentEx w15:paraId="05F2B43E" w15:done="0"/>
  <w15:commentEx w15:paraId="61B757FE" w15:done="0"/>
  <w15:commentEx w15:paraId="737440E7" w15:done="0"/>
  <w15:commentEx w15:paraId="48B4E387" w15:done="0"/>
  <w15:commentEx w15:paraId="25A5CA5E" w15:done="0"/>
  <w15:commentEx w15:paraId="168487D5" w15:done="0"/>
  <w15:commentEx w15:paraId="0C04A939" w15:done="0"/>
  <w15:commentEx w15:paraId="2FF78F18" w15:done="0"/>
  <w15:commentEx w15:paraId="63FA6C50" w15:done="0"/>
  <w15:commentEx w15:paraId="5D1A5FE8" w15:done="0"/>
  <w15:commentEx w15:paraId="4950B33F" w15:done="0"/>
  <w15:commentEx w15:paraId="52F0AF3F" w15:done="0"/>
  <w15:commentEx w15:paraId="2047DCDB" w15:done="0"/>
  <w15:commentEx w15:paraId="5D3867CC" w15:done="0"/>
  <w15:commentEx w15:paraId="6F0D0FC4" w15:done="0"/>
  <w15:commentEx w15:paraId="6C714439" w15:done="0"/>
  <w15:commentEx w15:paraId="72DBAC2C" w15:paraIdParent="6C714439" w15:done="0"/>
  <w15:commentEx w15:paraId="112F6433" w15:done="0"/>
  <w15:commentEx w15:paraId="1F467505" w15:done="0"/>
  <w15:commentEx w15:paraId="4155D117" w15:done="0"/>
  <w15:commentEx w15:paraId="56A316B0" w15:done="0"/>
  <w15:commentEx w15:paraId="2330E401" w15:done="0"/>
  <w15:commentEx w15:paraId="0140E79A" w15:done="0"/>
  <w15:commentEx w15:paraId="645581ED" w15:done="0"/>
  <w15:commentEx w15:paraId="04B8A9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8956" w16cex:dateUtc="2022-12-21T12:32:00Z"/>
  <w16cex:commentExtensible w16cex:durableId="274D8068" w16cex:dateUtc="2022-12-21T11:54:00Z"/>
  <w16cex:commentExtensible w16cex:durableId="274D83B8" w16cex:dateUtc="2022-12-21T12:08:00Z"/>
  <w16cex:commentExtensible w16cex:durableId="274D86D7" w16cex:dateUtc="2022-12-21T12:21:00Z"/>
  <w16cex:commentExtensible w16cex:durableId="274D884E" w16cex:dateUtc="2022-12-21T12:27:00Z"/>
  <w16cex:commentExtensible w16cex:durableId="274D8A2E" w16cex:dateUtc="2022-12-21T12:35:00Z"/>
  <w16cex:commentExtensible w16cex:durableId="274D8ABC" w16cex:dateUtc="2022-12-21T12:38:00Z"/>
  <w16cex:commentExtensible w16cex:durableId="274D8AD6" w16cex:dateUtc="2022-12-21T12:38:00Z"/>
  <w16cex:commentExtensible w16cex:durableId="274D8E74" w16cex:dateUtc="2022-12-21T12:53:00Z"/>
  <w16cex:commentExtensible w16cex:durableId="274D9310" w16cex:dateUtc="2022-12-21T13:13:00Z"/>
  <w16cex:commentExtensible w16cex:durableId="274D933E" w16cex:dateUtc="2022-12-21T13:14:00Z"/>
  <w16cex:commentExtensible w16cex:durableId="274D986A" w16cex:dateUtc="2022-12-21T13:36:00Z"/>
  <w16cex:commentExtensible w16cex:durableId="274D96D9" w16cex:dateUtc="2022-12-21T13:29:00Z"/>
  <w16cex:commentExtensible w16cex:durableId="274D972C" w16cex:dateUtc="2022-12-21T13:31:00Z"/>
  <w16cex:commentExtensible w16cex:durableId="274D97BF" w16cex:dateUtc="2022-12-21T13:33:00Z"/>
  <w16cex:commentExtensible w16cex:durableId="274D9844" w16cex:dateUtc="2022-12-21T13:35:00Z"/>
  <w16cex:commentExtensible w16cex:durableId="274D98A7" w16cex:dateUtc="2022-12-21T13:37:00Z"/>
  <w16cex:commentExtensible w16cex:durableId="274D98F2" w16cex:dateUtc="2022-12-21T13:38:00Z"/>
  <w16cex:commentExtensible w16cex:durableId="274D8B69" w16cex:dateUtc="2022-12-21T12:40:00Z"/>
  <w16cex:commentExtensible w16cex:durableId="274D9C3E" w16cex:dateUtc="2022-12-21T13:52:00Z"/>
  <w16cex:commentExtensible w16cex:durableId="274DA105" w16cex:dateUtc="2022-12-21T14:13:00Z"/>
  <w16cex:commentExtensible w16cex:durableId="274DA6AD" w16cex:dateUtc="2022-12-21T14:37:00Z"/>
  <w16cex:commentExtensible w16cex:durableId="274DA7E9" w16cex:dateUtc="2022-12-21T14:42:00Z"/>
  <w16cex:commentExtensible w16cex:durableId="274DA84F" w16cex:dateUtc="2022-12-21T14:44:00Z"/>
  <w16cex:commentExtensible w16cex:durableId="274DA86C" w16cex:dateUtc="2022-12-21T14:44:00Z"/>
  <w16cex:commentExtensible w16cex:durableId="274DA9B0" w16cex:dateUtc="2022-12-21T14:50:00Z"/>
  <w16cex:commentExtensible w16cex:durableId="274DA9ED" w16cex:dateUtc="2022-12-21T14:51:00Z"/>
  <w16cex:commentExtensible w16cex:durableId="274DAA20" w16cex:dateUtc="2022-12-21T14:52:00Z"/>
  <w16cex:commentExtensible w16cex:durableId="274DAAE1" w16cex:dateUtc="2022-12-21T14:55:00Z"/>
  <w16cex:commentExtensible w16cex:durableId="274DAB91" w16cex:dateUtc="2022-12-21T14:58:00Z"/>
  <w16cex:commentExtensible w16cex:durableId="274DABC7" w16cex:dateUtc="2022-12-21T14:59:00Z"/>
  <w16cex:commentExtensible w16cex:durableId="274DB832" w16cex:dateUtc="2022-12-21T15:52:00Z"/>
  <w16cex:commentExtensible w16cex:durableId="274DB824" w16cex:dateUtc="2022-12-21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1AD187" w16cid:durableId="274D8956"/>
  <w16cid:commentId w16cid:paraId="20145468" w16cid:durableId="274D8068"/>
  <w16cid:commentId w16cid:paraId="4E9BA8CE" w16cid:durableId="274D83B8"/>
  <w16cid:commentId w16cid:paraId="07ED6309" w16cid:durableId="274D86D7"/>
  <w16cid:commentId w16cid:paraId="00E9A428" w16cid:durableId="274D884E"/>
  <w16cid:commentId w16cid:paraId="1A113EE8" w16cid:durableId="274D8A2E"/>
  <w16cid:commentId w16cid:paraId="6BCF7BD5" w16cid:durableId="274D8ABC"/>
  <w16cid:commentId w16cid:paraId="72854755" w16cid:durableId="274D8AD6"/>
  <w16cid:commentId w16cid:paraId="05F2B43E" w16cid:durableId="274D8E74"/>
  <w16cid:commentId w16cid:paraId="61B757FE" w16cid:durableId="274D9310"/>
  <w16cid:commentId w16cid:paraId="737440E7" w16cid:durableId="274D933E"/>
  <w16cid:commentId w16cid:paraId="48B4E387" w16cid:durableId="274D986A"/>
  <w16cid:commentId w16cid:paraId="25A5CA5E" w16cid:durableId="274D96D9"/>
  <w16cid:commentId w16cid:paraId="168487D5" w16cid:durableId="274D972C"/>
  <w16cid:commentId w16cid:paraId="0C04A939" w16cid:durableId="274D97BF"/>
  <w16cid:commentId w16cid:paraId="2FF78F18" w16cid:durableId="274D9844"/>
  <w16cid:commentId w16cid:paraId="63FA6C50" w16cid:durableId="274D98A7"/>
  <w16cid:commentId w16cid:paraId="5D1A5FE8" w16cid:durableId="274D98F2"/>
  <w16cid:commentId w16cid:paraId="4950B33F" w16cid:durableId="274D8B69"/>
  <w16cid:commentId w16cid:paraId="52F0AF3F" w16cid:durableId="274D9C3E"/>
  <w16cid:commentId w16cid:paraId="2047DCDB" w16cid:durableId="274DA105"/>
  <w16cid:commentId w16cid:paraId="5D3867CC" w16cid:durableId="274DA6AD"/>
  <w16cid:commentId w16cid:paraId="6F0D0FC4" w16cid:durableId="274DA7E9"/>
  <w16cid:commentId w16cid:paraId="6C714439" w16cid:durableId="274DA84F"/>
  <w16cid:commentId w16cid:paraId="72DBAC2C" w16cid:durableId="274DA86C"/>
  <w16cid:commentId w16cid:paraId="112F6433" w16cid:durableId="274DA9B0"/>
  <w16cid:commentId w16cid:paraId="1F467505" w16cid:durableId="274DA9ED"/>
  <w16cid:commentId w16cid:paraId="4155D117" w16cid:durableId="274DAA20"/>
  <w16cid:commentId w16cid:paraId="56A316B0" w16cid:durableId="274DAAE1"/>
  <w16cid:commentId w16cid:paraId="2330E401" w16cid:durableId="274DAB91"/>
  <w16cid:commentId w16cid:paraId="0140E79A" w16cid:durableId="274DABC7"/>
  <w16cid:commentId w16cid:paraId="645581ED" w16cid:durableId="274DB832"/>
  <w16cid:commentId w16cid:paraId="04B8A922" w16cid:durableId="274DB8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39C03" w14:textId="77777777" w:rsidR="00A94D84" w:rsidRDefault="00A94D84" w:rsidP="00C201CA">
      <w:pPr>
        <w:spacing w:after="0" w:line="240" w:lineRule="auto"/>
      </w:pPr>
      <w:r>
        <w:separator/>
      </w:r>
    </w:p>
  </w:endnote>
  <w:endnote w:type="continuationSeparator" w:id="0">
    <w:p w14:paraId="573950C5" w14:textId="77777777" w:rsidR="00A94D84" w:rsidRDefault="00A94D84" w:rsidP="00C2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E789C" w14:textId="77777777" w:rsidR="00A94D84" w:rsidRDefault="00A94D84" w:rsidP="00C201CA">
      <w:pPr>
        <w:spacing w:after="0" w:line="240" w:lineRule="auto"/>
      </w:pPr>
      <w:r>
        <w:separator/>
      </w:r>
    </w:p>
  </w:footnote>
  <w:footnote w:type="continuationSeparator" w:id="0">
    <w:p w14:paraId="425FE2AD" w14:textId="77777777" w:rsidR="00A94D84" w:rsidRDefault="00A94D84" w:rsidP="00C20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9E7"/>
    <w:multiLevelType w:val="multilevel"/>
    <w:tmpl w:val="15F6CD2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82343D"/>
    <w:multiLevelType w:val="hybridMultilevel"/>
    <w:tmpl w:val="377044A8"/>
    <w:lvl w:ilvl="0" w:tplc="D8EA33A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8915A6D"/>
    <w:multiLevelType w:val="hybridMultilevel"/>
    <w:tmpl w:val="8AF44F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4EA518B"/>
    <w:multiLevelType w:val="hybridMultilevel"/>
    <w:tmpl w:val="2B78DE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5C35AE8"/>
    <w:multiLevelType w:val="hybridMultilevel"/>
    <w:tmpl w:val="A7AAA6FA"/>
    <w:lvl w:ilvl="0" w:tplc="2DE89878">
      <w:start w:val="4"/>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11661627">
    <w:abstractNumId w:val="1"/>
  </w:num>
  <w:num w:numId="2" w16cid:durableId="1315836743">
    <w:abstractNumId w:val="2"/>
  </w:num>
  <w:num w:numId="3" w16cid:durableId="2060472035">
    <w:abstractNumId w:val="3"/>
  </w:num>
  <w:num w:numId="4" w16cid:durableId="1182747375">
    <w:abstractNumId w:val="0"/>
  </w:num>
  <w:num w:numId="5" w16cid:durableId="52101672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phen,Bas S.H.N. van">
    <w15:presenceInfo w15:providerId="None" w15:userId="Olphen,Bas S.H.N.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E3"/>
    <w:rsid w:val="00003142"/>
    <w:rsid w:val="0008685B"/>
    <w:rsid w:val="0009468B"/>
    <w:rsid w:val="00121E25"/>
    <w:rsid w:val="0013258D"/>
    <w:rsid w:val="0018265E"/>
    <w:rsid w:val="00182905"/>
    <w:rsid w:val="00190664"/>
    <w:rsid w:val="001E174D"/>
    <w:rsid w:val="00231932"/>
    <w:rsid w:val="002479B0"/>
    <w:rsid w:val="002C1AEE"/>
    <w:rsid w:val="00314826"/>
    <w:rsid w:val="00380775"/>
    <w:rsid w:val="003A3BB1"/>
    <w:rsid w:val="003B3C0E"/>
    <w:rsid w:val="003C0813"/>
    <w:rsid w:val="003F6F24"/>
    <w:rsid w:val="00412DBC"/>
    <w:rsid w:val="00447ED6"/>
    <w:rsid w:val="00451930"/>
    <w:rsid w:val="00477FEB"/>
    <w:rsid w:val="004C7D22"/>
    <w:rsid w:val="004D2CC3"/>
    <w:rsid w:val="00526550"/>
    <w:rsid w:val="00547F5D"/>
    <w:rsid w:val="005B493A"/>
    <w:rsid w:val="00632068"/>
    <w:rsid w:val="0066008F"/>
    <w:rsid w:val="006C2D98"/>
    <w:rsid w:val="006D27AC"/>
    <w:rsid w:val="006E2BA0"/>
    <w:rsid w:val="00702720"/>
    <w:rsid w:val="007462AA"/>
    <w:rsid w:val="007814C3"/>
    <w:rsid w:val="00895722"/>
    <w:rsid w:val="008B7BA0"/>
    <w:rsid w:val="008F6B6D"/>
    <w:rsid w:val="00912FA7"/>
    <w:rsid w:val="009163DC"/>
    <w:rsid w:val="00955BA4"/>
    <w:rsid w:val="0098417E"/>
    <w:rsid w:val="009A6D40"/>
    <w:rsid w:val="00A94D84"/>
    <w:rsid w:val="00AB2432"/>
    <w:rsid w:val="00B07F9D"/>
    <w:rsid w:val="00B22F15"/>
    <w:rsid w:val="00B24341"/>
    <w:rsid w:val="00B24D9F"/>
    <w:rsid w:val="00B252DF"/>
    <w:rsid w:val="00B51748"/>
    <w:rsid w:val="00B80978"/>
    <w:rsid w:val="00BB2197"/>
    <w:rsid w:val="00BC6861"/>
    <w:rsid w:val="00C201CA"/>
    <w:rsid w:val="00C337E3"/>
    <w:rsid w:val="00C3775E"/>
    <w:rsid w:val="00C90955"/>
    <w:rsid w:val="00C912CA"/>
    <w:rsid w:val="00CA5B3F"/>
    <w:rsid w:val="00CB1315"/>
    <w:rsid w:val="00CB5213"/>
    <w:rsid w:val="00D50D5A"/>
    <w:rsid w:val="00D67B0A"/>
    <w:rsid w:val="00DF7C84"/>
    <w:rsid w:val="00E1342F"/>
    <w:rsid w:val="00E27023"/>
    <w:rsid w:val="00E57214"/>
    <w:rsid w:val="00E63C46"/>
    <w:rsid w:val="00E72B34"/>
    <w:rsid w:val="00E867B8"/>
    <w:rsid w:val="00EB2B1D"/>
    <w:rsid w:val="00EC0EC7"/>
    <w:rsid w:val="00EE58F6"/>
    <w:rsid w:val="00F76FE2"/>
    <w:rsid w:val="00F943A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D27B"/>
  <w15:chartTrackingRefBased/>
  <w15:docId w15:val="{2680892C-A07C-423A-8ED8-1C405ADC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A6D40"/>
    <w:pPr>
      <w:spacing w:line="256" w:lineRule="auto"/>
    </w:pPr>
  </w:style>
  <w:style w:type="paragraph" w:styleId="Kop1">
    <w:name w:val="heading 1"/>
    <w:basedOn w:val="Standaard"/>
    <w:next w:val="Standaard"/>
    <w:link w:val="Kop1Char"/>
    <w:uiPriority w:val="9"/>
    <w:qFormat/>
    <w:rsid w:val="009A6D4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A6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A6D40"/>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3A3B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9A6D40"/>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9A6D40"/>
    <w:pPr>
      <w:spacing w:after="200" w:line="240" w:lineRule="auto"/>
    </w:pPr>
    <w:rPr>
      <w:i/>
      <w:iCs/>
      <w:color w:val="44546A" w:themeColor="text2"/>
      <w:sz w:val="18"/>
      <w:szCs w:val="18"/>
    </w:rPr>
  </w:style>
  <w:style w:type="paragraph" w:customStyle="1" w:styleId="Standard">
    <w:name w:val="Standard"/>
    <w:rsid w:val="009A6D40"/>
    <w:pPr>
      <w:widowControl w:val="0"/>
      <w:suppressAutoHyphens/>
      <w:autoSpaceDN w:val="0"/>
      <w:spacing w:after="0" w:line="240" w:lineRule="auto"/>
    </w:pPr>
    <w:rPr>
      <w:rFonts w:ascii="Liberation Serif" w:eastAsia="Segoe UI" w:hAnsi="Liberation Serif" w:cs="Tahoma"/>
      <w:color w:val="000000"/>
      <w:kern w:val="3"/>
      <w:sz w:val="24"/>
      <w:szCs w:val="24"/>
      <w:lang w:val="en-US" w:eastAsia="zh-CN" w:bidi="hi-IN"/>
    </w:rPr>
  </w:style>
  <w:style w:type="paragraph" w:styleId="Lijstalinea">
    <w:name w:val="List Paragraph"/>
    <w:basedOn w:val="Standaard"/>
    <w:uiPriority w:val="34"/>
    <w:qFormat/>
    <w:rsid w:val="009A6D40"/>
    <w:pPr>
      <w:ind w:left="720"/>
      <w:contextualSpacing/>
    </w:pPr>
  </w:style>
  <w:style w:type="paragraph" w:styleId="Geenafstand">
    <w:name w:val="No Spacing"/>
    <w:link w:val="GeenafstandChar"/>
    <w:uiPriority w:val="1"/>
    <w:qFormat/>
    <w:rsid w:val="009A6D40"/>
    <w:pPr>
      <w:spacing w:after="0" w:line="240" w:lineRule="auto"/>
    </w:pPr>
  </w:style>
  <w:style w:type="paragraph" w:styleId="Normaalweb">
    <w:name w:val="Normal (Web)"/>
    <w:basedOn w:val="Standaard"/>
    <w:uiPriority w:val="99"/>
    <w:unhideWhenUsed/>
    <w:rsid w:val="009A6D40"/>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Kop1Char">
    <w:name w:val="Kop 1 Char"/>
    <w:basedOn w:val="Standaardalinea-lettertype"/>
    <w:link w:val="Kop1"/>
    <w:uiPriority w:val="9"/>
    <w:rsid w:val="009A6D40"/>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9A6D40"/>
    <w:rPr>
      <w:color w:val="0000FF"/>
      <w:u w:val="single"/>
    </w:rPr>
  </w:style>
  <w:style w:type="character" w:customStyle="1" w:styleId="Kop3Char">
    <w:name w:val="Kop 3 Char"/>
    <w:basedOn w:val="Standaardalinea-lettertype"/>
    <w:link w:val="Kop3"/>
    <w:uiPriority w:val="9"/>
    <w:rsid w:val="009A6D40"/>
    <w:rPr>
      <w:rFonts w:asciiTheme="majorHAnsi" w:eastAsiaTheme="majorEastAsia" w:hAnsiTheme="majorHAnsi" w:cstheme="majorBidi"/>
      <w:color w:val="1F3763" w:themeColor="accent1" w:themeShade="7F"/>
      <w:sz w:val="24"/>
      <w:szCs w:val="24"/>
    </w:rPr>
  </w:style>
  <w:style w:type="paragraph" w:customStyle="1" w:styleId="Figure">
    <w:name w:val="Figure"/>
    <w:basedOn w:val="Bijschrift"/>
    <w:rsid w:val="009A6D40"/>
    <w:pPr>
      <w:widowControl w:val="0"/>
      <w:suppressLineNumbers/>
      <w:suppressAutoHyphens/>
      <w:autoSpaceDN w:val="0"/>
      <w:spacing w:before="120" w:after="120"/>
      <w:textAlignment w:val="baseline"/>
    </w:pPr>
    <w:rPr>
      <w:rFonts w:ascii="Liberation Serif" w:eastAsia="Segoe UI" w:hAnsi="Liberation Serif" w:cs="Tahoma"/>
      <w:color w:val="000000"/>
      <w:kern w:val="3"/>
      <w:sz w:val="20"/>
      <w:szCs w:val="20"/>
      <w:lang w:val="en-US" w:eastAsia="zh-CN" w:bidi="hi-IN"/>
    </w:rPr>
  </w:style>
  <w:style w:type="paragraph" w:styleId="Kopvaninhoudsopgave">
    <w:name w:val="TOC Heading"/>
    <w:basedOn w:val="Kop1"/>
    <w:next w:val="Standaard"/>
    <w:uiPriority w:val="39"/>
    <w:unhideWhenUsed/>
    <w:qFormat/>
    <w:rsid w:val="00E1342F"/>
    <w:pPr>
      <w:outlineLvl w:val="9"/>
    </w:pPr>
    <w:rPr>
      <w:lang w:eastAsia="en-NL"/>
    </w:rPr>
  </w:style>
  <w:style w:type="paragraph" w:styleId="Inhopg1">
    <w:name w:val="toc 1"/>
    <w:basedOn w:val="Standaard"/>
    <w:next w:val="Standaard"/>
    <w:autoRedefine/>
    <w:uiPriority w:val="39"/>
    <w:unhideWhenUsed/>
    <w:rsid w:val="00E867B8"/>
    <w:pPr>
      <w:tabs>
        <w:tab w:val="left" w:pos="440"/>
        <w:tab w:val="right" w:leader="dot" w:pos="9016"/>
      </w:tabs>
      <w:spacing w:after="100"/>
    </w:pPr>
  </w:style>
  <w:style w:type="paragraph" w:styleId="Inhopg2">
    <w:name w:val="toc 2"/>
    <w:basedOn w:val="Standaard"/>
    <w:next w:val="Standaard"/>
    <w:autoRedefine/>
    <w:uiPriority w:val="39"/>
    <w:unhideWhenUsed/>
    <w:rsid w:val="00E1342F"/>
    <w:pPr>
      <w:spacing w:after="100"/>
      <w:ind w:left="220"/>
    </w:pPr>
  </w:style>
  <w:style w:type="paragraph" w:styleId="Inhopg3">
    <w:name w:val="toc 3"/>
    <w:basedOn w:val="Standaard"/>
    <w:next w:val="Standaard"/>
    <w:autoRedefine/>
    <w:uiPriority w:val="39"/>
    <w:unhideWhenUsed/>
    <w:rsid w:val="00E1342F"/>
    <w:pPr>
      <w:spacing w:after="100"/>
      <w:ind w:left="440"/>
    </w:pPr>
  </w:style>
  <w:style w:type="character" w:styleId="Onopgelostemelding">
    <w:name w:val="Unresolved Mention"/>
    <w:basedOn w:val="Standaardalinea-lettertype"/>
    <w:uiPriority w:val="99"/>
    <w:semiHidden/>
    <w:unhideWhenUsed/>
    <w:rsid w:val="00B24341"/>
    <w:rPr>
      <w:color w:val="605E5C"/>
      <w:shd w:val="clear" w:color="auto" w:fill="E1DFDD"/>
    </w:rPr>
  </w:style>
  <w:style w:type="character" w:customStyle="1" w:styleId="GeenafstandChar">
    <w:name w:val="Geen afstand Char"/>
    <w:basedOn w:val="Standaardalinea-lettertype"/>
    <w:link w:val="Geenafstand"/>
    <w:uiPriority w:val="1"/>
    <w:rsid w:val="00955BA4"/>
  </w:style>
  <w:style w:type="paragraph" w:styleId="Revisie">
    <w:name w:val="Revision"/>
    <w:hidden/>
    <w:uiPriority w:val="99"/>
    <w:semiHidden/>
    <w:rsid w:val="00B51748"/>
    <w:pPr>
      <w:spacing w:after="0" w:line="240" w:lineRule="auto"/>
    </w:pPr>
  </w:style>
  <w:style w:type="character" w:styleId="Verwijzingopmerking">
    <w:name w:val="annotation reference"/>
    <w:basedOn w:val="Standaardalinea-lettertype"/>
    <w:uiPriority w:val="99"/>
    <w:semiHidden/>
    <w:unhideWhenUsed/>
    <w:rsid w:val="00CB5213"/>
    <w:rPr>
      <w:sz w:val="16"/>
      <w:szCs w:val="16"/>
    </w:rPr>
  </w:style>
  <w:style w:type="paragraph" w:styleId="Tekstopmerking">
    <w:name w:val="annotation text"/>
    <w:basedOn w:val="Standaard"/>
    <w:link w:val="TekstopmerkingChar"/>
    <w:uiPriority w:val="99"/>
    <w:unhideWhenUsed/>
    <w:rsid w:val="00CB5213"/>
    <w:pPr>
      <w:spacing w:line="240" w:lineRule="auto"/>
    </w:pPr>
    <w:rPr>
      <w:sz w:val="20"/>
      <w:szCs w:val="20"/>
    </w:rPr>
  </w:style>
  <w:style w:type="character" w:customStyle="1" w:styleId="TekstopmerkingChar">
    <w:name w:val="Tekst opmerking Char"/>
    <w:basedOn w:val="Standaardalinea-lettertype"/>
    <w:link w:val="Tekstopmerking"/>
    <w:uiPriority w:val="99"/>
    <w:rsid w:val="00CB5213"/>
    <w:rPr>
      <w:sz w:val="20"/>
      <w:szCs w:val="20"/>
    </w:rPr>
  </w:style>
  <w:style w:type="paragraph" w:styleId="Onderwerpvanopmerking">
    <w:name w:val="annotation subject"/>
    <w:basedOn w:val="Tekstopmerking"/>
    <w:next w:val="Tekstopmerking"/>
    <w:link w:val="OnderwerpvanopmerkingChar"/>
    <w:uiPriority w:val="99"/>
    <w:semiHidden/>
    <w:unhideWhenUsed/>
    <w:rsid w:val="00CB5213"/>
    <w:rPr>
      <w:b/>
      <w:bCs/>
    </w:rPr>
  </w:style>
  <w:style w:type="character" w:customStyle="1" w:styleId="OnderwerpvanopmerkingChar">
    <w:name w:val="Onderwerp van opmerking Char"/>
    <w:basedOn w:val="TekstopmerkingChar"/>
    <w:link w:val="Onderwerpvanopmerking"/>
    <w:uiPriority w:val="99"/>
    <w:semiHidden/>
    <w:rsid w:val="00CB5213"/>
    <w:rPr>
      <w:b/>
      <w:bCs/>
      <w:sz w:val="20"/>
      <w:szCs w:val="20"/>
    </w:rPr>
  </w:style>
  <w:style w:type="paragraph" w:styleId="Koptekst">
    <w:name w:val="header"/>
    <w:basedOn w:val="Standaard"/>
    <w:link w:val="KoptekstChar"/>
    <w:uiPriority w:val="99"/>
    <w:unhideWhenUsed/>
    <w:rsid w:val="00C201CA"/>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201CA"/>
  </w:style>
  <w:style w:type="paragraph" w:styleId="Voettekst">
    <w:name w:val="footer"/>
    <w:basedOn w:val="Standaard"/>
    <w:link w:val="VoettekstChar"/>
    <w:uiPriority w:val="99"/>
    <w:unhideWhenUsed/>
    <w:rsid w:val="00C201CA"/>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201CA"/>
  </w:style>
  <w:style w:type="table" w:styleId="Tabelraster">
    <w:name w:val="Table Grid"/>
    <w:basedOn w:val="Standaardtabel"/>
    <w:uiPriority w:val="39"/>
    <w:rsid w:val="00B22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3A3B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emergentsoftware.net/blog/is-blazor-better-than-javascrip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learn.microsoft.com/en-us/aspnet/core/blazor/components/data-binding?view=aspnetcore-7.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edium.com/young-coder/is-blazor-the-future-or-just-another-walled-garden-441842cc249d" TargetMode="External"/><Relationship Id="rId40" Type="http://schemas.openxmlformats.org/officeDocument/2006/relationships/image" Target="media/image25.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emergentsoftware.net/blog/is-blazor-better-than-javascrip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shnvanolphen@gmail.com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9D352-1F3F-4B65-84AC-D7B1B42F5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37</Pages>
  <Words>8245</Words>
  <Characters>47001</Characters>
  <Application>Microsoft Office Word</Application>
  <DocSecurity>0</DocSecurity>
  <Lines>391</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Olphen,Bas S.H.N. van</dc:creator>
  <cp:keywords/>
  <dc:description/>
  <cp:lastModifiedBy>Olphen,Bas S.H.N. van</cp:lastModifiedBy>
  <cp:revision>11</cp:revision>
  <dcterms:created xsi:type="dcterms:W3CDTF">2022-12-21T13:13:00Z</dcterms:created>
  <dcterms:modified xsi:type="dcterms:W3CDTF">2023-01-12T17:03:00Z</dcterms:modified>
</cp:coreProperties>
</file>