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612056" w:displacedByCustomXml="next"/>
    <w:bookmarkEnd w:id="0" w:displacedByCustomXml="next"/>
    <w:sdt>
      <w:sdtPr>
        <w:rPr>
          <w:lang w:val="nl-NL"/>
        </w:rPr>
        <w:id w:val="-1302224077"/>
        <w:docPartObj>
          <w:docPartGallery w:val="Cover Pages"/>
          <w:docPartUnique/>
        </w:docPartObj>
      </w:sdtPr>
      <w:sdtEndPr>
        <w:rPr>
          <w:sz w:val="56"/>
          <w:szCs w:val="56"/>
        </w:rPr>
      </w:sdtEndPr>
      <w:sdtContent>
        <w:p w14:paraId="341F881D" w14:textId="5B1F41EE" w:rsidR="00955BA4" w:rsidRPr="00E867B8" w:rsidRDefault="00955BA4">
          <w:pPr>
            <w:rPr>
              <w:lang w:val="nl-NL"/>
            </w:rPr>
          </w:pPr>
          <w:r w:rsidRPr="00E867B8">
            <w:rPr>
              <w:noProof/>
              <w:lang w:val="nl-NL"/>
            </w:rPr>
            <mc:AlternateContent>
              <mc:Choice Requires="wpg">
                <w:drawing>
                  <wp:anchor distT="0" distB="0" distL="114300" distR="114300" simplePos="0" relativeHeight="251685888" behindDoc="0" locked="0" layoutInCell="1" allowOverlap="1" wp14:anchorId="38B590EF" wp14:editId="2885F6D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43668" id="Groep 149"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867B8">
            <w:rPr>
              <w:noProof/>
              <w:lang w:val="nl-NL"/>
            </w:rPr>
            <mc:AlternateContent>
              <mc:Choice Requires="wps">
                <w:drawing>
                  <wp:anchor distT="0" distB="0" distL="114300" distR="114300" simplePos="0" relativeHeight="251683840" behindDoc="0" locked="0" layoutInCell="1" allowOverlap="1" wp14:anchorId="365B8407" wp14:editId="6FE4C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55BA4">
                                      <w:rPr>
                                        <w:color w:val="595959" w:themeColor="text1" w:themeTint="A6"/>
                                        <w:sz w:val="18"/>
                                        <w:szCs w:val="18"/>
                                        <w:lang w:val="en-US"/>
                                      </w:rPr>
                                      <w:t>shnvanolphen@gmail.com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5B8407" id="_x0000_t202" coordsize="21600,21600" o:spt="202" path="m,l,21600r21600,l21600,xe">
                    <v:stroke joinstyle="miter"/>
                    <v:path gradientshapeok="t" o:connecttype="rect"/>
                  </v:shapetype>
                  <v:shape id="Tekstvak 152" o:spid="_x0000_s1026" type="#_x0000_t202" style="position:absolute;margin-left:0;margin-top:0;width:8in;height:1in;z-index:2516838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55BA4">
                                <w:rPr>
                                  <w:color w:val="595959" w:themeColor="text1" w:themeTint="A6"/>
                                  <w:sz w:val="18"/>
                                  <w:szCs w:val="18"/>
                                  <w:lang w:val="en-US"/>
                                </w:rPr>
                                <w:t>shnvanolphen@gmail.com</w:t>
                              </w:r>
                            </w:sdtContent>
                          </w:sdt>
                        </w:p>
                      </w:txbxContent>
                    </v:textbox>
                    <w10:wrap type="square" anchorx="page" anchory="page"/>
                  </v:shape>
                </w:pict>
              </mc:Fallback>
            </mc:AlternateContent>
          </w:r>
          <w:r w:rsidRPr="00E867B8">
            <w:rPr>
              <w:noProof/>
              <w:lang w:val="nl-NL"/>
            </w:rPr>
            <mc:AlternateContent>
              <mc:Choice Requires="wps">
                <w:drawing>
                  <wp:anchor distT="0" distB="0" distL="114300" distR="114300" simplePos="0" relativeHeight="251684864" behindDoc="0" locked="0" layoutInCell="1" allowOverlap="1" wp14:anchorId="3689F695" wp14:editId="65C571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689F695" id="Tekstvak 153" o:spid="_x0000_s1027" type="#_x0000_t202" style="position:absolute;margin-left:0;margin-top:0;width:8in;height:79.5pt;z-index:2516848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E867B8">
            <w:rPr>
              <w:noProof/>
              <w:lang w:val="nl-NL"/>
            </w:rPr>
            <mc:AlternateContent>
              <mc:Choice Requires="wps">
                <w:drawing>
                  <wp:anchor distT="0" distB="0" distL="114300" distR="114300" simplePos="0" relativeHeight="251682816" behindDoc="0" locked="0" layoutInCell="1" allowOverlap="1" wp14:anchorId="62A96807" wp14:editId="1808C4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A87BC" w14:textId="57FA44EE" w:rsidR="00955BA4" w:rsidRPr="00B07F9D" w:rsidRDefault="00000000">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5BA4">
                                      <w:rPr>
                                        <w:caps/>
                                        <w:color w:val="4472C4" w:themeColor="accent1"/>
                                        <w:sz w:val="64"/>
                                        <w:szCs w:val="64"/>
                                      </w:rPr>
                                      <w:t xml:space="preserve">     </w:t>
                                    </w:r>
                                  </w:sdtContent>
                                </w:sdt>
                                <w:r w:rsidR="00955BA4" w:rsidRPr="00955BA4">
                                  <w:t xml:space="preserve"> </w:t>
                                </w:r>
                                <w:r w:rsidR="00955BA4"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00955BA4"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A96807" id="Tekstvak 154" o:spid="_x0000_s1028" type="#_x0000_t202" style="position:absolute;margin-left:0;margin-top:0;width:8in;height:286.5pt;z-index:2516828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E8A87BC" w14:textId="57FA44EE" w:rsidR="00955BA4" w:rsidRPr="00B07F9D" w:rsidRDefault="00000000">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5BA4">
                                <w:rPr>
                                  <w:caps/>
                                  <w:color w:val="4472C4" w:themeColor="accent1"/>
                                  <w:sz w:val="64"/>
                                  <w:szCs w:val="64"/>
                                </w:rPr>
                                <w:t xml:space="preserve">     </w:t>
                              </w:r>
                            </w:sdtContent>
                          </w:sdt>
                          <w:r w:rsidR="00955BA4" w:rsidRPr="00955BA4">
                            <w:t xml:space="preserve"> </w:t>
                          </w:r>
                          <w:r w:rsidR="00955BA4"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00955BA4"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C23415F" w14:textId="40099365" w:rsidR="00955BA4" w:rsidRPr="00E867B8" w:rsidRDefault="00955BA4">
          <w:pPr>
            <w:spacing w:line="259" w:lineRule="auto"/>
            <w:rPr>
              <w:sz w:val="56"/>
              <w:szCs w:val="56"/>
              <w:lang w:val="nl-NL"/>
            </w:rPr>
          </w:pPr>
          <w:r w:rsidRPr="00E867B8">
            <w:rPr>
              <w:rFonts w:cstheme="minorHAnsi"/>
              <w:noProof/>
              <w:lang w:val="nl-NL"/>
            </w:rPr>
            <w:drawing>
              <wp:anchor distT="0" distB="0" distL="114300" distR="114300" simplePos="0" relativeHeight="251686912" behindDoc="0" locked="0" layoutInCell="1" allowOverlap="1" wp14:anchorId="205B6933" wp14:editId="1CA3E361">
                <wp:simplePos x="0" y="0"/>
                <wp:positionH relativeFrom="margin">
                  <wp:align>center</wp:align>
                </wp:positionH>
                <wp:positionV relativeFrom="paragraph">
                  <wp:posOffset>269240</wp:posOffset>
                </wp:positionV>
                <wp:extent cx="2057400" cy="2603612"/>
                <wp:effectExtent l="0" t="0" r="0" b="635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603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7B8">
            <w:rPr>
              <w:sz w:val="56"/>
              <w:szCs w:val="56"/>
              <w:lang w:val="nl-NL"/>
            </w:rPr>
            <w:br w:type="page"/>
          </w:r>
        </w:p>
      </w:sdtContent>
    </w:sdt>
    <w:p w14:paraId="4AE984D4" w14:textId="0F3CE9FD" w:rsidR="009A6D40" w:rsidRPr="00E867B8" w:rsidRDefault="009A6D40" w:rsidP="009A6D40">
      <w:pPr>
        <w:pStyle w:val="Kop1"/>
        <w:rPr>
          <w:lang w:val="nl-NL"/>
        </w:rPr>
      </w:pPr>
      <w:bookmarkStart w:id="1" w:name="_Toc124757283"/>
      <w:r w:rsidRPr="00E867B8">
        <w:rPr>
          <w:lang w:val="nl-NL"/>
        </w:rPr>
        <w:lastRenderedPageBreak/>
        <w:t>Voorwoord</w:t>
      </w:r>
      <w:bookmarkEnd w:id="1"/>
    </w:p>
    <w:p w14:paraId="4623B93F" w14:textId="63867B27" w:rsidR="009A6D40" w:rsidRPr="00E867B8" w:rsidRDefault="009A6D40" w:rsidP="009A6D40">
      <w:pPr>
        <w:rPr>
          <w:lang w:val="nl-NL"/>
        </w:rPr>
      </w:pPr>
    </w:p>
    <w:p w14:paraId="392F7C22" w14:textId="1778A51D" w:rsidR="009A6D40" w:rsidRPr="00E867B8" w:rsidRDefault="00955BA4" w:rsidP="009A6D40">
      <w:pPr>
        <w:rPr>
          <w:lang w:val="nl-NL"/>
        </w:rPr>
      </w:pPr>
      <w:r w:rsidRPr="00E867B8">
        <w:rPr>
          <w:lang w:val="nl-NL"/>
        </w:rPr>
        <w:t>Voor semester 7 mocht ik zelf kiezen over welk onderwerp ik een onderzoek wilde doen. Al snel kwam ik, vanwege terugkerende problemen rondom onze VSR KMS applicatie, op het idee te gaan onderzoeken of het mogelijk zou zijn deze app te herschrijven in Blazor. Ik wilde graag onderzoeken of het mogelijk was om als developer zonder front-end kennis, een web-based front-end applicatie te maken.</w:t>
      </w:r>
      <w:r w:rsidR="00B07F9D" w:rsidRPr="00E867B8">
        <w:rPr>
          <w:lang w:val="nl-NL"/>
        </w:rPr>
        <w:t xml:space="preserve"> </w:t>
      </w:r>
    </w:p>
    <w:p w14:paraId="0A631105" w14:textId="47CADED1" w:rsidR="00B07F9D" w:rsidRPr="00E867B8" w:rsidRDefault="00B07F9D" w:rsidP="009A6D40">
      <w:pPr>
        <w:rPr>
          <w:lang w:val="nl-NL"/>
        </w:rPr>
      </w:pPr>
      <w:r w:rsidRPr="00E867B8">
        <w:rPr>
          <w:lang w:val="nl-NL"/>
        </w:rPr>
        <w:t>Door middel van zorgvuldig gekozen deelvragen ben ik dit onderzoek gestart en ben ik uiteindelijk tot een conclusie gekomen. Door het feit dat deze conclusie door middel van goed onderzoek tot stand is gekomen, zal dit binnen ons bedrijf tot doorslaggevend advies zorgen betreft het ontwikkelen van de huidige en nieuwe applicaties.</w:t>
      </w:r>
    </w:p>
    <w:p w14:paraId="10B5EDDE" w14:textId="2E731A1E" w:rsidR="009A6D40" w:rsidRPr="00E867B8" w:rsidRDefault="009A6D40" w:rsidP="009A6D40">
      <w:pPr>
        <w:rPr>
          <w:lang w:val="nl-NL"/>
        </w:rPr>
      </w:pPr>
    </w:p>
    <w:p w14:paraId="10BDBAC8" w14:textId="59B341E1" w:rsidR="009A6D40" w:rsidRPr="00E867B8" w:rsidRDefault="009A6D40" w:rsidP="009A6D40">
      <w:pPr>
        <w:rPr>
          <w:lang w:val="nl-NL"/>
        </w:rPr>
      </w:pPr>
    </w:p>
    <w:p w14:paraId="4CF3298F" w14:textId="278E1E1B" w:rsidR="009A6D40" w:rsidRPr="00E867B8" w:rsidRDefault="009A6D40" w:rsidP="009A6D40">
      <w:pPr>
        <w:rPr>
          <w:lang w:val="nl-NL"/>
        </w:rPr>
      </w:pPr>
    </w:p>
    <w:p w14:paraId="1225AC68" w14:textId="4A53C6E8" w:rsidR="009A6D40" w:rsidRPr="00E867B8" w:rsidRDefault="009A6D40" w:rsidP="009A6D40">
      <w:pPr>
        <w:rPr>
          <w:lang w:val="nl-NL"/>
        </w:rPr>
      </w:pPr>
    </w:p>
    <w:p w14:paraId="0B0283CF" w14:textId="7A874149" w:rsidR="009A6D40" w:rsidRPr="00E867B8" w:rsidRDefault="009A6D40" w:rsidP="009A6D40">
      <w:pPr>
        <w:rPr>
          <w:lang w:val="nl-NL"/>
        </w:rPr>
      </w:pPr>
    </w:p>
    <w:p w14:paraId="31E08A5A" w14:textId="0E2869DA" w:rsidR="009A6D40" w:rsidRPr="00E867B8" w:rsidRDefault="009A6D40" w:rsidP="009A6D40">
      <w:pPr>
        <w:rPr>
          <w:lang w:val="nl-NL"/>
        </w:rPr>
      </w:pPr>
    </w:p>
    <w:p w14:paraId="3F718ACA" w14:textId="01E642E0" w:rsidR="009A6D40" w:rsidRPr="00E867B8" w:rsidRDefault="009A6D40" w:rsidP="009A6D40">
      <w:pPr>
        <w:rPr>
          <w:lang w:val="nl-NL"/>
        </w:rPr>
      </w:pPr>
    </w:p>
    <w:p w14:paraId="79A03688" w14:textId="1258F13A" w:rsidR="009A6D40" w:rsidRPr="00E867B8" w:rsidRDefault="009A6D40" w:rsidP="009A6D40">
      <w:pPr>
        <w:rPr>
          <w:lang w:val="nl-NL"/>
        </w:rPr>
      </w:pPr>
    </w:p>
    <w:p w14:paraId="792B052D" w14:textId="027277A7" w:rsidR="009A6D40" w:rsidRPr="00E867B8" w:rsidRDefault="009A6D40" w:rsidP="009A6D40">
      <w:pPr>
        <w:rPr>
          <w:lang w:val="nl-NL"/>
        </w:rPr>
      </w:pPr>
    </w:p>
    <w:p w14:paraId="7C64EF25" w14:textId="47376876" w:rsidR="009A6D40" w:rsidRPr="00E867B8" w:rsidRDefault="009A6D40" w:rsidP="009A6D40">
      <w:pPr>
        <w:rPr>
          <w:lang w:val="nl-NL"/>
        </w:rPr>
      </w:pPr>
    </w:p>
    <w:p w14:paraId="33AF57C0" w14:textId="68C63544" w:rsidR="009A6D40" w:rsidRPr="00E867B8" w:rsidRDefault="009A6D40" w:rsidP="009A6D40">
      <w:pPr>
        <w:rPr>
          <w:lang w:val="nl-NL"/>
        </w:rPr>
      </w:pPr>
    </w:p>
    <w:p w14:paraId="16F66DB6" w14:textId="06DBAA33" w:rsidR="009A6D40" w:rsidRPr="00E867B8" w:rsidRDefault="009A6D40" w:rsidP="009A6D40">
      <w:pPr>
        <w:rPr>
          <w:lang w:val="nl-NL"/>
        </w:rPr>
      </w:pPr>
    </w:p>
    <w:p w14:paraId="341D1A27" w14:textId="5B8129C6" w:rsidR="009A6D40" w:rsidRPr="00E867B8" w:rsidRDefault="009A6D40" w:rsidP="009A6D40">
      <w:pPr>
        <w:rPr>
          <w:lang w:val="nl-NL"/>
        </w:rPr>
      </w:pPr>
    </w:p>
    <w:p w14:paraId="052C8872" w14:textId="187B2607" w:rsidR="009A6D40" w:rsidRPr="00E867B8" w:rsidRDefault="009A6D40" w:rsidP="009A6D40">
      <w:pPr>
        <w:rPr>
          <w:lang w:val="nl-NL"/>
        </w:rPr>
      </w:pPr>
    </w:p>
    <w:p w14:paraId="476E9F41" w14:textId="79E049BD" w:rsidR="009A6D40" w:rsidRPr="00E867B8" w:rsidRDefault="009A6D40" w:rsidP="009A6D40">
      <w:pPr>
        <w:rPr>
          <w:lang w:val="nl-NL"/>
        </w:rPr>
      </w:pPr>
    </w:p>
    <w:p w14:paraId="2C79E2A7" w14:textId="5AF8F868" w:rsidR="009A6D40" w:rsidRPr="00E867B8" w:rsidRDefault="009A6D40" w:rsidP="009A6D40">
      <w:pPr>
        <w:rPr>
          <w:lang w:val="nl-NL"/>
        </w:rPr>
      </w:pPr>
    </w:p>
    <w:p w14:paraId="1C5EA286" w14:textId="758DA201" w:rsidR="009A6D40" w:rsidRPr="00E867B8" w:rsidRDefault="009A6D40" w:rsidP="009A6D40">
      <w:pPr>
        <w:rPr>
          <w:lang w:val="nl-NL"/>
        </w:rPr>
      </w:pPr>
    </w:p>
    <w:p w14:paraId="558CEA76" w14:textId="1A0B9280" w:rsidR="009A6D40" w:rsidRPr="00E867B8" w:rsidRDefault="009A6D40" w:rsidP="009A6D40">
      <w:pPr>
        <w:rPr>
          <w:lang w:val="nl-NL"/>
        </w:rPr>
      </w:pPr>
    </w:p>
    <w:p w14:paraId="490005FA" w14:textId="20F21A9E" w:rsidR="009A6D40" w:rsidRPr="00E867B8" w:rsidRDefault="009A6D40" w:rsidP="009A6D40">
      <w:pPr>
        <w:rPr>
          <w:lang w:val="nl-NL"/>
        </w:rPr>
      </w:pPr>
    </w:p>
    <w:p w14:paraId="02F3EE3A" w14:textId="6306DDD7" w:rsidR="009A6D40" w:rsidRPr="00E867B8" w:rsidRDefault="009A6D40" w:rsidP="009A6D40">
      <w:pPr>
        <w:rPr>
          <w:lang w:val="nl-NL"/>
        </w:rPr>
      </w:pPr>
    </w:p>
    <w:p w14:paraId="197978D9" w14:textId="641DCAFC" w:rsidR="009A6D40" w:rsidRPr="00E867B8" w:rsidRDefault="009A6D40" w:rsidP="009A6D40">
      <w:pPr>
        <w:rPr>
          <w:lang w:val="nl-NL"/>
        </w:rPr>
      </w:pPr>
    </w:p>
    <w:p w14:paraId="6601218D" w14:textId="54710FAA" w:rsidR="009A6D40" w:rsidRPr="00E867B8" w:rsidRDefault="009A6D40" w:rsidP="009A6D40">
      <w:pPr>
        <w:rPr>
          <w:lang w:val="nl-NL"/>
        </w:rPr>
      </w:pPr>
    </w:p>
    <w:p w14:paraId="6A6ECDAF" w14:textId="37D5AE8B" w:rsidR="009A6D40" w:rsidRPr="00E867B8" w:rsidRDefault="009A6D40" w:rsidP="009A6D40">
      <w:pPr>
        <w:rPr>
          <w:lang w:val="nl-NL"/>
        </w:rPr>
      </w:pPr>
    </w:p>
    <w:sdt>
      <w:sdtPr>
        <w:rPr>
          <w:lang w:val="nl-NL"/>
        </w:rPr>
        <w:id w:val="-1850395504"/>
        <w:docPartObj>
          <w:docPartGallery w:val="Table of Contents"/>
          <w:docPartUnique/>
        </w:docPartObj>
      </w:sdtPr>
      <w:sdtEndPr>
        <w:rPr>
          <w:b/>
          <w:bCs/>
        </w:rPr>
      </w:sdtEndPr>
      <w:sdtContent>
        <w:p w14:paraId="2D57B883" w14:textId="77777777" w:rsidR="002F5ACF" w:rsidRDefault="00E1342F" w:rsidP="00E867B8">
          <w:pPr>
            <w:pStyle w:val="Inhopg1"/>
            <w:rPr>
              <w:noProof/>
            </w:rPr>
          </w:pPr>
          <w:r w:rsidRPr="00E867B8">
            <w:rPr>
              <w:lang w:val="nl-NL"/>
            </w:rPr>
            <w:t>Inhoudsopgave</w:t>
          </w:r>
          <w:r w:rsidR="00182905" w:rsidRPr="00E867B8">
            <w:rPr>
              <w:lang w:val="nl-NL"/>
            </w:rPr>
            <w:br/>
          </w:r>
          <w:r w:rsidRPr="00E867B8">
            <w:rPr>
              <w:lang w:val="nl-NL"/>
            </w:rPr>
            <w:fldChar w:fldCharType="begin"/>
          </w:r>
          <w:r w:rsidRPr="00E867B8">
            <w:rPr>
              <w:lang w:val="nl-NL"/>
            </w:rPr>
            <w:instrText xml:space="preserve"> TOC \o "1-3" \h \z \u </w:instrText>
          </w:r>
          <w:r w:rsidRPr="00E867B8">
            <w:rPr>
              <w:lang w:val="nl-NL"/>
            </w:rPr>
            <w:fldChar w:fldCharType="separate"/>
          </w:r>
        </w:p>
        <w:p w14:paraId="194E4007" w14:textId="4B6F042F" w:rsidR="002F5ACF" w:rsidRDefault="00000000">
          <w:pPr>
            <w:pStyle w:val="Inhopg1"/>
            <w:rPr>
              <w:rFonts w:eastAsiaTheme="minorEastAsia"/>
              <w:noProof/>
              <w:lang w:eastAsia="en-NL"/>
            </w:rPr>
          </w:pPr>
          <w:hyperlink w:anchor="_Toc124757283" w:history="1">
            <w:r w:rsidR="002F5ACF" w:rsidRPr="003C742D">
              <w:rPr>
                <w:rStyle w:val="Hyperlink"/>
                <w:noProof/>
                <w:lang w:val="nl-NL"/>
              </w:rPr>
              <w:t>Voorwoord</w:t>
            </w:r>
            <w:r w:rsidR="002F5ACF">
              <w:rPr>
                <w:noProof/>
                <w:webHidden/>
              </w:rPr>
              <w:tab/>
            </w:r>
            <w:r w:rsidR="002F5ACF">
              <w:rPr>
                <w:noProof/>
                <w:webHidden/>
              </w:rPr>
              <w:fldChar w:fldCharType="begin"/>
            </w:r>
            <w:r w:rsidR="002F5ACF">
              <w:rPr>
                <w:noProof/>
                <w:webHidden/>
              </w:rPr>
              <w:instrText xml:space="preserve"> PAGEREF _Toc124757283 \h </w:instrText>
            </w:r>
            <w:r w:rsidR="002F5ACF">
              <w:rPr>
                <w:noProof/>
                <w:webHidden/>
              </w:rPr>
            </w:r>
            <w:r w:rsidR="002F5ACF">
              <w:rPr>
                <w:noProof/>
                <w:webHidden/>
              </w:rPr>
              <w:fldChar w:fldCharType="separate"/>
            </w:r>
            <w:r w:rsidR="002F5ACF">
              <w:rPr>
                <w:noProof/>
                <w:webHidden/>
              </w:rPr>
              <w:t>1</w:t>
            </w:r>
            <w:r w:rsidR="002F5ACF">
              <w:rPr>
                <w:noProof/>
                <w:webHidden/>
              </w:rPr>
              <w:fldChar w:fldCharType="end"/>
            </w:r>
          </w:hyperlink>
        </w:p>
        <w:p w14:paraId="69FB0D21" w14:textId="4C57D8E2" w:rsidR="002F5ACF" w:rsidRDefault="00000000">
          <w:pPr>
            <w:pStyle w:val="Inhopg1"/>
            <w:rPr>
              <w:rFonts w:eastAsiaTheme="minorEastAsia"/>
              <w:noProof/>
              <w:lang w:eastAsia="en-NL"/>
            </w:rPr>
          </w:pPr>
          <w:hyperlink w:anchor="_Toc124757284" w:history="1">
            <w:r w:rsidR="002F5ACF" w:rsidRPr="003C742D">
              <w:rPr>
                <w:rStyle w:val="Hyperlink"/>
                <w:noProof/>
                <w:lang w:val="nl-NL"/>
              </w:rPr>
              <w:t>1.</w:t>
            </w:r>
            <w:r w:rsidR="002F5ACF">
              <w:rPr>
                <w:rFonts w:eastAsiaTheme="minorEastAsia"/>
                <w:noProof/>
                <w:lang w:eastAsia="en-NL"/>
              </w:rPr>
              <w:tab/>
            </w:r>
            <w:r w:rsidR="002F5ACF" w:rsidRPr="003C742D">
              <w:rPr>
                <w:rStyle w:val="Hyperlink"/>
                <w:noProof/>
                <w:lang w:val="nl-NL"/>
              </w:rPr>
              <w:t>Afkortingenlijst</w:t>
            </w:r>
            <w:r w:rsidR="002F5ACF">
              <w:rPr>
                <w:noProof/>
                <w:webHidden/>
              </w:rPr>
              <w:tab/>
            </w:r>
            <w:r w:rsidR="002F5ACF">
              <w:rPr>
                <w:noProof/>
                <w:webHidden/>
              </w:rPr>
              <w:fldChar w:fldCharType="begin"/>
            </w:r>
            <w:r w:rsidR="002F5ACF">
              <w:rPr>
                <w:noProof/>
                <w:webHidden/>
              </w:rPr>
              <w:instrText xml:space="preserve"> PAGEREF _Toc124757284 \h </w:instrText>
            </w:r>
            <w:r w:rsidR="002F5ACF">
              <w:rPr>
                <w:noProof/>
                <w:webHidden/>
              </w:rPr>
            </w:r>
            <w:r w:rsidR="002F5ACF">
              <w:rPr>
                <w:noProof/>
                <w:webHidden/>
              </w:rPr>
              <w:fldChar w:fldCharType="separate"/>
            </w:r>
            <w:r w:rsidR="002F5ACF">
              <w:rPr>
                <w:noProof/>
                <w:webHidden/>
              </w:rPr>
              <w:t>4</w:t>
            </w:r>
            <w:r w:rsidR="002F5ACF">
              <w:rPr>
                <w:noProof/>
                <w:webHidden/>
              </w:rPr>
              <w:fldChar w:fldCharType="end"/>
            </w:r>
          </w:hyperlink>
        </w:p>
        <w:p w14:paraId="5F339ADB" w14:textId="47830355" w:rsidR="002F5ACF" w:rsidRDefault="00000000">
          <w:pPr>
            <w:pStyle w:val="Inhopg1"/>
            <w:rPr>
              <w:rFonts w:eastAsiaTheme="minorEastAsia"/>
              <w:noProof/>
              <w:lang w:eastAsia="en-NL"/>
            </w:rPr>
          </w:pPr>
          <w:hyperlink w:anchor="_Toc124757285" w:history="1">
            <w:r w:rsidR="002F5ACF" w:rsidRPr="003C742D">
              <w:rPr>
                <w:rStyle w:val="Hyperlink"/>
                <w:noProof/>
                <w:lang w:val="nl-NL"/>
              </w:rPr>
              <w:t>2.</w:t>
            </w:r>
            <w:r w:rsidR="002F5ACF">
              <w:rPr>
                <w:rFonts w:eastAsiaTheme="minorEastAsia"/>
                <w:noProof/>
                <w:lang w:eastAsia="en-NL"/>
              </w:rPr>
              <w:tab/>
            </w:r>
            <w:r w:rsidR="002F5ACF" w:rsidRPr="003C742D">
              <w:rPr>
                <w:rStyle w:val="Hyperlink"/>
                <w:noProof/>
                <w:lang w:val="nl-NL"/>
              </w:rPr>
              <w:t>Begrippenlijst</w:t>
            </w:r>
            <w:r w:rsidR="002F5ACF">
              <w:rPr>
                <w:noProof/>
                <w:webHidden/>
              </w:rPr>
              <w:tab/>
            </w:r>
            <w:r w:rsidR="002F5ACF">
              <w:rPr>
                <w:noProof/>
                <w:webHidden/>
              </w:rPr>
              <w:fldChar w:fldCharType="begin"/>
            </w:r>
            <w:r w:rsidR="002F5ACF">
              <w:rPr>
                <w:noProof/>
                <w:webHidden/>
              </w:rPr>
              <w:instrText xml:space="preserve"> PAGEREF _Toc124757285 \h </w:instrText>
            </w:r>
            <w:r w:rsidR="002F5ACF">
              <w:rPr>
                <w:noProof/>
                <w:webHidden/>
              </w:rPr>
            </w:r>
            <w:r w:rsidR="002F5ACF">
              <w:rPr>
                <w:noProof/>
                <w:webHidden/>
              </w:rPr>
              <w:fldChar w:fldCharType="separate"/>
            </w:r>
            <w:r w:rsidR="002F5ACF">
              <w:rPr>
                <w:noProof/>
                <w:webHidden/>
              </w:rPr>
              <w:t>5</w:t>
            </w:r>
            <w:r w:rsidR="002F5ACF">
              <w:rPr>
                <w:noProof/>
                <w:webHidden/>
              </w:rPr>
              <w:fldChar w:fldCharType="end"/>
            </w:r>
          </w:hyperlink>
        </w:p>
        <w:p w14:paraId="59C8A4AA" w14:textId="145F2777" w:rsidR="002F5ACF" w:rsidRDefault="00000000">
          <w:pPr>
            <w:pStyle w:val="Inhopg1"/>
            <w:rPr>
              <w:rFonts w:eastAsiaTheme="minorEastAsia"/>
              <w:noProof/>
              <w:lang w:eastAsia="en-NL"/>
            </w:rPr>
          </w:pPr>
          <w:hyperlink w:anchor="_Toc124757286" w:history="1">
            <w:r w:rsidR="002F5ACF" w:rsidRPr="003C742D">
              <w:rPr>
                <w:rStyle w:val="Hyperlink"/>
                <w:noProof/>
                <w:lang w:val="nl-NL"/>
              </w:rPr>
              <w:t>3.</w:t>
            </w:r>
            <w:r w:rsidR="002F5ACF">
              <w:rPr>
                <w:rFonts w:eastAsiaTheme="minorEastAsia"/>
                <w:noProof/>
                <w:lang w:eastAsia="en-NL"/>
              </w:rPr>
              <w:tab/>
            </w:r>
            <w:r w:rsidR="002F5ACF" w:rsidRPr="003C742D">
              <w:rPr>
                <w:rStyle w:val="Hyperlink"/>
                <w:noProof/>
                <w:lang w:val="nl-NL"/>
              </w:rPr>
              <w:t>Inleiding</w:t>
            </w:r>
            <w:r w:rsidR="002F5ACF">
              <w:rPr>
                <w:noProof/>
                <w:webHidden/>
              </w:rPr>
              <w:tab/>
            </w:r>
            <w:r w:rsidR="002F5ACF">
              <w:rPr>
                <w:noProof/>
                <w:webHidden/>
              </w:rPr>
              <w:fldChar w:fldCharType="begin"/>
            </w:r>
            <w:r w:rsidR="002F5ACF">
              <w:rPr>
                <w:noProof/>
                <w:webHidden/>
              </w:rPr>
              <w:instrText xml:space="preserve"> PAGEREF _Toc124757286 \h </w:instrText>
            </w:r>
            <w:r w:rsidR="002F5ACF">
              <w:rPr>
                <w:noProof/>
                <w:webHidden/>
              </w:rPr>
            </w:r>
            <w:r w:rsidR="002F5ACF">
              <w:rPr>
                <w:noProof/>
                <w:webHidden/>
              </w:rPr>
              <w:fldChar w:fldCharType="separate"/>
            </w:r>
            <w:r w:rsidR="002F5ACF">
              <w:rPr>
                <w:noProof/>
                <w:webHidden/>
              </w:rPr>
              <w:t>6</w:t>
            </w:r>
            <w:r w:rsidR="002F5ACF">
              <w:rPr>
                <w:noProof/>
                <w:webHidden/>
              </w:rPr>
              <w:fldChar w:fldCharType="end"/>
            </w:r>
          </w:hyperlink>
        </w:p>
        <w:p w14:paraId="0161F730" w14:textId="75178B93" w:rsidR="002F5ACF" w:rsidRDefault="00000000">
          <w:pPr>
            <w:pStyle w:val="Inhopg1"/>
            <w:rPr>
              <w:rFonts w:eastAsiaTheme="minorEastAsia"/>
              <w:noProof/>
              <w:lang w:eastAsia="en-NL"/>
            </w:rPr>
          </w:pPr>
          <w:hyperlink w:anchor="_Toc124757287" w:history="1">
            <w:r w:rsidR="002F5ACF" w:rsidRPr="003C742D">
              <w:rPr>
                <w:rStyle w:val="Hyperlink"/>
                <w:rFonts w:eastAsia="Times New Roman"/>
                <w:noProof/>
                <w:lang w:val="nl-NL" w:eastAsia="en-NL"/>
              </w:rPr>
              <w:t>4.</w:t>
            </w:r>
            <w:r w:rsidR="002F5ACF">
              <w:rPr>
                <w:rFonts w:eastAsiaTheme="minorEastAsia"/>
                <w:noProof/>
                <w:lang w:eastAsia="en-NL"/>
              </w:rPr>
              <w:tab/>
            </w:r>
            <w:r w:rsidR="002F5ACF" w:rsidRPr="003C742D">
              <w:rPr>
                <w:rStyle w:val="Hyperlink"/>
                <w:rFonts w:eastAsia="Times New Roman"/>
                <w:noProof/>
                <w:lang w:val="nl-NL" w:eastAsia="en-NL"/>
              </w:rPr>
              <w:t>Welke methodes van opslaan voor data kent Blazor?</w:t>
            </w:r>
            <w:r w:rsidR="002F5ACF">
              <w:rPr>
                <w:noProof/>
                <w:webHidden/>
              </w:rPr>
              <w:tab/>
            </w:r>
            <w:r w:rsidR="002F5ACF">
              <w:rPr>
                <w:noProof/>
                <w:webHidden/>
              </w:rPr>
              <w:fldChar w:fldCharType="begin"/>
            </w:r>
            <w:r w:rsidR="002F5ACF">
              <w:rPr>
                <w:noProof/>
                <w:webHidden/>
              </w:rPr>
              <w:instrText xml:space="preserve"> PAGEREF _Toc124757287 \h </w:instrText>
            </w:r>
            <w:r w:rsidR="002F5ACF">
              <w:rPr>
                <w:noProof/>
                <w:webHidden/>
              </w:rPr>
            </w:r>
            <w:r w:rsidR="002F5ACF">
              <w:rPr>
                <w:noProof/>
                <w:webHidden/>
              </w:rPr>
              <w:fldChar w:fldCharType="separate"/>
            </w:r>
            <w:r w:rsidR="002F5ACF">
              <w:rPr>
                <w:noProof/>
                <w:webHidden/>
              </w:rPr>
              <w:t>7</w:t>
            </w:r>
            <w:r w:rsidR="002F5ACF">
              <w:rPr>
                <w:noProof/>
                <w:webHidden/>
              </w:rPr>
              <w:fldChar w:fldCharType="end"/>
            </w:r>
          </w:hyperlink>
        </w:p>
        <w:p w14:paraId="26548F5B" w14:textId="687D6D46" w:rsidR="002F5ACF" w:rsidRDefault="00000000">
          <w:pPr>
            <w:pStyle w:val="Inhopg2"/>
            <w:tabs>
              <w:tab w:val="right" w:leader="dot" w:pos="9016"/>
            </w:tabs>
            <w:rPr>
              <w:rFonts w:eastAsiaTheme="minorEastAsia"/>
              <w:noProof/>
              <w:lang w:eastAsia="en-NL"/>
            </w:rPr>
          </w:pPr>
          <w:hyperlink w:anchor="_Toc124757288" w:history="1">
            <w:r w:rsidR="002F5ACF" w:rsidRPr="003C742D">
              <w:rPr>
                <w:rStyle w:val="Hyperlink"/>
                <w:noProof/>
                <w:lang w:val="nl-NL"/>
              </w:rPr>
              <w:t>4.1 Doel</w:t>
            </w:r>
            <w:r w:rsidR="002F5ACF">
              <w:rPr>
                <w:noProof/>
                <w:webHidden/>
              </w:rPr>
              <w:tab/>
            </w:r>
            <w:r w:rsidR="002F5ACF">
              <w:rPr>
                <w:noProof/>
                <w:webHidden/>
              </w:rPr>
              <w:fldChar w:fldCharType="begin"/>
            </w:r>
            <w:r w:rsidR="002F5ACF">
              <w:rPr>
                <w:noProof/>
                <w:webHidden/>
              </w:rPr>
              <w:instrText xml:space="preserve"> PAGEREF _Toc124757288 \h </w:instrText>
            </w:r>
            <w:r w:rsidR="002F5ACF">
              <w:rPr>
                <w:noProof/>
                <w:webHidden/>
              </w:rPr>
            </w:r>
            <w:r w:rsidR="002F5ACF">
              <w:rPr>
                <w:noProof/>
                <w:webHidden/>
              </w:rPr>
              <w:fldChar w:fldCharType="separate"/>
            </w:r>
            <w:r w:rsidR="002F5ACF">
              <w:rPr>
                <w:noProof/>
                <w:webHidden/>
              </w:rPr>
              <w:t>7</w:t>
            </w:r>
            <w:r w:rsidR="002F5ACF">
              <w:rPr>
                <w:noProof/>
                <w:webHidden/>
              </w:rPr>
              <w:fldChar w:fldCharType="end"/>
            </w:r>
          </w:hyperlink>
        </w:p>
        <w:p w14:paraId="150C6244" w14:textId="3060D03E" w:rsidR="002F5ACF" w:rsidRDefault="00000000">
          <w:pPr>
            <w:pStyle w:val="Inhopg2"/>
            <w:tabs>
              <w:tab w:val="right" w:leader="dot" w:pos="9016"/>
            </w:tabs>
            <w:rPr>
              <w:rFonts w:eastAsiaTheme="minorEastAsia"/>
              <w:noProof/>
              <w:lang w:eastAsia="en-NL"/>
            </w:rPr>
          </w:pPr>
          <w:hyperlink w:anchor="_Toc124757289" w:history="1">
            <w:r w:rsidR="002F5ACF" w:rsidRPr="003C742D">
              <w:rPr>
                <w:rStyle w:val="Hyperlink"/>
                <w:rFonts w:eastAsia="Times New Roman"/>
                <w:noProof/>
                <w:shd w:val="clear" w:color="auto" w:fill="FFFFFF"/>
                <w:lang w:val="nl-NL" w:eastAsia="en-NL"/>
              </w:rPr>
              <w:t>4.3 Uitwerking</w:t>
            </w:r>
            <w:r w:rsidR="002F5ACF">
              <w:rPr>
                <w:noProof/>
                <w:webHidden/>
              </w:rPr>
              <w:tab/>
            </w:r>
            <w:r w:rsidR="002F5ACF">
              <w:rPr>
                <w:noProof/>
                <w:webHidden/>
              </w:rPr>
              <w:fldChar w:fldCharType="begin"/>
            </w:r>
            <w:r w:rsidR="002F5ACF">
              <w:rPr>
                <w:noProof/>
                <w:webHidden/>
              </w:rPr>
              <w:instrText xml:space="preserve"> PAGEREF _Toc124757289 \h </w:instrText>
            </w:r>
            <w:r w:rsidR="002F5ACF">
              <w:rPr>
                <w:noProof/>
                <w:webHidden/>
              </w:rPr>
            </w:r>
            <w:r w:rsidR="002F5ACF">
              <w:rPr>
                <w:noProof/>
                <w:webHidden/>
              </w:rPr>
              <w:fldChar w:fldCharType="separate"/>
            </w:r>
            <w:r w:rsidR="002F5ACF">
              <w:rPr>
                <w:noProof/>
                <w:webHidden/>
              </w:rPr>
              <w:t>7</w:t>
            </w:r>
            <w:r w:rsidR="002F5ACF">
              <w:rPr>
                <w:noProof/>
                <w:webHidden/>
              </w:rPr>
              <w:fldChar w:fldCharType="end"/>
            </w:r>
          </w:hyperlink>
        </w:p>
        <w:p w14:paraId="17227F45" w14:textId="34E84AC8" w:rsidR="002F5ACF" w:rsidRDefault="00000000">
          <w:pPr>
            <w:pStyle w:val="Inhopg3"/>
            <w:tabs>
              <w:tab w:val="right" w:leader="dot" w:pos="9016"/>
            </w:tabs>
            <w:rPr>
              <w:rFonts w:eastAsiaTheme="minorEastAsia"/>
              <w:noProof/>
              <w:lang w:eastAsia="en-NL"/>
            </w:rPr>
          </w:pPr>
          <w:hyperlink w:anchor="_Toc124757290" w:history="1">
            <w:r w:rsidR="002F5ACF" w:rsidRPr="003C742D">
              <w:rPr>
                <w:rStyle w:val="Hyperlink"/>
                <w:noProof/>
                <w:lang w:val="nl-NL" w:eastAsia="en-NL"/>
              </w:rPr>
              <w:t>4.3.1 Hier moet je voor onderstaand stuk een subtitel bedenken</w:t>
            </w:r>
            <w:r w:rsidR="002F5ACF">
              <w:rPr>
                <w:noProof/>
                <w:webHidden/>
              </w:rPr>
              <w:tab/>
            </w:r>
            <w:r w:rsidR="002F5ACF">
              <w:rPr>
                <w:noProof/>
                <w:webHidden/>
              </w:rPr>
              <w:fldChar w:fldCharType="begin"/>
            </w:r>
            <w:r w:rsidR="002F5ACF">
              <w:rPr>
                <w:noProof/>
                <w:webHidden/>
              </w:rPr>
              <w:instrText xml:space="preserve"> PAGEREF _Toc124757290 \h </w:instrText>
            </w:r>
            <w:r w:rsidR="002F5ACF">
              <w:rPr>
                <w:noProof/>
                <w:webHidden/>
              </w:rPr>
            </w:r>
            <w:r w:rsidR="002F5ACF">
              <w:rPr>
                <w:noProof/>
                <w:webHidden/>
              </w:rPr>
              <w:fldChar w:fldCharType="separate"/>
            </w:r>
            <w:r w:rsidR="002F5ACF">
              <w:rPr>
                <w:noProof/>
                <w:webHidden/>
              </w:rPr>
              <w:t>7</w:t>
            </w:r>
            <w:r w:rsidR="002F5ACF">
              <w:rPr>
                <w:noProof/>
                <w:webHidden/>
              </w:rPr>
              <w:fldChar w:fldCharType="end"/>
            </w:r>
          </w:hyperlink>
        </w:p>
        <w:p w14:paraId="21792A82" w14:textId="0F7F09FD" w:rsidR="002F5ACF" w:rsidRDefault="00000000">
          <w:pPr>
            <w:pStyle w:val="Inhopg3"/>
            <w:tabs>
              <w:tab w:val="left" w:pos="1320"/>
              <w:tab w:val="right" w:leader="dot" w:pos="9016"/>
            </w:tabs>
            <w:rPr>
              <w:rFonts w:eastAsiaTheme="minorEastAsia"/>
              <w:noProof/>
              <w:lang w:eastAsia="en-NL"/>
            </w:rPr>
          </w:pPr>
          <w:hyperlink w:anchor="_Toc124757291" w:history="1">
            <w:r w:rsidR="002F5ACF" w:rsidRPr="003C742D">
              <w:rPr>
                <w:rStyle w:val="Hyperlink"/>
                <w:rFonts w:eastAsia="Times New Roman"/>
                <w:noProof/>
                <w:lang w:val="nl-NL" w:eastAsia="en-NL"/>
              </w:rPr>
              <w:t>4.3.2</w:t>
            </w:r>
            <w:r w:rsidR="002F5ACF">
              <w:rPr>
                <w:rFonts w:eastAsiaTheme="minorEastAsia"/>
                <w:noProof/>
                <w:lang w:eastAsia="en-NL"/>
              </w:rPr>
              <w:tab/>
            </w:r>
            <w:r w:rsidR="002F5ACF" w:rsidRPr="003C742D">
              <w:rPr>
                <w:rStyle w:val="Hyperlink"/>
                <w:rFonts w:eastAsia="Times New Roman"/>
                <w:noProof/>
                <w:shd w:val="clear" w:color="auto" w:fill="FFFFFF"/>
                <w:lang w:val="nl-NL" w:eastAsia="en-NL"/>
              </w:rPr>
              <w:t>LocalStorage</w:t>
            </w:r>
            <w:r w:rsidR="002F5ACF">
              <w:rPr>
                <w:noProof/>
                <w:webHidden/>
              </w:rPr>
              <w:tab/>
            </w:r>
            <w:r w:rsidR="002F5ACF">
              <w:rPr>
                <w:noProof/>
                <w:webHidden/>
              </w:rPr>
              <w:fldChar w:fldCharType="begin"/>
            </w:r>
            <w:r w:rsidR="002F5ACF">
              <w:rPr>
                <w:noProof/>
                <w:webHidden/>
              </w:rPr>
              <w:instrText xml:space="preserve"> PAGEREF _Toc124757291 \h </w:instrText>
            </w:r>
            <w:r w:rsidR="002F5ACF">
              <w:rPr>
                <w:noProof/>
                <w:webHidden/>
              </w:rPr>
            </w:r>
            <w:r w:rsidR="002F5ACF">
              <w:rPr>
                <w:noProof/>
                <w:webHidden/>
              </w:rPr>
              <w:fldChar w:fldCharType="separate"/>
            </w:r>
            <w:r w:rsidR="002F5ACF">
              <w:rPr>
                <w:noProof/>
                <w:webHidden/>
              </w:rPr>
              <w:t>8</w:t>
            </w:r>
            <w:r w:rsidR="002F5ACF">
              <w:rPr>
                <w:noProof/>
                <w:webHidden/>
              </w:rPr>
              <w:fldChar w:fldCharType="end"/>
            </w:r>
          </w:hyperlink>
        </w:p>
        <w:p w14:paraId="40609468" w14:textId="01AAAA98" w:rsidR="002F5ACF" w:rsidRDefault="00000000">
          <w:pPr>
            <w:pStyle w:val="Inhopg3"/>
            <w:tabs>
              <w:tab w:val="left" w:pos="1320"/>
              <w:tab w:val="right" w:leader="dot" w:pos="9016"/>
            </w:tabs>
            <w:rPr>
              <w:rFonts w:eastAsiaTheme="minorEastAsia"/>
              <w:noProof/>
              <w:lang w:eastAsia="en-NL"/>
            </w:rPr>
          </w:pPr>
          <w:hyperlink w:anchor="_Toc124757292" w:history="1">
            <w:r w:rsidR="002F5ACF" w:rsidRPr="003C742D">
              <w:rPr>
                <w:rStyle w:val="Hyperlink"/>
                <w:rFonts w:eastAsia="Times New Roman"/>
                <w:noProof/>
                <w:lang w:val="nl-NL" w:eastAsia="en-NL"/>
              </w:rPr>
              <w:t>4.3.3</w:t>
            </w:r>
            <w:r w:rsidR="002F5ACF">
              <w:rPr>
                <w:rFonts w:eastAsiaTheme="minorEastAsia"/>
                <w:noProof/>
                <w:lang w:eastAsia="en-NL"/>
              </w:rPr>
              <w:tab/>
            </w:r>
            <w:r w:rsidR="002F5ACF" w:rsidRPr="003C742D">
              <w:rPr>
                <w:rStyle w:val="Hyperlink"/>
                <w:rFonts w:eastAsia="Times New Roman"/>
                <w:noProof/>
                <w:shd w:val="clear" w:color="auto" w:fill="FFFFFF"/>
                <w:lang w:val="nl-NL" w:eastAsia="en-NL"/>
              </w:rPr>
              <w:t>SessionStorage</w:t>
            </w:r>
            <w:r w:rsidR="002F5ACF">
              <w:rPr>
                <w:noProof/>
                <w:webHidden/>
              </w:rPr>
              <w:tab/>
            </w:r>
            <w:r w:rsidR="002F5ACF">
              <w:rPr>
                <w:noProof/>
                <w:webHidden/>
              </w:rPr>
              <w:fldChar w:fldCharType="begin"/>
            </w:r>
            <w:r w:rsidR="002F5ACF">
              <w:rPr>
                <w:noProof/>
                <w:webHidden/>
              </w:rPr>
              <w:instrText xml:space="preserve"> PAGEREF _Toc124757292 \h </w:instrText>
            </w:r>
            <w:r w:rsidR="002F5ACF">
              <w:rPr>
                <w:noProof/>
                <w:webHidden/>
              </w:rPr>
            </w:r>
            <w:r w:rsidR="002F5ACF">
              <w:rPr>
                <w:noProof/>
                <w:webHidden/>
              </w:rPr>
              <w:fldChar w:fldCharType="separate"/>
            </w:r>
            <w:r w:rsidR="002F5ACF">
              <w:rPr>
                <w:noProof/>
                <w:webHidden/>
              </w:rPr>
              <w:t>8</w:t>
            </w:r>
            <w:r w:rsidR="002F5ACF">
              <w:rPr>
                <w:noProof/>
                <w:webHidden/>
              </w:rPr>
              <w:fldChar w:fldCharType="end"/>
            </w:r>
          </w:hyperlink>
        </w:p>
        <w:p w14:paraId="542A2D70" w14:textId="2F35FB7E" w:rsidR="002F5ACF" w:rsidRDefault="00000000">
          <w:pPr>
            <w:pStyle w:val="Inhopg3"/>
            <w:tabs>
              <w:tab w:val="left" w:pos="1320"/>
              <w:tab w:val="right" w:leader="dot" w:pos="9016"/>
            </w:tabs>
            <w:rPr>
              <w:rFonts w:eastAsiaTheme="minorEastAsia"/>
              <w:noProof/>
              <w:lang w:eastAsia="en-NL"/>
            </w:rPr>
          </w:pPr>
          <w:hyperlink w:anchor="_Toc124757293" w:history="1">
            <w:r w:rsidR="002F5ACF" w:rsidRPr="003C742D">
              <w:rPr>
                <w:rStyle w:val="Hyperlink"/>
                <w:rFonts w:eastAsia="Times New Roman"/>
                <w:noProof/>
                <w:lang w:val="nl-NL" w:eastAsia="en-NL"/>
              </w:rPr>
              <w:t>4.3.4</w:t>
            </w:r>
            <w:r w:rsidR="002F5ACF">
              <w:rPr>
                <w:rFonts w:eastAsiaTheme="minorEastAsia"/>
                <w:noProof/>
                <w:lang w:eastAsia="en-NL"/>
              </w:rPr>
              <w:tab/>
            </w:r>
            <w:r w:rsidR="002F5ACF" w:rsidRPr="003C742D">
              <w:rPr>
                <w:rStyle w:val="Hyperlink"/>
                <w:rFonts w:eastAsia="Times New Roman"/>
                <w:noProof/>
                <w:shd w:val="clear" w:color="auto" w:fill="FFFFFF"/>
                <w:lang w:val="nl-NL" w:eastAsia="en-NL"/>
              </w:rPr>
              <w:t>IndexedDB</w:t>
            </w:r>
            <w:r w:rsidR="002F5ACF">
              <w:rPr>
                <w:noProof/>
                <w:webHidden/>
              </w:rPr>
              <w:tab/>
            </w:r>
            <w:r w:rsidR="002F5ACF">
              <w:rPr>
                <w:noProof/>
                <w:webHidden/>
              </w:rPr>
              <w:fldChar w:fldCharType="begin"/>
            </w:r>
            <w:r w:rsidR="002F5ACF">
              <w:rPr>
                <w:noProof/>
                <w:webHidden/>
              </w:rPr>
              <w:instrText xml:space="preserve"> PAGEREF _Toc124757293 \h </w:instrText>
            </w:r>
            <w:r w:rsidR="002F5ACF">
              <w:rPr>
                <w:noProof/>
                <w:webHidden/>
              </w:rPr>
            </w:r>
            <w:r w:rsidR="002F5ACF">
              <w:rPr>
                <w:noProof/>
                <w:webHidden/>
              </w:rPr>
              <w:fldChar w:fldCharType="separate"/>
            </w:r>
            <w:r w:rsidR="002F5ACF">
              <w:rPr>
                <w:noProof/>
                <w:webHidden/>
              </w:rPr>
              <w:t>8</w:t>
            </w:r>
            <w:r w:rsidR="002F5ACF">
              <w:rPr>
                <w:noProof/>
                <w:webHidden/>
              </w:rPr>
              <w:fldChar w:fldCharType="end"/>
            </w:r>
          </w:hyperlink>
        </w:p>
        <w:p w14:paraId="711E0723" w14:textId="32F1D506" w:rsidR="002F5ACF" w:rsidRDefault="00000000">
          <w:pPr>
            <w:pStyle w:val="Inhopg2"/>
            <w:tabs>
              <w:tab w:val="right" w:leader="dot" w:pos="9016"/>
            </w:tabs>
            <w:rPr>
              <w:rFonts w:eastAsiaTheme="minorEastAsia"/>
              <w:noProof/>
              <w:lang w:eastAsia="en-NL"/>
            </w:rPr>
          </w:pPr>
          <w:hyperlink w:anchor="_Toc124757294" w:history="1">
            <w:r w:rsidR="002F5ACF" w:rsidRPr="003C742D">
              <w:rPr>
                <w:rStyle w:val="Hyperlink"/>
                <w:rFonts w:eastAsia="Times New Roman"/>
                <w:noProof/>
                <w:shd w:val="clear" w:color="auto" w:fill="FFFFFF"/>
                <w:lang w:val="nl-NL" w:eastAsia="en-NL"/>
              </w:rPr>
              <w:t>4.4 Conclusie</w:t>
            </w:r>
            <w:r w:rsidR="002F5ACF">
              <w:rPr>
                <w:noProof/>
                <w:webHidden/>
              </w:rPr>
              <w:tab/>
            </w:r>
            <w:r w:rsidR="002F5ACF">
              <w:rPr>
                <w:noProof/>
                <w:webHidden/>
              </w:rPr>
              <w:fldChar w:fldCharType="begin"/>
            </w:r>
            <w:r w:rsidR="002F5ACF">
              <w:rPr>
                <w:noProof/>
                <w:webHidden/>
              </w:rPr>
              <w:instrText xml:space="preserve"> PAGEREF _Toc124757294 \h </w:instrText>
            </w:r>
            <w:r w:rsidR="002F5ACF">
              <w:rPr>
                <w:noProof/>
                <w:webHidden/>
              </w:rPr>
            </w:r>
            <w:r w:rsidR="002F5ACF">
              <w:rPr>
                <w:noProof/>
                <w:webHidden/>
              </w:rPr>
              <w:fldChar w:fldCharType="separate"/>
            </w:r>
            <w:r w:rsidR="002F5ACF">
              <w:rPr>
                <w:noProof/>
                <w:webHidden/>
              </w:rPr>
              <w:t>12</w:t>
            </w:r>
            <w:r w:rsidR="002F5ACF">
              <w:rPr>
                <w:noProof/>
                <w:webHidden/>
              </w:rPr>
              <w:fldChar w:fldCharType="end"/>
            </w:r>
          </w:hyperlink>
        </w:p>
        <w:p w14:paraId="2804C7AC" w14:textId="5ECE171D" w:rsidR="002F5ACF" w:rsidRDefault="00000000">
          <w:pPr>
            <w:pStyle w:val="Inhopg3"/>
            <w:tabs>
              <w:tab w:val="right" w:leader="dot" w:pos="9016"/>
            </w:tabs>
            <w:rPr>
              <w:rFonts w:eastAsiaTheme="minorEastAsia"/>
              <w:noProof/>
              <w:lang w:eastAsia="en-NL"/>
            </w:rPr>
          </w:pPr>
          <w:hyperlink w:anchor="_Toc124757295" w:history="1">
            <w:r w:rsidR="002F5ACF" w:rsidRPr="003C742D">
              <w:rPr>
                <w:rStyle w:val="Hyperlink"/>
                <w:rFonts w:eastAsia="Times New Roman"/>
                <w:noProof/>
                <w:shd w:val="clear" w:color="auto" w:fill="FFFFFF"/>
                <w:lang w:val="nl-NL" w:eastAsia="en-NL"/>
              </w:rPr>
              <w:t>Conclusie LocalStorage en SessionStorage</w:t>
            </w:r>
            <w:r w:rsidR="002F5ACF">
              <w:rPr>
                <w:noProof/>
                <w:webHidden/>
              </w:rPr>
              <w:tab/>
            </w:r>
            <w:r w:rsidR="002F5ACF">
              <w:rPr>
                <w:noProof/>
                <w:webHidden/>
              </w:rPr>
              <w:fldChar w:fldCharType="begin"/>
            </w:r>
            <w:r w:rsidR="002F5ACF">
              <w:rPr>
                <w:noProof/>
                <w:webHidden/>
              </w:rPr>
              <w:instrText xml:space="preserve"> PAGEREF _Toc124757295 \h </w:instrText>
            </w:r>
            <w:r w:rsidR="002F5ACF">
              <w:rPr>
                <w:noProof/>
                <w:webHidden/>
              </w:rPr>
            </w:r>
            <w:r w:rsidR="002F5ACF">
              <w:rPr>
                <w:noProof/>
                <w:webHidden/>
              </w:rPr>
              <w:fldChar w:fldCharType="separate"/>
            </w:r>
            <w:r w:rsidR="002F5ACF">
              <w:rPr>
                <w:noProof/>
                <w:webHidden/>
              </w:rPr>
              <w:t>12</w:t>
            </w:r>
            <w:r w:rsidR="002F5ACF">
              <w:rPr>
                <w:noProof/>
                <w:webHidden/>
              </w:rPr>
              <w:fldChar w:fldCharType="end"/>
            </w:r>
          </w:hyperlink>
        </w:p>
        <w:p w14:paraId="5A6CD1FF" w14:textId="36080A47" w:rsidR="002F5ACF" w:rsidRDefault="00000000">
          <w:pPr>
            <w:pStyle w:val="Inhopg1"/>
            <w:rPr>
              <w:rFonts w:eastAsiaTheme="minorEastAsia"/>
              <w:noProof/>
              <w:lang w:eastAsia="en-NL"/>
            </w:rPr>
          </w:pPr>
          <w:hyperlink w:anchor="_Toc124757296" w:history="1">
            <w:r w:rsidR="002F5ACF" w:rsidRPr="003C742D">
              <w:rPr>
                <w:rStyle w:val="Hyperlink"/>
                <w:rFonts w:cstheme="minorHAnsi"/>
                <w:noProof/>
                <w:lang w:val="nl-NL"/>
              </w:rPr>
              <w:t>1.2 Welke vaardigheden zijn er nodig voor het maken van deze applicatie?</w:t>
            </w:r>
            <w:r w:rsidR="002F5ACF">
              <w:rPr>
                <w:noProof/>
                <w:webHidden/>
              </w:rPr>
              <w:tab/>
            </w:r>
            <w:r w:rsidR="002F5ACF">
              <w:rPr>
                <w:noProof/>
                <w:webHidden/>
              </w:rPr>
              <w:fldChar w:fldCharType="begin"/>
            </w:r>
            <w:r w:rsidR="002F5ACF">
              <w:rPr>
                <w:noProof/>
                <w:webHidden/>
              </w:rPr>
              <w:instrText xml:space="preserve"> PAGEREF _Toc124757296 \h </w:instrText>
            </w:r>
            <w:r w:rsidR="002F5ACF">
              <w:rPr>
                <w:noProof/>
                <w:webHidden/>
              </w:rPr>
            </w:r>
            <w:r w:rsidR="002F5ACF">
              <w:rPr>
                <w:noProof/>
                <w:webHidden/>
              </w:rPr>
              <w:fldChar w:fldCharType="separate"/>
            </w:r>
            <w:r w:rsidR="002F5ACF">
              <w:rPr>
                <w:noProof/>
                <w:webHidden/>
              </w:rPr>
              <w:t>13</w:t>
            </w:r>
            <w:r w:rsidR="002F5ACF">
              <w:rPr>
                <w:noProof/>
                <w:webHidden/>
              </w:rPr>
              <w:fldChar w:fldCharType="end"/>
            </w:r>
          </w:hyperlink>
        </w:p>
        <w:p w14:paraId="1BC10C8A" w14:textId="44319916" w:rsidR="002F5ACF" w:rsidRDefault="00000000">
          <w:pPr>
            <w:pStyle w:val="Inhopg2"/>
            <w:tabs>
              <w:tab w:val="right" w:leader="dot" w:pos="9016"/>
            </w:tabs>
            <w:rPr>
              <w:rFonts w:eastAsiaTheme="minorEastAsia"/>
              <w:noProof/>
              <w:lang w:eastAsia="en-NL"/>
            </w:rPr>
          </w:pPr>
          <w:hyperlink w:anchor="_Toc124757297" w:history="1">
            <w:r w:rsidR="002F5ACF" w:rsidRPr="003C742D">
              <w:rPr>
                <w:rStyle w:val="Hyperlink"/>
                <w:rFonts w:cstheme="minorHAnsi"/>
                <w:noProof/>
                <w:lang w:val="nl-NL"/>
              </w:rPr>
              <w:t>1.2.1 Doel</w:t>
            </w:r>
            <w:r w:rsidR="002F5ACF">
              <w:rPr>
                <w:noProof/>
                <w:webHidden/>
              </w:rPr>
              <w:tab/>
            </w:r>
            <w:r w:rsidR="002F5ACF">
              <w:rPr>
                <w:noProof/>
                <w:webHidden/>
              </w:rPr>
              <w:fldChar w:fldCharType="begin"/>
            </w:r>
            <w:r w:rsidR="002F5ACF">
              <w:rPr>
                <w:noProof/>
                <w:webHidden/>
              </w:rPr>
              <w:instrText xml:space="preserve"> PAGEREF _Toc124757297 \h </w:instrText>
            </w:r>
            <w:r w:rsidR="002F5ACF">
              <w:rPr>
                <w:noProof/>
                <w:webHidden/>
              </w:rPr>
            </w:r>
            <w:r w:rsidR="002F5ACF">
              <w:rPr>
                <w:noProof/>
                <w:webHidden/>
              </w:rPr>
              <w:fldChar w:fldCharType="separate"/>
            </w:r>
            <w:r w:rsidR="002F5ACF">
              <w:rPr>
                <w:noProof/>
                <w:webHidden/>
              </w:rPr>
              <w:t>13</w:t>
            </w:r>
            <w:r w:rsidR="002F5ACF">
              <w:rPr>
                <w:noProof/>
                <w:webHidden/>
              </w:rPr>
              <w:fldChar w:fldCharType="end"/>
            </w:r>
          </w:hyperlink>
        </w:p>
        <w:p w14:paraId="580AC8FF" w14:textId="372F8E3A" w:rsidR="002F5ACF" w:rsidRDefault="00000000">
          <w:pPr>
            <w:pStyle w:val="Inhopg2"/>
            <w:tabs>
              <w:tab w:val="right" w:leader="dot" w:pos="9016"/>
            </w:tabs>
            <w:rPr>
              <w:rFonts w:eastAsiaTheme="minorEastAsia"/>
              <w:noProof/>
              <w:lang w:eastAsia="en-NL"/>
            </w:rPr>
          </w:pPr>
          <w:hyperlink w:anchor="_Toc124757298" w:history="1">
            <w:r w:rsidR="002F5ACF" w:rsidRPr="003C742D">
              <w:rPr>
                <w:rStyle w:val="Hyperlink"/>
                <w:rFonts w:cstheme="minorHAnsi"/>
                <w:noProof/>
                <w:lang w:val="nl-NL"/>
              </w:rPr>
              <w:t>1.2.2 Strategie</w:t>
            </w:r>
            <w:r w:rsidR="002F5ACF">
              <w:rPr>
                <w:noProof/>
                <w:webHidden/>
              </w:rPr>
              <w:tab/>
            </w:r>
            <w:r w:rsidR="002F5ACF">
              <w:rPr>
                <w:noProof/>
                <w:webHidden/>
              </w:rPr>
              <w:fldChar w:fldCharType="begin"/>
            </w:r>
            <w:r w:rsidR="002F5ACF">
              <w:rPr>
                <w:noProof/>
                <w:webHidden/>
              </w:rPr>
              <w:instrText xml:space="preserve"> PAGEREF _Toc124757298 \h </w:instrText>
            </w:r>
            <w:r w:rsidR="002F5ACF">
              <w:rPr>
                <w:noProof/>
                <w:webHidden/>
              </w:rPr>
            </w:r>
            <w:r w:rsidR="002F5ACF">
              <w:rPr>
                <w:noProof/>
                <w:webHidden/>
              </w:rPr>
              <w:fldChar w:fldCharType="separate"/>
            </w:r>
            <w:r w:rsidR="002F5ACF">
              <w:rPr>
                <w:noProof/>
                <w:webHidden/>
              </w:rPr>
              <w:t>13</w:t>
            </w:r>
            <w:r w:rsidR="002F5ACF">
              <w:rPr>
                <w:noProof/>
                <w:webHidden/>
              </w:rPr>
              <w:fldChar w:fldCharType="end"/>
            </w:r>
          </w:hyperlink>
        </w:p>
        <w:p w14:paraId="30CDC7B0" w14:textId="562FCF4D" w:rsidR="002F5ACF" w:rsidRDefault="00000000">
          <w:pPr>
            <w:pStyle w:val="Inhopg2"/>
            <w:tabs>
              <w:tab w:val="right" w:leader="dot" w:pos="9016"/>
            </w:tabs>
            <w:rPr>
              <w:rFonts w:eastAsiaTheme="minorEastAsia"/>
              <w:noProof/>
              <w:lang w:eastAsia="en-NL"/>
            </w:rPr>
          </w:pPr>
          <w:hyperlink w:anchor="_Toc124757299" w:history="1">
            <w:r w:rsidR="002F5ACF" w:rsidRPr="003C742D">
              <w:rPr>
                <w:rStyle w:val="Hyperlink"/>
                <w:rFonts w:cstheme="minorHAnsi"/>
                <w:noProof/>
                <w:lang w:val="nl-NL"/>
              </w:rPr>
              <w:t>1.2.3 Uitwerking</w:t>
            </w:r>
            <w:r w:rsidR="002F5ACF">
              <w:rPr>
                <w:noProof/>
                <w:webHidden/>
              </w:rPr>
              <w:tab/>
            </w:r>
            <w:r w:rsidR="002F5ACF">
              <w:rPr>
                <w:noProof/>
                <w:webHidden/>
              </w:rPr>
              <w:fldChar w:fldCharType="begin"/>
            </w:r>
            <w:r w:rsidR="002F5ACF">
              <w:rPr>
                <w:noProof/>
                <w:webHidden/>
              </w:rPr>
              <w:instrText xml:space="preserve"> PAGEREF _Toc124757299 \h </w:instrText>
            </w:r>
            <w:r w:rsidR="002F5ACF">
              <w:rPr>
                <w:noProof/>
                <w:webHidden/>
              </w:rPr>
            </w:r>
            <w:r w:rsidR="002F5ACF">
              <w:rPr>
                <w:noProof/>
                <w:webHidden/>
              </w:rPr>
              <w:fldChar w:fldCharType="separate"/>
            </w:r>
            <w:r w:rsidR="002F5ACF">
              <w:rPr>
                <w:noProof/>
                <w:webHidden/>
              </w:rPr>
              <w:t>13</w:t>
            </w:r>
            <w:r w:rsidR="002F5ACF">
              <w:rPr>
                <w:noProof/>
                <w:webHidden/>
              </w:rPr>
              <w:fldChar w:fldCharType="end"/>
            </w:r>
          </w:hyperlink>
        </w:p>
        <w:p w14:paraId="617277BD" w14:textId="198A01F2" w:rsidR="002F5ACF" w:rsidRDefault="00000000">
          <w:pPr>
            <w:pStyle w:val="Inhopg3"/>
            <w:tabs>
              <w:tab w:val="right" w:leader="dot" w:pos="9016"/>
            </w:tabs>
            <w:rPr>
              <w:rFonts w:eastAsiaTheme="minorEastAsia"/>
              <w:noProof/>
              <w:lang w:eastAsia="en-NL"/>
            </w:rPr>
          </w:pPr>
          <w:hyperlink w:anchor="_Toc124757300" w:history="1">
            <w:r w:rsidR="002F5ACF" w:rsidRPr="003C742D">
              <w:rPr>
                <w:rStyle w:val="Hyperlink"/>
                <w:noProof/>
                <w:lang w:val="nl-NL"/>
              </w:rPr>
              <w:t>1.2.3.1 Ontwerpen</w:t>
            </w:r>
            <w:r w:rsidR="002F5ACF">
              <w:rPr>
                <w:noProof/>
                <w:webHidden/>
              </w:rPr>
              <w:tab/>
            </w:r>
            <w:r w:rsidR="002F5ACF">
              <w:rPr>
                <w:noProof/>
                <w:webHidden/>
              </w:rPr>
              <w:fldChar w:fldCharType="begin"/>
            </w:r>
            <w:r w:rsidR="002F5ACF">
              <w:rPr>
                <w:noProof/>
                <w:webHidden/>
              </w:rPr>
              <w:instrText xml:space="preserve"> PAGEREF _Toc124757300 \h </w:instrText>
            </w:r>
            <w:r w:rsidR="002F5ACF">
              <w:rPr>
                <w:noProof/>
                <w:webHidden/>
              </w:rPr>
            </w:r>
            <w:r w:rsidR="002F5ACF">
              <w:rPr>
                <w:noProof/>
                <w:webHidden/>
              </w:rPr>
              <w:fldChar w:fldCharType="separate"/>
            </w:r>
            <w:r w:rsidR="002F5ACF">
              <w:rPr>
                <w:noProof/>
                <w:webHidden/>
              </w:rPr>
              <w:t>13</w:t>
            </w:r>
            <w:r w:rsidR="002F5ACF">
              <w:rPr>
                <w:noProof/>
                <w:webHidden/>
              </w:rPr>
              <w:fldChar w:fldCharType="end"/>
            </w:r>
          </w:hyperlink>
        </w:p>
        <w:p w14:paraId="7F686E77" w14:textId="1FEC58D7" w:rsidR="002F5ACF" w:rsidRDefault="00000000">
          <w:pPr>
            <w:pStyle w:val="Inhopg3"/>
            <w:tabs>
              <w:tab w:val="right" w:leader="dot" w:pos="9016"/>
            </w:tabs>
            <w:rPr>
              <w:rFonts w:eastAsiaTheme="minorEastAsia"/>
              <w:noProof/>
              <w:lang w:eastAsia="en-NL"/>
            </w:rPr>
          </w:pPr>
          <w:hyperlink w:anchor="_Toc124757301" w:history="1">
            <w:r w:rsidR="002F5ACF" w:rsidRPr="003C742D">
              <w:rPr>
                <w:rStyle w:val="Hyperlink"/>
                <w:noProof/>
                <w:lang w:val="nl-NL"/>
              </w:rPr>
              <w:t>1.2.3.2 Compontents</w:t>
            </w:r>
            <w:r w:rsidR="002F5ACF">
              <w:rPr>
                <w:noProof/>
                <w:webHidden/>
              </w:rPr>
              <w:tab/>
            </w:r>
            <w:r w:rsidR="002F5ACF">
              <w:rPr>
                <w:noProof/>
                <w:webHidden/>
              </w:rPr>
              <w:fldChar w:fldCharType="begin"/>
            </w:r>
            <w:r w:rsidR="002F5ACF">
              <w:rPr>
                <w:noProof/>
                <w:webHidden/>
              </w:rPr>
              <w:instrText xml:space="preserve"> PAGEREF _Toc124757301 \h </w:instrText>
            </w:r>
            <w:r w:rsidR="002F5ACF">
              <w:rPr>
                <w:noProof/>
                <w:webHidden/>
              </w:rPr>
            </w:r>
            <w:r w:rsidR="002F5ACF">
              <w:rPr>
                <w:noProof/>
                <w:webHidden/>
              </w:rPr>
              <w:fldChar w:fldCharType="separate"/>
            </w:r>
            <w:r w:rsidR="002F5ACF">
              <w:rPr>
                <w:noProof/>
                <w:webHidden/>
              </w:rPr>
              <w:t>16</w:t>
            </w:r>
            <w:r w:rsidR="002F5ACF">
              <w:rPr>
                <w:noProof/>
                <w:webHidden/>
              </w:rPr>
              <w:fldChar w:fldCharType="end"/>
            </w:r>
          </w:hyperlink>
        </w:p>
        <w:p w14:paraId="6462BF25" w14:textId="7A2185E8" w:rsidR="002F5ACF" w:rsidRDefault="00000000">
          <w:pPr>
            <w:pStyle w:val="Inhopg3"/>
            <w:tabs>
              <w:tab w:val="right" w:leader="dot" w:pos="9016"/>
            </w:tabs>
            <w:rPr>
              <w:rFonts w:eastAsiaTheme="minorEastAsia"/>
              <w:noProof/>
              <w:lang w:eastAsia="en-NL"/>
            </w:rPr>
          </w:pPr>
          <w:hyperlink w:anchor="_Toc124757302" w:history="1">
            <w:r w:rsidR="002F5ACF" w:rsidRPr="003C742D">
              <w:rPr>
                <w:rStyle w:val="Hyperlink"/>
                <w:noProof/>
                <w:lang w:val="nl-NL"/>
              </w:rPr>
              <w:t>1.2.3.3 Pagina’s aanmaken binnen de app</w:t>
            </w:r>
            <w:r w:rsidR="002F5ACF">
              <w:rPr>
                <w:noProof/>
                <w:webHidden/>
              </w:rPr>
              <w:tab/>
            </w:r>
            <w:r w:rsidR="002F5ACF">
              <w:rPr>
                <w:noProof/>
                <w:webHidden/>
              </w:rPr>
              <w:fldChar w:fldCharType="begin"/>
            </w:r>
            <w:r w:rsidR="002F5ACF">
              <w:rPr>
                <w:noProof/>
                <w:webHidden/>
              </w:rPr>
              <w:instrText xml:space="preserve"> PAGEREF _Toc124757302 \h </w:instrText>
            </w:r>
            <w:r w:rsidR="002F5ACF">
              <w:rPr>
                <w:noProof/>
                <w:webHidden/>
              </w:rPr>
            </w:r>
            <w:r w:rsidR="002F5ACF">
              <w:rPr>
                <w:noProof/>
                <w:webHidden/>
              </w:rPr>
              <w:fldChar w:fldCharType="separate"/>
            </w:r>
            <w:r w:rsidR="002F5ACF">
              <w:rPr>
                <w:noProof/>
                <w:webHidden/>
              </w:rPr>
              <w:t>17</w:t>
            </w:r>
            <w:r w:rsidR="002F5ACF">
              <w:rPr>
                <w:noProof/>
                <w:webHidden/>
              </w:rPr>
              <w:fldChar w:fldCharType="end"/>
            </w:r>
          </w:hyperlink>
        </w:p>
        <w:p w14:paraId="3B4BC848" w14:textId="0568E228" w:rsidR="002F5ACF" w:rsidRDefault="00000000">
          <w:pPr>
            <w:pStyle w:val="Inhopg3"/>
            <w:tabs>
              <w:tab w:val="right" w:leader="dot" w:pos="9016"/>
            </w:tabs>
            <w:rPr>
              <w:rFonts w:eastAsiaTheme="minorEastAsia"/>
              <w:noProof/>
              <w:lang w:eastAsia="en-NL"/>
            </w:rPr>
          </w:pPr>
          <w:hyperlink w:anchor="_Toc124757303" w:history="1">
            <w:r w:rsidR="002F5ACF" w:rsidRPr="003C742D">
              <w:rPr>
                <w:rStyle w:val="Hyperlink"/>
                <w:noProof/>
                <w:lang w:val="nl-NL"/>
              </w:rPr>
              <w:t>1.2.3.5 Inline Razor en Databinding</w:t>
            </w:r>
            <w:r w:rsidR="002F5ACF">
              <w:rPr>
                <w:noProof/>
                <w:webHidden/>
              </w:rPr>
              <w:tab/>
            </w:r>
            <w:r w:rsidR="002F5ACF">
              <w:rPr>
                <w:noProof/>
                <w:webHidden/>
              </w:rPr>
              <w:fldChar w:fldCharType="begin"/>
            </w:r>
            <w:r w:rsidR="002F5ACF">
              <w:rPr>
                <w:noProof/>
                <w:webHidden/>
              </w:rPr>
              <w:instrText xml:space="preserve"> PAGEREF _Toc124757303 \h </w:instrText>
            </w:r>
            <w:r w:rsidR="002F5ACF">
              <w:rPr>
                <w:noProof/>
                <w:webHidden/>
              </w:rPr>
            </w:r>
            <w:r w:rsidR="002F5ACF">
              <w:rPr>
                <w:noProof/>
                <w:webHidden/>
              </w:rPr>
              <w:fldChar w:fldCharType="separate"/>
            </w:r>
            <w:r w:rsidR="002F5ACF">
              <w:rPr>
                <w:noProof/>
                <w:webHidden/>
              </w:rPr>
              <w:t>17</w:t>
            </w:r>
            <w:r w:rsidR="002F5ACF">
              <w:rPr>
                <w:noProof/>
                <w:webHidden/>
              </w:rPr>
              <w:fldChar w:fldCharType="end"/>
            </w:r>
          </w:hyperlink>
        </w:p>
        <w:p w14:paraId="654F43D3" w14:textId="5139E0B0" w:rsidR="002F5ACF" w:rsidRDefault="00000000">
          <w:pPr>
            <w:pStyle w:val="Inhopg3"/>
            <w:tabs>
              <w:tab w:val="right" w:leader="dot" w:pos="9016"/>
            </w:tabs>
            <w:rPr>
              <w:rFonts w:eastAsiaTheme="minorEastAsia"/>
              <w:noProof/>
              <w:lang w:eastAsia="en-NL"/>
            </w:rPr>
          </w:pPr>
          <w:hyperlink w:anchor="_Toc124757304" w:history="1">
            <w:r w:rsidR="002F5ACF" w:rsidRPr="003C742D">
              <w:rPr>
                <w:rStyle w:val="Hyperlink"/>
                <w:noProof/>
                <w:lang w:val="nl-NL"/>
              </w:rPr>
              <w:t>1.2.3.6 Components</w:t>
            </w:r>
            <w:r w:rsidR="002F5ACF">
              <w:rPr>
                <w:noProof/>
                <w:webHidden/>
              </w:rPr>
              <w:tab/>
            </w:r>
            <w:r w:rsidR="002F5ACF">
              <w:rPr>
                <w:noProof/>
                <w:webHidden/>
              </w:rPr>
              <w:fldChar w:fldCharType="begin"/>
            </w:r>
            <w:r w:rsidR="002F5ACF">
              <w:rPr>
                <w:noProof/>
                <w:webHidden/>
              </w:rPr>
              <w:instrText xml:space="preserve"> PAGEREF _Toc124757304 \h </w:instrText>
            </w:r>
            <w:r w:rsidR="002F5ACF">
              <w:rPr>
                <w:noProof/>
                <w:webHidden/>
              </w:rPr>
            </w:r>
            <w:r w:rsidR="002F5ACF">
              <w:rPr>
                <w:noProof/>
                <w:webHidden/>
              </w:rPr>
              <w:fldChar w:fldCharType="separate"/>
            </w:r>
            <w:r w:rsidR="002F5ACF">
              <w:rPr>
                <w:noProof/>
                <w:webHidden/>
              </w:rPr>
              <w:t>19</w:t>
            </w:r>
            <w:r w:rsidR="002F5ACF">
              <w:rPr>
                <w:noProof/>
                <w:webHidden/>
              </w:rPr>
              <w:fldChar w:fldCharType="end"/>
            </w:r>
          </w:hyperlink>
        </w:p>
        <w:p w14:paraId="2CE9F568" w14:textId="27537DA2" w:rsidR="002F5ACF" w:rsidRDefault="00000000">
          <w:pPr>
            <w:pStyle w:val="Inhopg2"/>
            <w:tabs>
              <w:tab w:val="right" w:leader="dot" w:pos="9016"/>
            </w:tabs>
            <w:rPr>
              <w:rFonts w:eastAsiaTheme="minorEastAsia"/>
              <w:noProof/>
              <w:lang w:eastAsia="en-NL"/>
            </w:rPr>
          </w:pPr>
          <w:hyperlink w:anchor="_Toc124757305" w:history="1">
            <w:r w:rsidR="002F5ACF" w:rsidRPr="003C742D">
              <w:rPr>
                <w:rStyle w:val="Hyperlink"/>
                <w:noProof/>
                <w:lang w:val="nl-NL"/>
              </w:rPr>
              <w:t>Conclusie</w:t>
            </w:r>
            <w:r w:rsidR="002F5ACF">
              <w:rPr>
                <w:noProof/>
                <w:webHidden/>
              </w:rPr>
              <w:tab/>
            </w:r>
            <w:r w:rsidR="002F5ACF">
              <w:rPr>
                <w:noProof/>
                <w:webHidden/>
              </w:rPr>
              <w:fldChar w:fldCharType="begin"/>
            </w:r>
            <w:r w:rsidR="002F5ACF">
              <w:rPr>
                <w:noProof/>
                <w:webHidden/>
              </w:rPr>
              <w:instrText xml:space="preserve"> PAGEREF _Toc124757305 \h </w:instrText>
            </w:r>
            <w:r w:rsidR="002F5ACF">
              <w:rPr>
                <w:noProof/>
                <w:webHidden/>
              </w:rPr>
            </w:r>
            <w:r w:rsidR="002F5ACF">
              <w:rPr>
                <w:noProof/>
                <w:webHidden/>
              </w:rPr>
              <w:fldChar w:fldCharType="separate"/>
            </w:r>
            <w:r w:rsidR="002F5ACF">
              <w:rPr>
                <w:noProof/>
                <w:webHidden/>
              </w:rPr>
              <w:t>19</w:t>
            </w:r>
            <w:r w:rsidR="002F5ACF">
              <w:rPr>
                <w:noProof/>
                <w:webHidden/>
              </w:rPr>
              <w:fldChar w:fldCharType="end"/>
            </w:r>
          </w:hyperlink>
        </w:p>
        <w:p w14:paraId="26786502" w14:textId="349AE880" w:rsidR="002F5ACF" w:rsidRDefault="00000000">
          <w:pPr>
            <w:pStyle w:val="Inhopg1"/>
            <w:rPr>
              <w:rFonts w:eastAsiaTheme="minorEastAsia"/>
              <w:noProof/>
              <w:lang w:eastAsia="en-NL"/>
            </w:rPr>
          </w:pPr>
          <w:hyperlink w:anchor="_Toc124757306" w:history="1">
            <w:r w:rsidR="002F5ACF" w:rsidRPr="003C742D">
              <w:rPr>
                <w:rStyle w:val="Hyperlink"/>
                <w:noProof/>
                <w:lang w:val="nl-NL"/>
              </w:rPr>
              <w:t>1.3 Kan de gemaakte app in cache draaien, zodat er offline gewerkt kan worden?</w:t>
            </w:r>
            <w:r w:rsidR="002F5ACF">
              <w:rPr>
                <w:noProof/>
                <w:webHidden/>
              </w:rPr>
              <w:tab/>
            </w:r>
            <w:r w:rsidR="002F5ACF">
              <w:rPr>
                <w:noProof/>
                <w:webHidden/>
              </w:rPr>
              <w:fldChar w:fldCharType="begin"/>
            </w:r>
            <w:r w:rsidR="002F5ACF">
              <w:rPr>
                <w:noProof/>
                <w:webHidden/>
              </w:rPr>
              <w:instrText xml:space="preserve"> PAGEREF _Toc124757306 \h </w:instrText>
            </w:r>
            <w:r w:rsidR="002F5ACF">
              <w:rPr>
                <w:noProof/>
                <w:webHidden/>
              </w:rPr>
            </w:r>
            <w:r w:rsidR="002F5ACF">
              <w:rPr>
                <w:noProof/>
                <w:webHidden/>
              </w:rPr>
              <w:fldChar w:fldCharType="separate"/>
            </w:r>
            <w:r w:rsidR="002F5ACF">
              <w:rPr>
                <w:noProof/>
                <w:webHidden/>
              </w:rPr>
              <w:t>20</w:t>
            </w:r>
            <w:r w:rsidR="002F5ACF">
              <w:rPr>
                <w:noProof/>
                <w:webHidden/>
              </w:rPr>
              <w:fldChar w:fldCharType="end"/>
            </w:r>
          </w:hyperlink>
        </w:p>
        <w:p w14:paraId="73C7C97A" w14:textId="243B6468" w:rsidR="002F5ACF" w:rsidRDefault="00000000">
          <w:pPr>
            <w:pStyle w:val="Inhopg2"/>
            <w:tabs>
              <w:tab w:val="right" w:leader="dot" w:pos="9016"/>
            </w:tabs>
            <w:rPr>
              <w:rFonts w:eastAsiaTheme="minorEastAsia"/>
              <w:noProof/>
              <w:lang w:eastAsia="en-NL"/>
            </w:rPr>
          </w:pPr>
          <w:hyperlink w:anchor="_Toc124757307" w:history="1">
            <w:r w:rsidR="002F5ACF" w:rsidRPr="003C742D">
              <w:rPr>
                <w:rStyle w:val="Hyperlink"/>
                <w:noProof/>
                <w:lang w:val="nl-NL"/>
              </w:rPr>
              <w:t>1.3.1 Doel</w:t>
            </w:r>
            <w:r w:rsidR="002F5ACF">
              <w:rPr>
                <w:noProof/>
                <w:webHidden/>
              </w:rPr>
              <w:tab/>
            </w:r>
            <w:r w:rsidR="002F5ACF">
              <w:rPr>
                <w:noProof/>
                <w:webHidden/>
              </w:rPr>
              <w:fldChar w:fldCharType="begin"/>
            </w:r>
            <w:r w:rsidR="002F5ACF">
              <w:rPr>
                <w:noProof/>
                <w:webHidden/>
              </w:rPr>
              <w:instrText xml:space="preserve"> PAGEREF _Toc124757307 \h </w:instrText>
            </w:r>
            <w:r w:rsidR="002F5ACF">
              <w:rPr>
                <w:noProof/>
                <w:webHidden/>
              </w:rPr>
            </w:r>
            <w:r w:rsidR="002F5ACF">
              <w:rPr>
                <w:noProof/>
                <w:webHidden/>
              </w:rPr>
              <w:fldChar w:fldCharType="separate"/>
            </w:r>
            <w:r w:rsidR="002F5ACF">
              <w:rPr>
                <w:noProof/>
                <w:webHidden/>
              </w:rPr>
              <w:t>20</w:t>
            </w:r>
            <w:r w:rsidR="002F5ACF">
              <w:rPr>
                <w:noProof/>
                <w:webHidden/>
              </w:rPr>
              <w:fldChar w:fldCharType="end"/>
            </w:r>
          </w:hyperlink>
        </w:p>
        <w:p w14:paraId="52893FA9" w14:textId="44DE6BD5" w:rsidR="002F5ACF" w:rsidRDefault="00000000">
          <w:pPr>
            <w:pStyle w:val="Inhopg2"/>
            <w:tabs>
              <w:tab w:val="right" w:leader="dot" w:pos="9016"/>
            </w:tabs>
            <w:rPr>
              <w:rFonts w:eastAsiaTheme="minorEastAsia"/>
              <w:noProof/>
              <w:lang w:eastAsia="en-NL"/>
            </w:rPr>
          </w:pPr>
          <w:hyperlink w:anchor="_Toc124757308" w:history="1">
            <w:r w:rsidR="002F5ACF" w:rsidRPr="003C742D">
              <w:rPr>
                <w:rStyle w:val="Hyperlink"/>
                <w:noProof/>
                <w:lang w:val="nl-NL"/>
              </w:rPr>
              <w:t>1.3.2 Strategie</w:t>
            </w:r>
            <w:r w:rsidR="002F5ACF">
              <w:rPr>
                <w:noProof/>
                <w:webHidden/>
              </w:rPr>
              <w:tab/>
            </w:r>
            <w:r w:rsidR="002F5ACF">
              <w:rPr>
                <w:noProof/>
                <w:webHidden/>
              </w:rPr>
              <w:fldChar w:fldCharType="begin"/>
            </w:r>
            <w:r w:rsidR="002F5ACF">
              <w:rPr>
                <w:noProof/>
                <w:webHidden/>
              </w:rPr>
              <w:instrText xml:space="preserve"> PAGEREF _Toc124757308 \h </w:instrText>
            </w:r>
            <w:r w:rsidR="002F5ACF">
              <w:rPr>
                <w:noProof/>
                <w:webHidden/>
              </w:rPr>
            </w:r>
            <w:r w:rsidR="002F5ACF">
              <w:rPr>
                <w:noProof/>
                <w:webHidden/>
              </w:rPr>
              <w:fldChar w:fldCharType="separate"/>
            </w:r>
            <w:r w:rsidR="002F5ACF">
              <w:rPr>
                <w:noProof/>
                <w:webHidden/>
              </w:rPr>
              <w:t>20</w:t>
            </w:r>
            <w:r w:rsidR="002F5ACF">
              <w:rPr>
                <w:noProof/>
                <w:webHidden/>
              </w:rPr>
              <w:fldChar w:fldCharType="end"/>
            </w:r>
          </w:hyperlink>
        </w:p>
        <w:p w14:paraId="765C176C" w14:textId="4B46BC6B" w:rsidR="002F5ACF" w:rsidRDefault="00000000">
          <w:pPr>
            <w:pStyle w:val="Inhopg2"/>
            <w:tabs>
              <w:tab w:val="right" w:leader="dot" w:pos="9016"/>
            </w:tabs>
            <w:rPr>
              <w:rFonts w:eastAsiaTheme="minorEastAsia"/>
              <w:noProof/>
              <w:lang w:eastAsia="en-NL"/>
            </w:rPr>
          </w:pPr>
          <w:hyperlink w:anchor="_Toc124757309" w:history="1">
            <w:r w:rsidR="002F5ACF" w:rsidRPr="003C742D">
              <w:rPr>
                <w:rStyle w:val="Hyperlink"/>
                <w:noProof/>
                <w:lang w:val="nl-NL"/>
              </w:rPr>
              <w:t>1.3.3Uitwerking</w:t>
            </w:r>
            <w:r w:rsidR="002F5ACF">
              <w:rPr>
                <w:noProof/>
                <w:webHidden/>
              </w:rPr>
              <w:tab/>
            </w:r>
            <w:r w:rsidR="002F5ACF">
              <w:rPr>
                <w:noProof/>
                <w:webHidden/>
              </w:rPr>
              <w:fldChar w:fldCharType="begin"/>
            </w:r>
            <w:r w:rsidR="002F5ACF">
              <w:rPr>
                <w:noProof/>
                <w:webHidden/>
              </w:rPr>
              <w:instrText xml:space="preserve"> PAGEREF _Toc124757309 \h </w:instrText>
            </w:r>
            <w:r w:rsidR="002F5ACF">
              <w:rPr>
                <w:noProof/>
                <w:webHidden/>
              </w:rPr>
            </w:r>
            <w:r w:rsidR="002F5ACF">
              <w:rPr>
                <w:noProof/>
                <w:webHidden/>
              </w:rPr>
              <w:fldChar w:fldCharType="separate"/>
            </w:r>
            <w:r w:rsidR="002F5ACF">
              <w:rPr>
                <w:noProof/>
                <w:webHidden/>
              </w:rPr>
              <w:t>20</w:t>
            </w:r>
            <w:r w:rsidR="002F5ACF">
              <w:rPr>
                <w:noProof/>
                <w:webHidden/>
              </w:rPr>
              <w:fldChar w:fldCharType="end"/>
            </w:r>
          </w:hyperlink>
        </w:p>
        <w:p w14:paraId="45FB930E" w14:textId="45FCC89F" w:rsidR="002F5ACF" w:rsidRDefault="00000000">
          <w:pPr>
            <w:pStyle w:val="Inhopg3"/>
            <w:tabs>
              <w:tab w:val="right" w:leader="dot" w:pos="9016"/>
            </w:tabs>
            <w:rPr>
              <w:rFonts w:eastAsiaTheme="minorEastAsia"/>
              <w:noProof/>
              <w:lang w:eastAsia="en-NL"/>
            </w:rPr>
          </w:pPr>
          <w:hyperlink w:anchor="_Toc124757310" w:history="1">
            <w:r w:rsidR="002F5ACF" w:rsidRPr="003C742D">
              <w:rPr>
                <w:rStyle w:val="Hyperlink"/>
                <w:noProof/>
                <w:lang w:val="nl-NL"/>
              </w:rPr>
              <w:t>1.3.3.1 PWA (service worker)</w:t>
            </w:r>
            <w:r w:rsidR="002F5ACF">
              <w:rPr>
                <w:noProof/>
                <w:webHidden/>
              </w:rPr>
              <w:tab/>
            </w:r>
            <w:r w:rsidR="002F5ACF">
              <w:rPr>
                <w:noProof/>
                <w:webHidden/>
              </w:rPr>
              <w:fldChar w:fldCharType="begin"/>
            </w:r>
            <w:r w:rsidR="002F5ACF">
              <w:rPr>
                <w:noProof/>
                <w:webHidden/>
              </w:rPr>
              <w:instrText xml:space="preserve"> PAGEREF _Toc124757310 \h </w:instrText>
            </w:r>
            <w:r w:rsidR="002F5ACF">
              <w:rPr>
                <w:noProof/>
                <w:webHidden/>
              </w:rPr>
            </w:r>
            <w:r w:rsidR="002F5ACF">
              <w:rPr>
                <w:noProof/>
                <w:webHidden/>
              </w:rPr>
              <w:fldChar w:fldCharType="separate"/>
            </w:r>
            <w:r w:rsidR="002F5ACF">
              <w:rPr>
                <w:noProof/>
                <w:webHidden/>
              </w:rPr>
              <w:t>20</w:t>
            </w:r>
            <w:r w:rsidR="002F5ACF">
              <w:rPr>
                <w:noProof/>
                <w:webHidden/>
              </w:rPr>
              <w:fldChar w:fldCharType="end"/>
            </w:r>
          </w:hyperlink>
        </w:p>
        <w:p w14:paraId="5F454DA3" w14:textId="52B283F4" w:rsidR="002F5ACF" w:rsidRDefault="00000000">
          <w:pPr>
            <w:pStyle w:val="Inhopg2"/>
            <w:tabs>
              <w:tab w:val="right" w:leader="dot" w:pos="9016"/>
            </w:tabs>
            <w:rPr>
              <w:rFonts w:eastAsiaTheme="minorEastAsia"/>
              <w:noProof/>
              <w:lang w:eastAsia="en-NL"/>
            </w:rPr>
          </w:pPr>
          <w:hyperlink w:anchor="_Toc124757311" w:history="1">
            <w:r w:rsidR="002F5ACF" w:rsidRPr="003C742D">
              <w:rPr>
                <w:rStyle w:val="Hyperlink"/>
                <w:noProof/>
                <w:lang w:val="nl-NL"/>
              </w:rPr>
              <w:t>Conclusie</w:t>
            </w:r>
            <w:r w:rsidR="002F5ACF">
              <w:rPr>
                <w:noProof/>
                <w:webHidden/>
              </w:rPr>
              <w:tab/>
            </w:r>
            <w:r w:rsidR="002F5ACF">
              <w:rPr>
                <w:noProof/>
                <w:webHidden/>
              </w:rPr>
              <w:fldChar w:fldCharType="begin"/>
            </w:r>
            <w:r w:rsidR="002F5ACF">
              <w:rPr>
                <w:noProof/>
                <w:webHidden/>
              </w:rPr>
              <w:instrText xml:space="preserve"> PAGEREF _Toc124757311 \h </w:instrText>
            </w:r>
            <w:r w:rsidR="002F5ACF">
              <w:rPr>
                <w:noProof/>
                <w:webHidden/>
              </w:rPr>
            </w:r>
            <w:r w:rsidR="002F5ACF">
              <w:rPr>
                <w:noProof/>
                <w:webHidden/>
              </w:rPr>
              <w:fldChar w:fldCharType="separate"/>
            </w:r>
            <w:r w:rsidR="002F5ACF">
              <w:rPr>
                <w:noProof/>
                <w:webHidden/>
              </w:rPr>
              <w:t>22</w:t>
            </w:r>
            <w:r w:rsidR="002F5ACF">
              <w:rPr>
                <w:noProof/>
                <w:webHidden/>
              </w:rPr>
              <w:fldChar w:fldCharType="end"/>
            </w:r>
          </w:hyperlink>
        </w:p>
        <w:p w14:paraId="00C03FFC" w14:textId="3FF24444" w:rsidR="002F5ACF" w:rsidRDefault="00000000">
          <w:pPr>
            <w:pStyle w:val="Inhopg1"/>
            <w:rPr>
              <w:rFonts w:eastAsiaTheme="minorEastAsia"/>
              <w:noProof/>
              <w:lang w:eastAsia="en-NL"/>
            </w:rPr>
          </w:pPr>
          <w:hyperlink w:anchor="_Toc124757312" w:history="1">
            <w:r w:rsidR="002F5ACF" w:rsidRPr="003C742D">
              <w:rPr>
                <w:rStyle w:val="Hyperlink"/>
                <w:noProof/>
                <w:lang w:val="nl-NL"/>
              </w:rPr>
              <w:t>1.4 Heeft Blazor een toekomst?</w:t>
            </w:r>
            <w:r w:rsidR="002F5ACF">
              <w:rPr>
                <w:noProof/>
                <w:webHidden/>
              </w:rPr>
              <w:tab/>
            </w:r>
            <w:r w:rsidR="002F5ACF">
              <w:rPr>
                <w:noProof/>
                <w:webHidden/>
              </w:rPr>
              <w:fldChar w:fldCharType="begin"/>
            </w:r>
            <w:r w:rsidR="002F5ACF">
              <w:rPr>
                <w:noProof/>
                <w:webHidden/>
              </w:rPr>
              <w:instrText xml:space="preserve"> PAGEREF _Toc124757312 \h </w:instrText>
            </w:r>
            <w:r w:rsidR="002F5ACF">
              <w:rPr>
                <w:noProof/>
                <w:webHidden/>
              </w:rPr>
            </w:r>
            <w:r w:rsidR="002F5ACF">
              <w:rPr>
                <w:noProof/>
                <w:webHidden/>
              </w:rPr>
              <w:fldChar w:fldCharType="separate"/>
            </w:r>
            <w:r w:rsidR="002F5ACF">
              <w:rPr>
                <w:noProof/>
                <w:webHidden/>
              </w:rPr>
              <w:t>22</w:t>
            </w:r>
            <w:r w:rsidR="002F5ACF">
              <w:rPr>
                <w:noProof/>
                <w:webHidden/>
              </w:rPr>
              <w:fldChar w:fldCharType="end"/>
            </w:r>
          </w:hyperlink>
        </w:p>
        <w:p w14:paraId="6A634AE3" w14:textId="5D549C04" w:rsidR="002F5ACF" w:rsidRDefault="00000000">
          <w:pPr>
            <w:pStyle w:val="Inhopg2"/>
            <w:tabs>
              <w:tab w:val="right" w:leader="dot" w:pos="9016"/>
            </w:tabs>
            <w:rPr>
              <w:rFonts w:eastAsiaTheme="minorEastAsia"/>
              <w:noProof/>
              <w:lang w:eastAsia="en-NL"/>
            </w:rPr>
          </w:pPr>
          <w:hyperlink w:anchor="_Toc124757313" w:history="1">
            <w:r w:rsidR="002F5ACF" w:rsidRPr="003C742D">
              <w:rPr>
                <w:rStyle w:val="Hyperlink"/>
                <w:noProof/>
                <w:lang w:val="nl-NL"/>
              </w:rPr>
              <w:t>Doel</w:t>
            </w:r>
            <w:r w:rsidR="002F5ACF">
              <w:rPr>
                <w:noProof/>
                <w:webHidden/>
              </w:rPr>
              <w:tab/>
            </w:r>
            <w:r w:rsidR="002F5ACF">
              <w:rPr>
                <w:noProof/>
                <w:webHidden/>
              </w:rPr>
              <w:fldChar w:fldCharType="begin"/>
            </w:r>
            <w:r w:rsidR="002F5ACF">
              <w:rPr>
                <w:noProof/>
                <w:webHidden/>
              </w:rPr>
              <w:instrText xml:space="preserve"> PAGEREF _Toc124757313 \h </w:instrText>
            </w:r>
            <w:r w:rsidR="002F5ACF">
              <w:rPr>
                <w:noProof/>
                <w:webHidden/>
              </w:rPr>
            </w:r>
            <w:r w:rsidR="002F5ACF">
              <w:rPr>
                <w:noProof/>
                <w:webHidden/>
              </w:rPr>
              <w:fldChar w:fldCharType="separate"/>
            </w:r>
            <w:r w:rsidR="002F5ACF">
              <w:rPr>
                <w:noProof/>
                <w:webHidden/>
              </w:rPr>
              <w:t>22</w:t>
            </w:r>
            <w:r w:rsidR="002F5ACF">
              <w:rPr>
                <w:noProof/>
                <w:webHidden/>
              </w:rPr>
              <w:fldChar w:fldCharType="end"/>
            </w:r>
          </w:hyperlink>
        </w:p>
        <w:p w14:paraId="7E3CC3F9" w14:textId="6226E1CC" w:rsidR="002F5ACF" w:rsidRDefault="00000000">
          <w:pPr>
            <w:pStyle w:val="Inhopg2"/>
            <w:tabs>
              <w:tab w:val="right" w:leader="dot" w:pos="9016"/>
            </w:tabs>
            <w:rPr>
              <w:rFonts w:eastAsiaTheme="minorEastAsia"/>
              <w:noProof/>
              <w:lang w:eastAsia="en-NL"/>
            </w:rPr>
          </w:pPr>
          <w:hyperlink w:anchor="_Toc124757314" w:history="1">
            <w:r w:rsidR="002F5ACF" w:rsidRPr="003C742D">
              <w:rPr>
                <w:rStyle w:val="Hyperlink"/>
                <w:noProof/>
                <w:lang w:val="nl-NL"/>
              </w:rPr>
              <w:t>Strategie</w:t>
            </w:r>
            <w:r w:rsidR="002F5ACF">
              <w:rPr>
                <w:noProof/>
                <w:webHidden/>
              </w:rPr>
              <w:tab/>
            </w:r>
            <w:r w:rsidR="002F5ACF">
              <w:rPr>
                <w:noProof/>
                <w:webHidden/>
              </w:rPr>
              <w:fldChar w:fldCharType="begin"/>
            </w:r>
            <w:r w:rsidR="002F5ACF">
              <w:rPr>
                <w:noProof/>
                <w:webHidden/>
              </w:rPr>
              <w:instrText xml:space="preserve"> PAGEREF _Toc124757314 \h </w:instrText>
            </w:r>
            <w:r w:rsidR="002F5ACF">
              <w:rPr>
                <w:noProof/>
                <w:webHidden/>
              </w:rPr>
            </w:r>
            <w:r w:rsidR="002F5ACF">
              <w:rPr>
                <w:noProof/>
                <w:webHidden/>
              </w:rPr>
              <w:fldChar w:fldCharType="separate"/>
            </w:r>
            <w:r w:rsidR="002F5ACF">
              <w:rPr>
                <w:noProof/>
                <w:webHidden/>
              </w:rPr>
              <w:t>22</w:t>
            </w:r>
            <w:r w:rsidR="002F5ACF">
              <w:rPr>
                <w:noProof/>
                <w:webHidden/>
              </w:rPr>
              <w:fldChar w:fldCharType="end"/>
            </w:r>
          </w:hyperlink>
        </w:p>
        <w:p w14:paraId="7C372722" w14:textId="63CA29C7" w:rsidR="002F5ACF" w:rsidRDefault="00000000">
          <w:pPr>
            <w:pStyle w:val="Inhopg2"/>
            <w:tabs>
              <w:tab w:val="right" w:leader="dot" w:pos="9016"/>
            </w:tabs>
            <w:rPr>
              <w:rFonts w:eastAsiaTheme="minorEastAsia"/>
              <w:noProof/>
              <w:lang w:eastAsia="en-NL"/>
            </w:rPr>
          </w:pPr>
          <w:hyperlink w:anchor="_Toc124757315" w:history="1">
            <w:r w:rsidR="002F5ACF" w:rsidRPr="003C742D">
              <w:rPr>
                <w:rStyle w:val="Hyperlink"/>
                <w:noProof/>
                <w:lang w:val="nl-NL"/>
              </w:rPr>
              <w:t>Uitwerking</w:t>
            </w:r>
            <w:r w:rsidR="002F5ACF">
              <w:rPr>
                <w:noProof/>
                <w:webHidden/>
              </w:rPr>
              <w:tab/>
            </w:r>
            <w:r w:rsidR="002F5ACF">
              <w:rPr>
                <w:noProof/>
                <w:webHidden/>
              </w:rPr>
              <w:fldChar w:fldCharType="begin"/>
            </w:r>
            <w:r w:rsidR="002F5ACF">
              <w:rPr>
                <w:noProof/>
                <w:webHidden/>
              </w:rPr>
              <w:instrText xml:space="preserve"> PAGEREF _Toc124757315 \h </w:instrText>
            </w:r>
            <w:r w:rsidR="002F5ACF">
              <w:rPr>
                <w:noProof/>
                <w:webHidden/>
              </w:rPr>
            </w:r>
            <w:r w:rsidR="002F5ACF">
              <w:rPr>
                <w:noProof/>
                <w:webHidden/>
              </w:rPr>
              <w:fldChar w:fldCharType="separate"/>
            </w:r>
            <w:r w:rsidR="002F5ACF">
              <w:rPr>
                <w:noProof/>
                <w:webHidden/>
              </w:rPr>
              <w:t>22</w:t>
            </w:r>
            <w:r w:rsidR="002F5ACF">
              <w:rPr>
                <w:noProof/>
                <w:webHidden/>
              </w:rPr>
              <w:fldChar w:fldCharType="end"/>
            </w:r>
          </w:hyperlink>
        </w:p>
        <w:p w14:paraId="6AE530F8" w14:textId="5CC5C913" w:rsidR="002F5ACF" w:rsidRDefault="00000000">
          <w:pPr>
            <w:pStyle w:val="Inhopg2"/>
            <w:tabs>
              <w:tab w:val="right" w:leader="dot" w:pos="9016"/>
            </w:tabs>
            <w:rPr>
              <w:rFonts w:eastAsiaTheme="minorEastAsia"/>
              <w:noProof/>
              <w:lang w:eastAsia="en-NL"/>
            </w:rPr>
          </w:pPr>
          <w:hyperlink w:anchor="_Toc124757316" w:history="1">
            <w:r w:rsidR="002F5ACF" w:rsidRPr="003C742D">
              <w:rPr>
                <w:rStyle w:val="Hyperlink"/>
                <w:noProof/>
                <w:lang w:val="nl-NL"/>
              </w:rPr>
              <w:t>Wat zeggen anderen?</w:t>
            </w:r>
            <w:r w:rsidR="002F5ACF">
              <w:rPr>
                <w:noProof/>
                <w:webHidden/>
              </w:rPr>
              <w:tab/>
            </w:r>
            <w:r w:rsidR="002F5ACF">
              <w:rPr>
                <w:noProof/>
                <w:webHidden/>
              </w:rPr>
              <w:fldChar w:fldCharType="begin"/>
            </w:r>
            <w:r w:rsidR="002F5ACF">
              <w:rPr>
                <w:noProof/>
                <w:webHidden/>
              </w:rPr>
              <w:instrText xml:space="preserve"> PAGEREF _Toc124757316 \h </w:instrText>
            </w:r>
            <w:r w:rsidR="002F5ACF">
              <w:rPr>
                <w:noProof/>
                <w:webHidden/>
              </w:rPr>
            </w:r>
            <w:r w:rsidR="002F5ACF">
              <w:rPr>
                <w:noProof/>
                <w:webHidden/>
              </w:rPr>
              <w:fldChar w:fldCharType="separate"/>
            </w:r>
            <w:r w:rsidR="002F5ACF">
              <w:rPr>
                <w:noProof/>
                <w:webHidden/>
              </w:rPr>
              <w:t>23</w:t>
            </w:r>
            <w:r w:rsidR="002F5ACF">
              <w:rPr>
                <w:noProof/>
                <w:webHidden/>
              </w:rPr>
              <w:fldChar w:fldCharType="end"/>
            </w:r>
          </w:hyperlink>
        </w:p>
        <w:p w14:paraId="75949067" w14:textId="0BCC92D0" w:rsidR="002F5ACF" w:rsidRDefault="00000000">
          <w:pPr>
            <w:pStyle w:val="Inhopg2"/>
            <w:tabs>
              <w:tab w:val="right" w:leader="dot" w:pos="9016"/>
            </w:tabs>
            <w:rPr>
              <w:rFonts w:eastAsiaTheme="minorEastAsia"/>
              <w:noProof/>
              <w:lang w:eastAsia="en-NL"/>
            </w:rPr>
          </w:pPr>
          <w:hyperlink w:anchor="_Toc124757317" w:history="1">
            <w:r w:rsidR="002F5ACF" w:rsidRPr="003C742D">
              <w:rPr>
                <w:rStyle w:val="Hyperlink"/>
                <w:noProof/>
                <w:lang w:val="nl-NL"/>
              </w:rPr>
              <w:t>Conclusie</w:t>
            </w:r>
            <w:r w:rsidR="002F5ACF">
              <w:rPr>
                <w:noProof/>
                <w:webHidden/>
              </w:rPr>
              <w:tab/>
            </w:r>
            <w:r w:rsidR="002F5ACF">
              <w:rPr>
                <w:noProof/>
                <w:webHidden/>
              </w:rPr>
              <w:fldChar w:fldCharType="begin"/>
            </w:r>
            <w:r w:rsidR="002F5ACF">
              <w:rPr>
                <w:noProof/>
                <w:webHidden/>
              </w:rPr>
              <w:instrText xml:space="preserve"> PAGEREF _Toc124757317 \h </w:instrText>
            </w:r>
            <w:r w:rsidR="002F5ACF">
              <w:rPr>
                <w:noProof/>
                <w:webHidden/>
              </w:rPr>
            </w:r>
            <w:r w:rsidR="002F5ACF">
              <w:rPr>
                <w:noProof/>
                <w:webHidden/>
              </w:rPr>
              <w:fldChar w:fldCharType="separate"/>
            </w:r>
            <w:r w:rsidR="002F5ACF">
              <w:rPr>
                <w:noProof/>
                <w:webHidden/>
              </w:rPr>
              <w:t>25</w:t>
            </w:r>
            <w:r w:rsidR="002F5ACF">
              <w:rPr>
                <w:noProof/>
                <w:webHidden/>
              </w:rPr>
              <w:fldChar w:fldCharType="end"/>
            </w:r>
          </w:hyperlink>
        </w:p>
        <w:p w14:paraId="5F74B86D" w14:textId="6CEFA0BD" w:rsidR="002F5ACF" w:rsidRDefault="00000000">
          <w:pPr>
            <w:pStyle w:val="Inhopg1"/>
            <w:rPr>
              <w:rFonts w:eastAsiaTheme="minorEastAsia"/>
              <w:noProof/>
              <w:lang w:eastAsia="en-NL"/>
            </w:rPr>
          </w:pPr>
          <w:hyperlink w:anchor="_Toc124757318" w:history="1">
            <w:r w:rsidR="002F5ACF" w:rsidRPr="003C742D">
              <w:rPr>
                <w:rStyle w:val="Hyperlink"/>
                <w:rFonts w:eastAsia="Times New Roman"/>
                <w:noProof/>
                <w:lang w:val="nl-NL" w:eastAsia="en-NL"/>
              </w:rPr>
              <w:t>1.5 Welke tooling en methodes kunnen er gebruikt worden van het schrijven van (automatische) tests?</w:t>
            </w:r>
            <w:r w:rsidR="002F5ACF">
              <w:rPr>
                <w:noProof/>
                <w:webHidden/>
              </w:rPr>
              <w:tab/>
            </w:r>
            <w:r w:rsidR="002F5ACF">
              <w:rPr>
                <w:noProof/>
                <w:webHidden/>
              </w:rPr>
              <w:fldChar w:fldCharType="begin"/>
            </w:r>
            <w:r w:rsidR="002F5ACF">
              <w:rPr>
                <w:noProof/>
                <w:webHidden/>
              </w:rPr>
              <w:instrText xml:space="preserve"> PAGEREF _Toc124757318 \h </w:instrText>
            </w:r>
            <w:r w:rsidR="002F5ACF">
              <w:rPr>
                <w:noProof/>
                <w:webHidden/>
              </w:rPr>
            </w:r>
            <w:r w:rsidR="002F5ACF">
              <w:rPr>
                <w:noProof/>
                <w:webHidden/>
              </w:rPr>
              <w:fldChar w:fldCharType="separate"/>
            </w:r>
            <w:r w:rsidR="002F5ACF">
              <w:rPr>
                <w:noProof/>
                <w:webHidden/>
              </w:rPr>
              <w:t>26</w:t>
            </w:r>
            <w:r w:rsidR="002F5ACF">
              <w:rPr>
                <w:noProof/>
                <w:webHidden/>
              </w:rPr>
              <w:fldChar w:fldCharType="end"/>
            </w:r>
          </w:hyperlink>
        </w:p>
        <w:p w14:paraId="1BD414ED" w14:textId="22C6454B" w:rsidR="002F5ACF" w:rsidRDefault="00000000">
          <w:pPr>
            <w:pStyle w:val="Inhopg2"/>
            <w:tabs>
              <w:tab w:val="right" w:leader="dot" w:pos="9016"/>
            </w:tabs>
            <w:rPr>
              <w:rFonts w:eastAsiaTheme="minorEastAsia"/>
              <w:noProof/>
              <w:lang w:eastAsia="en-NL"/>
            </w:rPr>
          </w:pPr>
          <w:hyperlink w:anchor="_Toc124757319" w:history="1">
            <w:r w:rsidR="002F5ACF" w:rsidRPr="003C742D">
              <w:rPr>
                <w:rStyle w:val="Hyperlink"/>
                <w:rFonts w:eastAsia="Times New Roman"/>
                <w:noProof/>
                <w:lang w:val="nl-NL" w:eastAsia="en-NL"/>
              </w:rPr>
              <w:t>Doel</w:t>
            </w:r>
            <w:r w:rsidR="002F5ACF">
              <w:rPr>
                <w:noProof/>
                <w:webHidden/>
              </w:rPr>
              <w:tab/>
            </w:r>
            <w:r w:rsidR="002F5ACF">
              <w:rPr>
                <w:noProof/>
                <w:webHidden/>
              </w:rPr>
              <w:fldChar w:fldCharType="begin"/>
            </w:r>
            <w:r w:rsidR="002F5ACF">
              <w:rPr>
                <w:noProof/>
                <w:webHidden/>
              </w:rPr>
              <w:instrText xml:space="preserve"> PAGEREF _Toc124757319 \h </w:instrText>
            </w:r>
            <w:r w:rsidR="002F5ACF">
              <w:rPr>
                <w:noProof/>
                <w:webHidden/>
              </w:rPr>
            </w:r>
            <w:r w:rsidR="002F5ACF">
              <w:rPr>
                <w:noProof/>
                <w:webHidden/>
              </w:rPr>
              <w:fldChar w:fldCharType="separate"/>
            </w:r>
            <w:r w:rsidR="002F5ACF">
              <w:rPr>
                <w:noProof/>
                <w:webHidden/>
              </w:rPr>
              <w:t>26</w:t>
            </w:r>
            <w:r w:rsidR="002F5ACF">
              <w:rPr>
                <w:noProof/>
                <w:webHidden/>
              </w:rPr>
              <w:fldChar w:fldCharType="end"/>
            </w:r>
          </w:hyperlink>
        </w:p>
        <w:p w14:paraId="32338E15" w14:textId="2AC4AF44" w:rsidR="002F5ACF" w:rsidRDefault="00000000">
          <w:pPr>
            <w:pStyle w:val="Inhopg2"/>
            <w:tabs>
              <w:tab w:val="right" w:leader="dot" w:pos="9016"/>
            </w:tabs>
            <w:rPr>
              <w:rFonts w:eastAsiaTheme="minorEastAsia"/>
              <w:noProof/>
              <w:lang w:eastAsia="en-NL"/>
            </w:rPr>
          </w:pPr>
          <w:hyperlink w:anchor="_Toc124757320" w:history="1">
            <w:r w:rsidR="002F5ACF" w:rsidRPr="003C742D">
              <w:rPr>
                <w:rStyle w:val="Hyperlink"/>
                <w:rFonts w:eastAsia="Times New Roman"/>
                <w:noProof/>
                <w:lang w:val="nl-NL" w:eastAsia="en-NL"/>
              </w:rPr>
              <w:t>Strategie</w:t>
            </w:r>
            <w:r w:rsidR="002F5ACF">
              <w:rPr>
                <w:noProof/>
                <w:webHidden/>
              </w:rPr>
              <w:tab/>
            </w:r>
            <w:r w:rsidR="002F5ACF">
              <w:rPr>
                <w:noProof/>
                <w:webHidden/>
              </w:rPr>
              <w:fldChar w:fldCharType="begin"/>
            </w:r>
            <w:r w:rsidR="002F5ACF">
              <w:rPr>
                <w:noProof/>
                <w:webHidden/>
              </w:rPr>
              <w:instrText xml:space="preserve"> PAGEREF _Toc124757320 \h </w:instrText>
            </w:r>
            <w:r w:rsidR="002F5ACF">
              <w:rPr>
                <w:noProof/>
                <w:webHidden/>
              </w:rPr>
            </w:r>
            <w:r w:rsidR="002F5ACF">
              <w:rPr>
                <w:noProof/>
                <w:webHidden/>
              </w:rPr>
              <w:fldChar w:fldCharType="separate"/>
            </w:r>
            <w:r w:rsidR="002F5ACF">
              <w:rPr>
                <w:noProof/>
                <w:webHidden/>
              </w:rPr>
              <w:t>26</w:t>
            </w:r>
            <w:r w:rsidR="002F5ACF">
              <w:rPr>
                <w:noProof/>
                <w:webHidden/>
              </w:rPr>
              <w:fldChar w:fldCharType="end"/>
            </w:r>
          </w:hyperlink>
        </w:p>
        <w:p w14:paraId="7EDE8821" w14:textId="1DED6894" w:rsidR="002F5ACF" w:rsidRDefault="00000000">
          <w:pPr>
            <w:pStyle w:val="Inhopg1"/>
            <w:rPr>
              <w:rFonts w:eastAsiaTheme="minorEastAsia"/>
              <w:noProof/>
              <w:lang w:eastAsia="en-NL"/>
            </w:rPr>
          </w:pPr>
          <w:hyperlink w:anchor="_Toc124757321" w:history="1">
            <w:r w:rsidR="002F5ACF" w:rsidRPr="003C742D">
              <w:rPr>
                <w:rStyle w:val="Hyperlink"/>
                <w:rFonts w:eastAsia="Times New Roman"/>
                <w:noProof/>
                <w:shd w:val="clear" w:color="auto" w:fill="FFFFFF"/>
                <w:lang w:val="nl-NL" w:eastAsia="en-NL"/>
              </w:rPr>
              <w:t>Uitwerking</w:t>
            </w:r>
            <w:r w:rsidR="002F5ACF">
              <w:rPr>
                <w:noProof/>
                <w:webHidden/>
              </w:rPr>
              <w:tab/>
            </w:r>
            <w:r w:rsidR="002F5ACF">
              <w:rPr>
                <w:noProof/>
                <w:webHidden/>
              </w:rPr>
              <w:fldChar w:fldCharType="begin"/>
            </w:r>
            <w:r w:rsidR="002F5ACF">
              <w:rPr>
                <w:noProof/>
                <w:webHidden/>
              </w:rPr>
              <w:instrText xml:space="preserve"> PAGEREF _Toc124757321 \h </w:instrText>
            </w:r>
            <w:r w:rsidR="002F5ACF">
              <w:rPr>
                <w:noProof/>
                <w:webHidden/>
              </w:rPr>
            </w:r>
            <w:r w:rsidR="002F5ACF">
              <w:rPr>
                <w:noProof/>
                <w:webHidden/>
              </w:rPr>
              <w:fldChar w:fldCharType="separate"/>
            </w:r>
            <w:r w:rsidR="002F5ACF">
              <w:rPr>
                <w:noProof/>
                <w:webHidden/>
              </w:rPr>
              <w:t>26</w:t>
            </w:r>
            <w:r w:rsidR="002F5ACF">
              <w:rPr>
                <w:noProof/>
                <w:webHidden/>
              </w:rPr>
              <w:fldChar w:fldCharType="end"/>
            </w:r>
          </w:hyperlink>
        </w:p>
        <w:p w14:paraId="3A194549" w14:textId="4D1AEC66" w:rsidR="002F5ACF" w:rsidRDefault="00000000">
          <w:pPr>
            <w:pStyle w:val="Inhopg2"/>
            <w:tabs>
              <w:tab w:val="right" w:leader="dot" w:pos="9016"/>
            </w:tabs>
            <w:rPr>
              <w:rFonts w:eastAsiaTheme="minorEastAsia"/>
              <w:noProof/>
              <w:lang w:eastAsia="en-NL"/>
            </w:rPr>
          </w:pPr>
          <w:hyperlink w:anchor="_Toc124757322" w:history="1">
            <w:r w:rsidR="002F5ACF" w:rsidRPr="003C742D">
              <w:rPr>
                <w:rStyle w:val="Hyperlink"/>
                <w:rFonts w:eastAsia="Times New Roman"/>
                <w:noProof/>
                <w:shd w:val="clear" w:color="auto" w:fill="FFFFFF"/>
                <w:lang w:val="nl-NL" w:eastAsia="en-NL"/>
              </w:rPr>
              <w:t>Welke technieken zijn beschikbaar?</w:t>
            </w:r>
            <w:r w:rsidR="002F5ACF">
              <w:rPr>
                <w:noProof/>
                <w:webHidden/>
              </w:rPr>
              <w:tab/>
            </w:r>
            <w:r w:rsidR="002F5ACF">
              <w:rPr>
                <w:noProof/>
                <w:webHidden/>
              </w:rPr>
              <w:fldChar w:fldCharType="begin"/>
            </w:r>
            <w:r w:rsidR="002F5ACF">
              <w:rPr>
                <w:noProof/>
                <w:webHidden/>
              </w:rPr>
              <w:instrText xml:space="preserve"> PAGEREF _Toc124757322 \h </w:instrText>
            </w:r>
            <w:r w:rsidR="002F5ACF">
              <w:rPr>
                <w:noProof/>
                <w:webHidden/>
              </w:rPr>
            </w:r>
            <w:r w:rsidR="002F5ACF">
              <w:rPr>
                <w:noProof/>
                <w:webHidden/>
              </w:rPr>
              <w:fldChar w:fldCharType="separate"/>
            </w:r>
            <w:r w:rsidR="002F5ACF">
              <w:rPr>
                <w:noProof/>
                <w:webHidden/>
              </w:rPr>
              <w:t>26</w:t>
            </w:r>
            <w:r w:rsidR="002F5ACF">
              <w:rPr>
                <w:noProof/>
                <w:webHidden/>
              </w:rPr>
              <w:fldChar w:fldCharType="end"/>
            </w:r>
          </w:hyperlink>
        </w:p>
        <w:p w14:paraId="7683DF8D" w14:textId="0B839226" w:rsidR="002F5ACF" w:rsidRDefault="00000000">
          <w:pPr>
            <w:pStyle w:val="Inhopg3"/>
            <w:tabs>
              <w:tab w:val="right" w:leader="dot" w:pos="9016"/>
            </w:tabs>
            <w:rPr>
              <w:rFonts w:eastAsiaTheme="minorEastAsia"/>
              <w:noProof/>
              <w:lang w:eastAsia="en-NL"/>
            </w:rPr>
          </w:pPr>
          <w:hyperlink w:anchor="_Toc124757323" w:history="1">
            <w:r w:rsidR="002F5ACF" w:rsidRPr="003C742D">
              <w:rPr>
                <w:rStyle w:val="Hyperlink"/>
                <w:noProof/>
                <w:shd w:val="clear" w:color="auto" w:fill="FFFFFF"/>
                <w:lang w:val="nl-NL" w:eastAsia="en-NL"/>
              </w:rPr>
              <w:t>Unit Tests</w:t>
            </w:r>
            <w:r w:rsidR="002F5ACF">
              <w:rPr>
                <w:noProof/>
                <w:webHidden/>
              </w:rPr>
              <w:tab/>
            </w:r>
            <w:r w:rsidR="002F5ACF">
              <w:rPr>
                <w:noProof/>
                <w:webHidden/>
              </w:rPr>
              <w:fldChar w:fldCharType="begin"/>
            </w:r>
            <w:r w:rsidR="002F5ACF">
              <w:rPr>
                <w:noProof/>
                <w:webHidden/>
              </w:rPr>
              <w:instrText xml:space="preserve"> PAGEREF _Toc124757323 \h </w:instrText>
            </w:r>
            <w:r w:rsidR="002F5ACF">
              <w:rPr>
                <w:noProof/>
                <w:webHidden/>
              </w:rPr>
            </w:r>
            <w:r w:rsidR="002F5ACF">
              <w:rPr>
                <w:noProof/>
                <w:webHidden/>
              </w:rPr>
              <w:fldChar w:fldCharType="separate"/>
            </w:r>
            <w:r w:rsidR="002F5ACF">
              <w:rPr>
                <w:noProof/>
                <w:webHidden/>
              </w:rPr>
              <w:t>27</w:t>
            </w:r>
            <w:r w:rsidR="002F5ACF">
              <w:rPr>
                <w:noProof/>
                <w:webHidden/>
              </w:rPr>
              <w:fldChar w:fldCharType="end"/>
            </w:r>
          </w:hyperlink>
        </w:p>
        <w:p w14:paraId="3C2422DA" w14:textId="58ECE704" w:rsidR="002F5ACF" w:rsidRDefault="00000000">
          <w:pPr>
            <w:pStyle w:val="Inhopg3"/>
            <w:tabs>
              <w:tab w:val="right" w:leader="dot" w:pos="9016"/>
            </w:tabs>
            <w:rPr>
              <w:rFonts w:eastAsiaTheme="minorEastAsia"/>
              <w:noProof/>
              <w:lang w:eastAsia="en-NL"/>
            </w:rPr>
          </w:pPr>
          <w:hyperlink w:anchor="_Toc124757324" w:history="1">
            <w:r w:rsidR="002F5ACF" w:rsidRPr="003C742D">
              <w:rPr>
                <w:rStyle w:val="Hyperlink"/>
                <w:noProof/>
                <w:shd w:val="clear" w:color="auto" w:fill="FFFFFF"/>
                <w:lang w:val="nl-NL" w:eastAsia="en-NL"/>
              </w:rPr>
              <w:t>E2E</w:t>
            </w:r>
            <w:r w:rsidR="002F5ACF">
              <w:rPr>
                <w:noProof/>
                <w:webHidden/>
              </w:rPr>
              <w:tab/>
            </w:r>
            <w:r w:rsidR="002F5ACF">
              <w:rPr>
                <w:noProof/>
                <w:webHidden/>
              </w:rPr>
              <w:fldChar w:fldCharType="begin"/>
            </w:r>
            <w:r w:rsidR="002F5ACF">
              <w:rPr>
                <w:noProof/>
                <w:webHidden/>
              </w:rPr>
              <w:instrText xml:space="preserve"> PAGEREF _Toc124757324 \h </w:instrText>
            </w:r>
            <w:r w:rsidR="002F5ACF">
              <w:rPr>
                <w:noProof/>
                <w:webHidden/>
              </w:rPr>
            </w:r>
            <w:r w:rsidR="002F5ACF">
              <w:rPr>
                <w:noProof/>
                <w:webHidden/>
              </w:rPr>
              <w:fldChar w:fldCharType="separate"/>
            </w:r>
            <w:r w:rsidR="002F5ACF">
              <w:rPr>
                <w:noProof/>
                <w:webHidden/>
              </w:rPr>
              <w:t>27</w:t>
            </w:r>
            <w:r w:rsidR="002F5ACF">
              <w:rPr>
                <w:noProof/>
                <w:webHidden/>
              </w:rPr>
              <w:fldChar w:fldCharType="end"/>
            </w:r>
          </w:hyperlink>
        </w:p>
        <w:p w14:paraId="5159DE22" w14:textId="338FF4C3" w:rsidR="002F5ACF" w:rsidRDefault="00000000">
          <w:pPr>
            <w:pStyle w:val="Inhopg2"/>
            <w:tabs>
              <w:tab w:val="right" w:leader="dot" w:pos="9016"/>
            </w:tabs>
            <w:rPr>
              <w:rFonts w:eastAsiaTheme="minorEastAsia"/>
              <w:noProof/>
              <w:lang w:eastAsia="en-NL"/>
            </w:rPr>
          </w:pPr>
          <w:hyperlink w:anchor="_Toc124757325" w:history="1">
            <w:r w:rsidR="002F5ACF" w:rsidRPr="003C742D">
              <w:rPr>
                <w:rStyle w:val="Hyperlink"/>
                <w:rFonts w:eastAsia="Times New Roman"/>
                <w:noProof/>
                <w:shd w:val="clear" w:color="auto" w:fill="FFFFFF"/>
                <w:lang w:val="nl-NL" w:eastAsia="en-NL"/>
              </w:rPr>
              <w:t>Wat is de criteria van deze techniek?</w:t>
            </w:r>
            <w:r w:rsidR="002F5ACF">
              <w:rPr>
                <w:noProof/>
                <w:webHidden/>
              </w:rPr>
              <w:tab/>
            </w:r>
            <w:r w:rsidR="002F5ACF">
              <w:rPr>
                <w:noProof/>
                <w:webHidden/>
              </w:rPr>
              <w:fldChar w:fldCharType="begin"/>
            </w:r>
            <w:r w:rsidR="002F5ACF">
              <w:rPr>
                <w:noProof/>
                <w:webHidden/>
              </w:rPr>
              <w:instrText xml:space="preserve"> PAGEREF _Toc124757325 \h </w:instrText>
            </w:r>
            <w:r w:rsidR="002F5ACF">
              <w:rPr>
                <w:noProof/>
                <w:webHidden/>
              </w:rPr>
            </w:r>
            <w:r w:rsidR="002F5ACF">
              <w:rPr>
                <w:noProof/>
                <w:webHidden/>
              </w:rPr>
              <w:fldChar w:fldCharType="separate"/>
            </w:r>
            <w:r w:rsidR="002F5ACF">
              <w:rPr>
                <w:noProof/>
                <w:webHidden/>
              </w:rPr>
              <w:t>28</w:t>
            </w:r>
            <w:r w:rsidR="002F5ACF">
              <w:rPr>
                <w:noProof/>
                <w:webHidden/>
              </w:rPr>
              <w:fldChar w:fldCharType="end"/>
            </w:r>
          </w:hyperlink>
        </w:p>
        <w:p w14:paraId="7FABAF7D" w14:textId="4D8DBE54" w:rsidR="002F5ACF" w:rsidRDefault="00000000">
          <w:pPr>
            <w:pStyle w:val="Inhopg2"/>
            <w:tabs>
              <w:tab w:val="right" w:leader="dot" w:pos="9016"/>
            </w:tabs>
            <w:rPr>
              <w:rFonts w:eastAsiaTheme="minorEastAsia"/>
              <w:noProof/>
              <w:lang w:eastAsia="en-NL"/>
            </w:rPr>
          </w:pPr>
          <w:hyperlink w:anchor="_Toc124757326" w:history="1">
            <w:r w:rsidR="002F5ACF" w:rsidRPr="003C742D">
              <w:rPr>
                <w:rStyle w:val="Hyperlink"/>
                <w:rFonts w:eastAsia="Times New Roman"/>
                <w:noProof/>
                <w:shd w:val="clear" w:color="auto" w:fill="FFFFFF"/>
                <w:lang w:val="nl-NL" w:eastAsia="en-NL"/>
              </w:rPr>
              <w:t>Uitwerking gekozen methodieken</w:t>
            </w:r>
            <w:r w:rsidR="002F5ACF">
              <w:rPr>
                <w:noProof/>
                <w:webHidden/>
              </w:rPr>
              <w:tab/>
            </w:r>
            <w:r w:rsidR="002F5ACF">
              <w:rPr>
                <w:noProof/>
                <w:webHidden/>
              </w:rPr>
              <w:fldChar w:fldCharType="begin"/>
            </w:r>
            <w:r w:rsidR="002F5ACF">
              <w:rPr>
                <w:noProof/>
                <w:webHidden/>
              </w:rPr>
              <w:instrText xml:space="preserve"> PAGEREF _Toc124757326 \h </w:instrText>
            </w:r>
            <w:r w:rsidR="002F5ACF">
              <w:rPr>
                <w:noProof/>
                <w:webHidden/>
              </w:rPr>
            </w:r>
            <w:r w:rsidR="002F5ACF">
              <w:rPr>
                <w:noProof/>
                <w:webHidden/>
              </w:rPr>
              <w:fldChar w:fldCharType="separate"/>
            </w:r>
            <w:r w:rsidR="002F5ACF">
              <w:rPr>
                <w:noProof/>
                <w:webHidden/>
              </w:rPr>
              <w:t>29</w:t>
            </w:r>
            <w:r w:rsidR="002F5ACF">
              <w:rPr>
                <w:noProof/>
                <w:webHidden/>
              </w:rPr>
              <w:fldChar w:fldCharType="end"/>
            </w:r>
          </w:hyperlink>
        </w:p>
        <w:p w14:paraId="78785940" w14:textId="7F159C7F" w:rsidR="002F5ACF" w:rsidRDefault="00000000">
          <w:pPr>
            <w:pStyle w:val="Inhopg3"/>
            <w:tabs>
              <w:tab w:val="right" w:leader="dot" w:pos="9016"/>
            </w:tabs>
            <w:rPr>
              <w:rFonts w:eastAsiaTheme="minorEastAsia"/>
              <w:noProof/>
              <w:lang w:eastAsia="en-NL"/>
            </w:rPr>
          </w:pPr>
          <w:hyperlink w:anchor="_Toc124757327" w:history="1">
            <w:r w:rsidR="002F5ACF" w:rsidRPr="003C742D">
              <w:rPr>
                <w:rStyle w:val="Hyperlink"/>
                <w:noProof/>
                <w:shd w:val="clear" w:color="auto" w:fill="FFFFFF"/>
                <w:lang w:val="nl-NL" w:eastAsia="en-NL"/>
              </w:rPr>
              <w:t>bUnit</w:t>
            </w:r>
            <w:r w:rsidR="002F5ACF">
              <w:rPr>
                <w:noProof/>
                <w:webHidden/>
              </w:rPr>
              <w:tab/>
            </w:r>
            <w:r w:rsidR="002F5ACF">
              <w:rPr>
                <w:noProof/>
                <w:webHidden/>
              </w:rPr>
              <w:fldChar w:fldCharType="begin"/>
            </w:r>
            <w:r w:rsidR="002F5ACF">
              <w:rPr>
                <w:noProof/>
                <w:webHidden/>
              </w:rPr>
              <w:instrText xml:space="preserve"> PAGEREF _Toc124757327 \h </w:instrText>
            </w:r>
            <w:r w:rsidR="002F5ACF">
              <w:rPr>
                <w:noProof/>
                <w:webHidden/>
              </w:rPr>
            </w:r>
            <w:r w:rsidR="002F5ACF">
              <w:rPr>
                <w:noProof/>
                <w:webHidden/>
              </w:rPr>
              <w:fldChar w:fldCharType="separate"/>
            </w:r>
            <w:r w:rsidR="002F5ACF">
              <w:rPr>
                <w:noProof/>
                <w:webHidden/>
              </w:rPr>
              <w:t>29</w:t>
            </w:r>
            <w:r w:rsidR="002F5ACF">
              <w:rPr>
                <w:noProof/>
                <w:webHidden/>
              </w:rPr>
              <w:fldChar w:fldCharType="end"/>
            </w:r>
          </w:hyperlink>
        </w:p>
        <w:p w14:paraId="3C04DC6B" w14:textId="0E0C1AF0" w:rsidR="002F5ACF" w:rsidRDefault="00000000">
          <w:pPr>
            <w:pStyle w:val="Inhopg3"/>
            <w:tabs>
              <w:tab w:val="right" w:leader="dot" w:pos="9016"/>
            </w:tabs>
            <w:rPr>
              <w:rFonts w:eastAsiaTheme="minorEastAsia"/>
              <w:noProof/>
              <w:lang w:eastAsia="en-NL"/>
            </w:rPr>
          </w:pPr>
          <w:hyperlink w:anchor="_Toc124757328" w:history="1">
            <w:r w:rsidR="002F5ACF" w:rsidRPr="003C742D">
              <w:rPr>
                <w:rStyle w:val="Hyperlink"/>
                <w:noProof/>
                <w:shd w:val="clear" w:color="auto" w:fill="FFFFFF"/>
                <w:lang w:val="nl-NL" w:eastAsia="en-NL"/>
              </w:rPr>
              <w:t>Playwright for .NET</w:t>
            </w:r>
            <w:r w:rsidR="002F5ACF">
              <w:rPr>
                <w:noProof/>
                <w:webHidden/>
              </w:rPr>
              <w:tab/>
            </w:r>
            <w:r w:rsidR="002F5ACF">
              <w:rPr>
                <w:noProof/>
                <w:webHidden/>
              </w:rPr>
              <w:fldChar w:fldCharType="begin"/>
            </w:r>
            <w:r w:rsidR="002F5ACF">
              <w:rPr>
                <w:noProof/>
                <w:webHidden/>
              </w:rPr>
              <w:instrText xml:space="preserve"> PAGEREF _Toc124757328 \h </w:instrText>
            </w:r>
            <w:r w:rsidR="002F5ACF">
              <w:rPr>
                <w:noProof/>
                <w:webHidden/>
              </w:rPr>
            </w:r>
            <w:r w:rsidR="002F5ACF">
              <w:rPr>
                <w:noProof/>
                <w:webHidden/>
              </w:rPr>
              <w:fldChar w:fldCharType="separate"/>
            </w:r>
            <w:r w:rsidR="002F5ACF">
              <w:rPr>
                <w:noProof/>
                <w:webHidden/>
              </w:rPr>
              <w:t>29</w:t>
            </w:r>
            <w:r w:rsidR="002F5ACF">
              <w:rPr>
                <w:noProof/>
                <w:webHidden/>
              </w:rPr>
              <w:fldChar w:fldCharType="end"/>
            </w:r>
          </w:hyperlink>
        </w:p>
        <w:p w14:paraId="2188CB91" w14:textId="2B5A0137" w:rsidR="002F5ACF" w:rsidRDefault="00000000">
          <w:pPr>
            <w:pStyle w:val="Inhopg2"/>
            <w:tabs>
              <w:tab w:val="right" w:leader="dot" w:pos="9016"/>
            </w:tabs>
            <w:rPr>
              <w:rFonts w:eastAsiaTheme="minorEastAsia"/>
              <w:noProof/>
              <w:lang w:eastAsia="en-NL"/>
            </w:rPr>
          </w:pPr>
          <w:hyperlink w:anchor="_Toc124757329" w:history="1">
            <w:r w:rsidR="002F5ACF" w:rsidRPr="003C742D">
              <w:rPr>
                <w:rStyle w:val="Hyperlink"/>
                <w:rFonts w:eastAsia="Times New Roman"/>
                <w:noProof/>
                <w:shd w:val="clear" w:color="auto" w:fill="FFFFFF"/>
                <w:lang w:val="nl-NL" w:eastAsia="en-NL"/>
              </w:rPr>
              <w:t>Conclusie</w:t>
            </w:r>
            <w:r w:rsidR="002F5ACF">
              <w:rPr>
                <w:noProof/>
                <w:webHidden/>
              </w:rPr>
              <w:tab/>
            </w:r>
            <w:r w:rsidR="002F5ACF">
              <w:rPr>
                <w:noProof/>
                <w:webHidden/>
              </w:rPr>
              <w:fldChar w:fldCharType="begin"/>
            </w:r>
            <w:r w:rsidR="002F5ACF">
              <w:rPr>
                <w:noProof/>
                <w:webHidden/>
              </w:rPr>
              <w:instrText xml:space="preserve"> PAGEREF _Toc124757329 \h </w:instrText>
            </w:r>
            <w:r w:rsidR="002F5ACF">
              <w:rPr>
                <w:noProof/>
                <w:webHidden/>
              </w:rPr>
            </w:r>
            <w:r w:rsidR="002F5ACF">
              <w:rPr>
                <w:noProof/>
                <w:webHidden/>
              </w:rPr>
              <w:fldChar w:fldCharType="separate"/>
            </w:r>
            <w:r w:rsidR="002F5ACF">
              <w:rPr>
                <w:noProof/>
                <w:webHidden/>
              </w:rPr>
              <w:t>30</w:t>
            </w:r>
            <w:r w:rsidR="002F5ACF">
              <w:rPr>
                <w:noProof/>
                <w:webHidden/>
              </w:rPr>
              <w:fldChar w:fldCharType="end"/>
            </w:r>
          </w:hyperlink>
        </w:p>
        <w:p w14:paraId="17F63339" w14:textId="10981D2C" w:rsidR="002F5ACF" w:rsidRDefault="00000000">
          <w:pPr>
            <w:pStyle w:val="Inhopg3"/>
            <w:tabs>
              <w:tab w:val="right" w:leader="dot" w:pos="9016"/>
            </w:tabs>
            <w:rPr>
              <w:rFonts w:eastAsiaTheme="minorEastAsia"/>
              <w:noProof/>
              <w:lang w:eastAsia="en-NL"/>
            </w:rPr>
          </w:pPr>
          <w:hyperlink w:anchor="_Toc124757330" w:history="1">
            <w:r w:rsidR="002F5ACF" w:rsidRPr="003C742D">
              <w:rPr>
                <w:rStyle w:val="Hyperlink"/>
                <w:noProof/>
                <w:lang w:val="nl-NL" w:eastAsia="en-NL"/>
              </w:rPr>
              <w:t>bUnit</w:t>
            </w:r>
            <w:r w:rsidR="002F5ACF">
              <w:rPr>
                <w:noProof/>
                <w:webHidden/>
              </w:rPr>
              <w:tab/>
            </w:r>
            <w:r w:rsidR="002F5ACF">
              <w:rPr>
                <w:noProof/>
                <w:webHidden/>
              </w:rPr>
              <w:fldChar w:fldCharType="begin"/>
            </w:r>
            <w:r w:rsidR="002F5ACF">
              <w:rPr>
                <w:noProof/>
                <w:webHidden/>
              </w:rPr>
              <w:instrText xml:space="preserve"> PAGEREF _Toc124757330 \h </w:instrText>
            </w:r>
            <w:r w:rsidR="002F5ACF">
              <w:rPr>
                <w:noProof/>
                <w:webHidden/>
              </w:rPr>
            </w:r>
            <w:r w:rsidR="002F5ACF">
              <w:rPr>
                <w:noProof/>
                <w:webHidden/>
              </w:rPr>
              <w:fldChar w:fldCharType="separate"/>
            </w:r>
            <w:r w:rsidR="002F5ACF">
              <w:rPr>
                <w:noProof/>
                <w:webHidden/>
              </w:rPr>
              <w:t>30</w:t>
            </w:r>
            <w:r w:rsidR="002F5ACF">
              <w:rPr>
                <w:noProof/>
                <w:webHidden/>
              </w:rPr>
              <w:fldChar w:fldCharType="end"/>
            </w:r>
          </w:hyperlink>
        </w:p>
        <w:p w14:paraId="5B17D85D" w14:textId="4CD161E0" w:rsidR="002F5ACF" w:rsidRDefault="00000000">
          <w:pPr>
            <w:pStyle w:val="Inhopg3"/>
            <w:tabs>
              <w:tab w:val="right" w:leader="dot" w:pos="9016"/>
            </w:tabs>
            <w:rPr>
              <w:rFonts w:eastAsiaTheme="minorEastAsia"/>
              <w:noProof/>
              <w:lang w:eastAsia="en-NL"/>
            </w:rPr>
          </w:pPr>
          <w:hyperlink w:anchor="_Toc124757331" w:history="1">
            <w:r w:rsidR="002F5ACF" w:rsidRPr="003C742D">
              <w:rPr>
                <w:rStyle w:val="Hyperlink"/>
                <w:noProof/>
                <w:lang w:val="nl-NL" w:eastAsia="en-NL"/>
              </w:rPr>
              <w:t>Playwright for .NET</w:t>
            </w:r>
            <w:r w:rsidR="002F5ACF">
              <w:rPr>
                <w:noProof/>
                <w:webHidden/>
              </w:rPr>
              <w:tab/>
            </w:r>
            <w:r w:rsidR="002F5ACF">
              <w:rPr>
                <w:noProof/>
                <w:webHidden/>
              </w:rPr>
              <w:fldChar w:fldCharType="begin"/>
            </w:r>
            <w:r w:rsidR="002F5ACF">
              <w:rPr>
                <w:noProof/>
                <w:webHidden/>
              </w:rPr>
              <w:instrText xml:space="preserve"> PAGEREF _Toc124757331 \h </w:instrText>
            </w:r>
            <w:r w:rsidR="002F5ACF">
              <w:rPr>
                <w:noProof/>
                <w:webHidden/>
              </w:rPr>
            </w:r>
            <w:r w:rsidR="002F5ACF">
              <w:rPr>
                <w:noProof/>
                <w:webHidden/>
              </w:rPr>
              <w:fldChar w:fldCharType="separate"/>
            </w:r>
            <w:r w:rsidR="002F5ACF">
              <w:rPr>
                <w:noProof/>
                <w:webHidden/>
              </w:rPr>
              <w:t>30</w:t>
            </w:r>
            <w:r w:rsidR="002F5ACF">
              <w:rPr>
                <w:noProof/>
                <w:webHidden/>
              </w:rPr>
              <w:fldChar w:fldCharType="end"/>
            </w:r>
          </w:hyperlink>
        </w:p>
        <w:p w14:paraId="3CD44CA4" w14:textId="205A0DB9" w:rsidR="002F5ACF" w:rsidRDefault="00000000">
          <w:pPr>
            <w:pStyle w:val="Inhopg1"/>
            <w:rPr>
              <w:rFonts w:eastAsiaTheme="minorEastAsia"/>
              <w:noProof/>
              <w:lang w:eastAsia="en-NL"/>
            </w:rPr>
          </w:pPr>
          <w:hyperlink w:anchor="_Toc124757332" w:history="1">
            <w:r w:rsidR="002F5ACF" w:rsidRPr="003C742D">
              <w:rPr>
                <w:rStyle w:val="Hyperlink"/>
                <w:noProof/>
                <w:lang w:val="nl-NL" w:eastAsia="en-NL"/>
              </w:rPr>
              <w:t>Algemene conclusie</w:t>
            </w:r>
            <w:r w:rsidR="002F5ACF">
              <w:rPr>
                <w:noProof/>
                <w:webHidden/>
              </w:rPr>
              <w:tab/>
            </w:r>
            <w:r w:rsidR="002F5ACF">
              <w:rPr>
                <w:noProof/>
                <w:webHidden/>
              </w:rPr>
              <w:fldChar w:fldCharType="begin"/>
            </w:r>
            <w:r w:rsidR="002F5ACF">
              <w:rPr>
                <w:noProof/>
                <w:webHidden/>
              </w:rPr>
              <w:instrText xml:space="preserve"> PAGEREF _Toc124757332 \h </w:instrText>
            </w:r>
            <w:r w:rsidR="002F5ACF">
              <w:rPr>
                <w:noProof/>
                <w:webHidden/>
              </w:rPr>
            </w:r>
            <w:r w:rsidR="002F5ACF">
              <w:rPr>
                <w:noProof/>
                <w:webHidden/>
              </w:rPr>
              <w:fldChar w:fldCharType="separate"/>
            </w:r>
            <w:r w:rsidR="002F5ACF">
              <w:rPr>
                <w:noProof/>
                <w:webHidden/>
              </w:rPr>
              <w:t>31</w:t>
            </w:r>
            <w:r w:rsidR="002F5ACF">
              <w:rPr>
                <w:noProof/>
                <w:webHidden/>
              </w:rPr>
              <w:fldChar w:fldCharType="end"/>
            </w:r>
          </w:hyperlink>
        </w:p>
        <w:p w14:paraId="378CF5C9" w14:textId="0536AE9C" w:rsidR="002F5ACF" w:rsidRDefault="00000000">
          <w:pPr>
            <w:pStyle w:val="Inhopg1"/>
            <w:rPr>
              <w:rFonts w:eastAsiaTheme="minorEastAsia"/>
              <w:noProof/>
              <w:lang w:eastAsia="en-NL"/>
            </w:rPr>
          </w:pPr>
          <w:hyperlink w:anchor="_Toc124757333" w:history="1">
            <w:r w:rsidR="002F5ACF" w:rsidRPr="003C742D">
              <w:rPr>
                <w:rStyle w:val="Hyperlink"/>
                <w:noProof/>
                <w:lang w:val="nl-NL"/>
              </w:rPr>
              <w:t>Advies</w:t>
            </w:r>
            <w:r w:rsidR="002F5ACF">
              <w:rPr>
                <w:noProof/>
                <w:webHidden/>
              </w:rPr>
              <w:tab/>
            </w:r>
            <w:r w:rsidR="002F5ACF">
              <w:rPr>
                <w:noProof/>
                <w:webHidden/>
              </w:rPr>
              <w:fldChar w:fldCharType="begin"/>
            </w:r>
            <w:r w:rsidR="002F5ACF">
              <w:rPr>
                <w:noProof/>
                <w:webHidden/>
              </w:rPr>
              <w:instrText xml:space="preserve"> PAGEREF _Toc124757333 \h </w:instrText>
            </w:r>
            <w:r w:rsidR="002F5ACF">
              <w:rPr>
                <w:noProof/>
                <w:webHidden/>
              </w:rPr>
            </w:r>
            <w:r w:rsidR="002F5ACF">
              <w:rPr>
                <w:noProof/>
                <w:webHidden/>
              </w:rPr>
              <w:fldChar w:fldCharType="separate"/>
            </w:r>
            <w:r w:rsidR="002F5ACF">
              <w:rPr>
                <w:noProof/>
                <w:webHidden/>
              </w:rPr>
              <w:t>32</w:t>
            </w:r>
            <w:r w:rsidR="002F5ACF">
              <w:rPr>
                <w:noProof/>
                <w:webHidden/>
              </w:rPr>
              <w:fldChar w:fldCharType="end"/>
            </w:r>
          </w:hyperlink>
        </w:p>
        <w:p w14:paraId="35BE016D" w14:textId="62104F39" w:rsidR="002F5ACF" w:rsidRDefault="00000000">
          <w:pPr>
            <w:pStyle w:val="Inhopg1"/>
            <w:rPr>
              <w:rFonts w:eastAsiaTheme="minorEastAsia"/>
              <w:noProof/>
              <w:lang w:eastAsia="en-NL"/>
            </w:rPr>
          </w:pPr>
          <w:hyperlink w:anchor="_Toc124757334" w:history="1">
            <w:r w:rsidR="002F5ACF" w:rsidRPr="003C742D">
              <w:rPr>
                <w:rStyle w:val="Hyperlink"/>
                <w:rFonts w:eastAsia="Times New Roman"/>
                <w:noProof/>
                <w:shd w:val="clear" w:color="auto" w:fill="FFFFFF"/>
                <w:lang w:val="nl-NL" w:eastAsia="en-NL"/>
              </w:rPr>
              <w:t>Bijlages</w:t>
            </w:r>
            <w:r w:rsidR="002F5ACF">
              <w:rPr>
                <w:noProof/>
                <w:webHidden/>
              </w:rPr>
              <w:tab/>
            </w:r>
            <w:r w:rsidR="002F5ACF">
              <w:rPr>
                <w:noProof/>
                <w:webHidden/>
              </w:rPr>
              <w:fldChar w:fldCharType="begin"/>
            </w:r>
            <w:r w:rsidR="002F5ACF">
              <w:rPr>
                <w:noProof/>
                <w:webHidden/>
              </w:rPr>
              <w:instrText xml:space="preserve"> PAGEREF _Toc124757334 \h </w:instrText>
            </w:r>
            <w:r w:rsidR="002F5ACF">
              <w:rPr>
                <w:noProof/>
                <w:webHidden/>
              </w:rPr>
            </w:r>
            <w:r w:rsidR="002F5ACF">
              <w:rPr>
                <w:noProof/>
                <w:webHidden/>
              </w:rPr>
              <w:fldChar w:fldCharType="separate"/>
            </w:r>
            <w:r w:rsidR="002F5ACF">
              <w:rPr>
                <w:noProof/>
                <w:webHidden/>
              </w:rPr>
              <w:t>33</w:t>
            </w:r>
            <w:r w:rsidR="002F5ACF">
              <w:rPr>
                <w:noProof/>
                <w:webHidden/>
              </w:rPr>
              <w:fldChar w:fldCharType="end"/>
            </w:r>
          </w:hyperlink>
        </w:p>
        <w:p w14:paraId="55499188" w14:textId="28E97F57" w:rsidR="002F5ACF" w:rsidRDefault="00000000">
          <w:pPr>
            <w:pStyle w:val="Inhopg1"/>
            <w:rPr>
              <w:rFonts w:eastAsiaTheme="minorEastAsia"/>
              <w:noProof/>
              <w:lang w:eastAsia="en-NL"/>
            </w:rPr>
          </w:pPr>
          <w:hyperlink w:anchor="_Toc124757335" w:history="1">
            <w:r w:rsidR="002F5ACF" w:rsidRPr="003C742D">
              <w:rPr>
                <w:rStyle w:val="Hyperlink"/>
                <w:rFonts w:eastAsia="Times New Roman"/>
                <w:noProof/>
                <w:shd w:val="clear" w:color="auto" w:fill="FFFFFF"/>
                <w:lang w:val="nl-NL" w:eastAsia="en-NL"/>
              </w:rPr>
              <w:t>Bronnen</w:t>
            </w:r>
            <w:r w:rsidR="002F5ACF">
              <w:rPr>
                <w:noProof/>
                <w:webHidden/>
              </w:rPr>
              <w:tab/>
            </w:r>
            <w:r w:rsidR="002F5ACF">
              <w:rPr>
                <w:noProof/>
                <w:webHidden/>
              </w:rPr>
              <w:fldChar w:fldCharType="begin"/>
            </w:r>
            <w:r w:rsidR="002F5ACF">
              <w:rPr>
                <w:noProof/>
                <w:webHidden/>
              </w:rPr>
              <w:instrText xml:space="preserve"> PAGEREF _Toc124757335 \h </w:instrText>
            </w:r>
            <w:r w:rsidR="002F5ACF">
              <w:rPr>
                <w:noProof/>
                <w:webHidden/>
              </w:rPr>
            </w:r>
            <w:r w:rsidR="002F5ACF">
              <w:rPr>
                <w:noProof/>
                <w:webHidden/>
              </w:rPr>
              <w:fldChar w:fldCharType="separate"/>
            </w:r>
            <w:r w:rsidR="002F5ACF">
              <w:rPr>
                <w:noProof/>
                <w:webHidden/>
              </w:rPr>
              <w:t>34</w:t>
            </w:r>
            <w:r w:rsidR="002F5ACF">
              <w:rPr>
                <w:noProof/>
                <w:webHidden/>
              </w:rPr>
              <w:fldChar w:fldCharType="end"/>
            </w:r>
          </w:hyperlink>
        </w:p>
        <w:p w14:paraId="1B21FACC" w14:textId="1AE635A6" w:rsidR="00E1342F" w:rsidRPr="00E867B8" w:rsidRDefault="00E1342F">
          <w:pPr>
            <w:rPr>
              <w:lang w:val="nl-NL"/>
            </w:rPr>
          </w:pPr>
          <w:r w:rsidRPr="00E867B8">
            <w:rPr>
              <w:b/>
              <w:bCs/>
              <w:lang w:val="nl-NL"/>
            </w:rPr>
            <w:fldChar w:fldCharType="end"/>
          </w:r>
        </w:p>
      </w:sdtContent>
    </w:sdt>
    <w:p w14:paraId="1B95E550" w14:textId="608AE73B" w:rsidR="009A6D40" w:rsidRPr="00E867B8" w:rsidRDefault="009A6D40" w:rsidP="009A6D40">
      <w:pPr>
        <w:rPr>
          <w:lang w:val="nl-NL"/>
        </w:rPr>
      </w:pPr>
    </w:p>
    <w:p w14:paraId="4BD5B2FA" w14:textId="603FF3EA" w:rsidR="009A6D40" w:rsidRPr="00E867B8" w:rsidRDefault="009A6D40" w:rsidP="009A6D40">
      <w:pPr>
        <w:rPr>
          <w:lang w:val="nl-NL"/>
        </w:rPr>
      </w:pPr>
    </w:p>
    <w:p w14:paraId="107D42B5" w14:textId="3074E668" w:rsidR="009A6D40" w:rsidRPr="00E867B8" w:rsidRDefault="009A6D40" w:rsidP="009A6D40">
      <w:pPr>
        <w:rPr>
          <w:lang w:val="nl-NL"/>
        </w:rPr>
      </w:pPr>
    </w:p>
    <w:p w14:paraId="0FB7F6A8" w14:textId="1F7E3A77" w:rsidR="009A6D40" w:rsidRPr="00E867B8" w:rsidRDefault="009A6D40" w:rsidP="009A6D40">
      <w:pPr>
        <w:rPr>
          <w:lang w:val="nl-NL"/>
        </w:rPr>
      </w:pPr>
    </w:p>
    <w:p w14:paraId="489599E2" w14:textId="2E3D44DA" w:rsidR="009A6D40" w:rsidRPr="00E867B8" w:rsidRDefault="009A6D40" w:rsidP="009A6D40">
      <w:pPr>
        <w:rPr>
          <w:lang w:val="nl-NL"/>
        </w:rPr>
      </w:pPr>
    </w:p>
    <w:p w14:paraId="7F871930" w14:textId="7CDE36E7" w:rsidR="009A6D40" w:rsidRPr="00E867B8" w:rsidRDefault="009A6D40" w:rsidP="009A6D40">
      <w:pPr>
        <w:rPr>
          <w:lang w:val="nl-NL"/>
        </w:rPr>
      </w:pPr>
    </w:p>
    <w:p w14:paraId="73ED2E7B" w14:textId="6D1D1A8B" w:rsidR="009A6D40" w:rsidRPr="00E867B8" w:rsidRDefault="009A6D40" w:rsidP="009A6D40">
      <w:pPr>
        <w:rPr>
          <w:lang w:val="nl-NL"/>
        </w:rPr>
      </w:pPr>
    </w:p>
    <w:p w14:paraId="10903C10" w14:textId="085CE524" w:rsidR="009A6D40" w:rsidRPr="00E867B8" w:rsidRDefault="009A6D40" w:rsidP="009A6D40">
      <w:pPr>
        <w:rPr>
          <w:lang w:val="nl-NL"/>
        </w:rPr>
      </w:pPr>
    </w:p>
    <w:p w14:paraId="6ECF59D0" w14:textId="23B56232" w:rsidR="009A6D40" w:rsidRPr="00E867B8" w:rsidRDefault="009A6D40" w:rsidP="009A6D40">
      <w:pPr>
        <w:rPr>
          <w:lang w:val="nl-NL"/>
        </w:rPr>
      </w:pPr>
    </w:p>
    <w:p w14:paraId="0084E5B8" w14:textId="7DCE5CFB" w:rsidR="009A6D40" w:rsidRPr="00E867B8" w:rsidRDefault="009A6D40" w:rsidP="009A6D40">
      <w:pPr>
        <w:rPr>
          <w:lang w:val="nl-NL"/>
        </w:rPr>
      </w:pPr>
    </w:p>
    <w:p w14:paraId="70D214B3" w14:textId="0867F024" w:rsidR="008B7BA0" w:rsidRPr="00E867B8" w:rsidRDefault="008B7BA0" w:rsidP="009A6D40">
      <w:pPr>
        <w:rPr>
          <w:lang w:val="nl-NL"/>
        </w:rPr>
      </w:pPr>
    </w:p>
    <w:p w14:paraId="167449C1" w14:textId="063E3F31" w:rsidR="008B7BA0" w:rsidRPr="00E867B8" w:rsidRDefault="008B7BA0" w:rsidP="009A6D40">
      <w:pPr>
        <w:rPr>
          <w:lang w:val="nl-NL"/>
        </w:rPr>
      </w:pPr>
    </w:p>
    <w:p w14:paraId="1D0AF89E" w14:textId="48F0999E" w:rsidR="008B7BA0" w:rsidRPr="00E867B8" w:rsidRDefault="008B7BA0" w:rsidP="009A6D40">
      <w:pPr>
        <w:rPr>
          <w:lang w:val="nl-NL"/>
        </w:rPr>
      </w:pPr>
    </w:p>
    <w:p w14:paraId="51422288" w14:textId="713396F7" w:rsidR="008B7BA0" w:rsidRPr="00E867B8" w:rsidRDefault="008B7BA0" w:rsidP="009A6D40">
      <w:pPr>
        <w:rPr>
          <w:lang w:val="nl-NL"/>
        </w:rPr>
      </w:pPr>
    </w:p>
    <w:p w14:paraId="49BC42BF" w14:textId="51BC468D" w:rsidR="00182905" w:rsidRPr="00E867B8" w:rsidRDefault="003A3BB1" w:rsidP="00182905">
      <w:pPr>
        <w:pStyle w:val="Kop1"/>
        <w:numPr>
          <w:ilvl w:val="0"/>
          <w:numId w:val="4"/>
        </w:numPr>
        <w:rPr>
          <w:lang w:val="nl-NL"/>
        </w:rPr>
      </w:pPr>
      <w:bookmarkStart w:id="2" w:name="_Toc124757284"/>
      <w:r w:rsidRPr="00E867B8">
        <w:rPr>
          <w:lang w:val="nl-NL"/>
        </w:rPr>
        <w:t>A</w:t>
      </w:r>
      <w:r w:rsidR="00182905" w:rsidRPr="00E867B8">
        <w:rPr>
          <w:lang w:val="nl-NL"/>
        </w:rPr>
        <w:t>fkortingenlijst</w:t>
      </w:r>
      <w:bookmarkEnd w:id="2"/>
      <w:r w:rsidR="00182905" w:rsidRPr="00E867B8">
        <w:rPr>
          <w:lang w:val="nl-NL"/>
        </w:rPr>
        <w:t xml:space="preserve"> </w:t>
      </w:r>
    </w:p>
    <w:p w14:paraId="492BB2AC" w14:textId="78388D6A" w:rsidR="00182905" w:rsidRPr="00E867B8" w:rsidRDefault="00182905" w:rsidP="00182905">
      <w:pPr>
        <w:rPr>
          <w:lang w:val="nl-NL"/>
        </w:rPr>
      </w:pPr>
    </w:p>
    <w:tbl>
      <w:tblPr>
        <w:tblStyle w:val="Tabelraster"/>
        <w:tblW w:w="0" w:type="auto"/>
        <w:tblLook w:val="04A0" w:firstRow="1" w:lastRow="0" w:firstColumn="1" w:lastColumn="0" w:noHBand="0" w:noVBand="1"/>
      </w:tblPr>
      <w:tblGrid>
        <w:gridCol w:w="4508"/>
        <w:gridCol w:w="4508"/>
      </w:tblGrid>
      <w:tr w:rsidR="00B22F15" w:rsidRPr="00E867B8" w14:paraId="39450B59" w14:textId="77777777" w:rsidTr="0013258D">
        <w:tc>
          <w:tcPr>
            <w:tcW w:w="4508" w:type="dxa"/>
            <w:shd w:val="clear" w:color="auto" w:fill="BFBFBF" w:themeFill="background1" w:themeFillShade="BF"/>
          </w:tcPr>
          <w:p w14:paraId="4137C4D5" w14:textId="4558011C" w:rsidR="00B22F15" w:rsidRPr="00E867B8" w:rsidRDefault="00B22F15" w:rsidP="00182905">
            <w:pPr>
              <w:rPr>
                <w:lang w:val="nl-NL"/>
              </w:rPr>
            </w:pPr>
            <w:r w:rsidRPr="00E867B8">
              <w:rPr>
                <w:lang w:val="nl-NL"/>
              </w:rPr>
              <w:t>Afkorting</w:t>
            </w:r>
          </w:p>
        </w:tc>
        <w:tc>
          <w:tcPr>
            <w:tcW w:w="4508" w:type="dxa"/>
            <w:shd w:val="clear" w:color="auto" w:fill="BFBFBF" w:themeFill="background1" w:themeFillShade="BF"/>
          </w:tcPr>
          <w:p w14:paraId="1386E67D" w14:textId="09EA6B00" w:rsidR="00B22F15" w:rsidRPr="00E867B8" w:rsidRDefault="00B22F15" w:rsidP="00182905">
            <w:pPr>
              <w:rPr>
                <w:lang w:val="nl-NL"/>
              </w:rPr>
            </w:pPr>
            <w:r w:rsidRPr="00E867B8">
              <w:rPr>
                <w:lang w:val="nl-NL"/>
              </w:rPr>
              <w:t>Betekenis</w:t>
            </w:r>
          </w:p>
        </w:tc>
      </w:tr>
      <w:tr w:rsidR="00B22F15" w:rsidRPr="00E867B8" w14:paraId="69B8FB2A" w14:textId="77777777" w:rsidTr="00B22F15">
        <w:tc>
          <w:tcPr>
            <w:tcW w:w="4508" w:type="dxa"/>
          </w:tcPr>
          <w:p w14:paraId="28D1292E" w14:textId="4476759D" w:rsidR="00B22F15" w:rsidRPr="00E867B8" w:rsidRDefault="003A3BB1" w:rsidP="00182905">
            <w:pPr>
              <w:rPr>
                <w:lang w:val="nl-NL"/>
              </w:rPr>
            </w:pPr>
            <w:r w:rsidRPr="00E867B8">
              <w:rPr>
                <w:lang w:val="nl-NL"/>
              </w:rPr>
              <w:t>API</w:t>
            </w:r>
          </w:p>
        </w:tc>
        <w:tc>
          <w:tcPr>
            <w:tcW w:w="4508" w:type="dxa"/>
          </w:tcPr>
          <w:p w14:paraId="7B258700" w14:textId="47FC4E1C" w:rsidR="00B22F15" w:rsidRPr="00E867B8" w:rsidRDefault="003A3BB1" w:rsidP="00182905">
            <w:pPr>
              <w:rPr>
                <w:lang w:val="nl-NL"/>
              </w:rPr>
            </w:pPr>
            <w:r w:rsidRPr="00E867B8">
              <w:rPr>
                <w:lang w:val="nl-NL"/>
              </w:rPr>
              <w:t>Application Programming Interface</w:t>
            </w:r>
          </w:p>
        </w:tc>
      </w:tr>
      <w:tr w:rsidR="00B22F15" w:rsidRPr="00E867B8" w14:paraId="4FE2721D" w14:textId="77777777" w:rsidTr="00B22F15">
        <w:tc>
          <w:tcPr>
            <w:tcW w:w="4508" w:type="dxa"/>
          </w:tcPr>
          <w:p w14:paraId="7888774F" w14:textId="0FCD2B4B" w:rsidR="00B22F15" w:rsidRPr="00E867B8" w:rsidRDefault="003A3BB1" w:rsidP="00182905">
            <w:pPr>
              <w:rPr>
                <w:lang w:val="nl-NL"/>
              </w:rPr>
            </w:pPr>
            <w:r w:rsidRPr="00E867B8">
              <w:rPr>
                <w:lang w:val="nl-NL"/>
              </w:rPr>
              <w:t>Blazor WASM</w:t>
            </w:r>
          </w:p>
        </w:tc>
        <w:tc>
          <w:tcPr>
            <w:tcW w:w="4508" w:type="dxa"/>
          </w:tcPr>
          <w:p w14:paraId="265617F9" w14:textId="29979B48" w:rsidR="00B22F15" w:rsidRPr="00E867B8" w:rsidRDefault="003A3BB1" w:rsidP="00182905">
            <w:pPr>
              <w:rPr>
                <w:lang w:val="nl-NL"/>
              </w:rPr>
            </w:pPr>
            <w:r w:rsidRPr="00E867B8">
              <w:rPr>
                <w:lang w:val="nl-NL"/>
              </w:rPr>
              <w:t>Blazor WebAssembly</w:t>
            </w:r>
          </w:p>
        </w:tc>
      </w:tr>
      <w:tr w:rsidR="00B22F15" w:rsidRPr="00E867B8" w14:paraId="40FE84FF" w14:textId="77777777" w:rsidTr="00B22F15">
        <w:tc>
          <w:tcPr>
            <w:tcW w:w="4508" w:type="dxa"/>
          </w:tcPr>
          <w:p w14:paraId="4A8D5748" w14:textId="72944C2F" w:rsidR="00B22F15" w:rsidRPr="00E867B8" w:rsidRDefault="00EB2B1D" w:rsidP="00182905">
            <w:pPr>
              <w:rPr>
                <w:lang w:val="nl-NL"/>
              </w:rPr>
            </w:pPr>
            <w:r w:rsidRPr="00E867B8">
              <w:rPr>
                <w:lang w:val="nl-NL"/>
              </w:rPr>
              <w:t>UI</w:t>
            </w:r>
          </w:p>
        </w:tc>
        <w:tc>
          <w:tcPr>
            <w:tcW w:w="4508" w:type="dxa"/>
          </w:tcPr>
          <w:p w14:paraId="2B5A4464" w14:textId="508CA5F6" w:rsidR="00B22F15" w:rsidRPr="00E867B8" w:rsidRDefault="00EB2B1D" w:rsidP="00182905">
            <w:pPr>
              <w:rPr>
                <w:lang w:val="nl-NL"/>
              </w:rPr>
            </w:pPr>
            <w:r w:rsidRPr="00E867B8">
              <w:rPr>
                <w:lang w:val="nl-NL"/>
              </w:rPr>
              <w:t>User Interface</w:t>
            </w:r>
          </w:p>
        </w:tc>
      </w:tr>
      <w:tr w:rsidR="00B22F15" w:rsidRPr="00E867B8" w14:paraId="78F6E872" w14:textId="77777777" w:rsidTr="00B22F15">
        <w:tc>
          <w:tcPr>
            <w:tcW w:w="4508" w:type="dxa"/>
          </w:tcPr>
          <w:p w14:paraId="7F410E36" w14:textId="7F53D370" w:rsidR="00B22F15" w:rsidRPr="00E867B8" w:rsidRDefault="00EB2B1D" w:rsidP="00182905">
            <w:pPr>
              <w:rPr>
                <w:lang w:val="nl-NL"/>
              </w:rPr>
            </w:pPr>
            <w:r w:rsidRPr="00E867B8">
              <w:rPr>
                <w:lang w:val="nl-NL"/>
              </w:rPr>
              <w:t>JSON</w:t>
            </w:r>
          </w:p>
        </w:tc>
        <w:tc>
          <w:tcPr>
            <w:tcW w:w="4508" w:type="dxa"/>
          </w:tcPr>
          <w:p w14:paraId="7DCB3D2D" w14:textId="6FDF1E94" w:rsidR="00B22F15" w:rsidRPr="00E867B8" w:rsidRDefault="00EB2B1D" w:rsidP="00182905">
            <w:pPr>
              <w:rPr>
                <w:lang w:val="nl-NL"/>
              </w:rPr>
            </w:pPr>
            <w:r w:rsidRPr="00E867B8">
              <w:rPr>
                <w:lang w:val="nl-NL"/>
              </w:rPr>
              <w:t>JavaScript Object Notation</w:t>
            </w:r>
          </w:p>
        </w:tc>
      </w:tr>
      <w:tr w:rsidR="00BC6861" w:rsidRPr="00E867B8" w14:paraId="7994417D" w14:textId="77777777" w:rsidTr="00B22F15">
        <w:tc>
          <w:tcPr>
            <w:tcW w:w="4508" w:type="dxa"/>
          </w:tcPr>
          <w:p w14:paraId="4CA9172A" w14:textId="31DF0E99" w:rsidR="00BC6861" w:rsidRPr="00E867B8" w:rsidRDefault="00BC6861" w:rsidP="00182905">
            <w:pPr>
              <w:rPr>
                <w:lang w:val="nl-NL"/>
              </w:rPr>
            </w:pPr>
            <w:r w:rsidRPr="00E867B8">
              <w:rPr>
                <w:lang w:val="nl-NL"/>
              </w:rPr>
              <w:t>HTML</w:t>
            </w:r>
          </w:p>
        </w:tc>
        <w:tc>
          <w:tcPr>
            <w:tcW w:w="4508" w:type="dxa"/>
          </w:tcPr>
          <w:p w14:paraId="0DEA88F1" w14:textId="3E7D9E99" w:rsidR="00BC6861" w:rsidRPr="00E867B8" w:rsidRDefault="00BC6861" w:rsidP="00182905">
            <w:pPr>
              <w:rPr>
                <w:lang w:val="nl-NL"/>
              </w:rPr>
            </w:pPr>
            <w:r w:rsidRPr="00E867B8">
              <w:rPr>
                <w:lang w:val="nl-NL"/>
              </w:rPr>
              <w:t>HyperText Markup Language</w:t>
            </w:r>
          </w:p>
        </w:tc>
      </w:tr>
      <w:tr w:rsidR="00CB1315" w:rsidRPr="00E867B8" w14:paraId="123421C8" w14:textId="77777777" w:rsidTr="00B22F15">
        <w:tc>
          <w:tcPr>
            <w:tcW w:w="4508" w:type="dxa"/>
          </w:tcPr>
          <w:p w14:paraId="1520BF15" w14:textId="65A09E25" w:rsidR="00CB1315" w:rsidRPr="00E867B8" w:rsidRDefault="00CB1315" w:rsidP="00182905">
            <w:pPr>
              <w:rPr>
                <w:lang w:val="nl-NL"/>
              </w:rPr>
            </w:pPr>
            <w:r w:rsidRPr="00E867B8">
              <w:rPr>
                <w:lang w:val="nl-NL"/>
              </w:rPr>
              <w:t>URL</w:t>
            </w:r>
          </w:p>
        </w:tc>
        <w:tc>
          <w:tcPr>
            <w:tcW w:w="4508" w:type="dxa"/>
          </w:tcPr>
          <w:p w14:paraId="244F531C" w14:textId="5E2122E9" w:rsidR="00CB1315" w:rsidRPr="00E867B8" w:rsidRDefault="00CB1315" w:rsidP="00182905">
            <w:pPr>
              <w:rPr>
                <w:lang w:val="nl-NL"/>
              </w:rPr>
            </w:pPr>
            <w:r w:rsidRPr="00E867B8">
              <w:rPr>
                <w:lang w:val="nl-NL"/>
              </w:rPr>
              <w:t>Uniform Resource Locator</w:t>
            </w:r>
          </w:p>
        </w:tc>
      </w:tr>
      <w:tr w:rsidR="00477FEB" w:rsidRPr="00E867B8" w14:paraId="6261D1E3" w14:textId="77777777" w:rsidTr="00B22F15">
        <w:tc>
          <w:tcPr>
            <w:tcW w:w="4508" w:type="dxa"/>
          </w:tcPr>
          <w:p w14:paraId="0F78E6CB" w14:textId="310404F1" w:rsidR="00477FEB" w:rsidRPr="00E867B8" w:rsidRDefault="00477FEB" w:rsidP="00182905">
            <w:pPr>
              <w:rPr>
                <w:lang w:val="nl-NL"/>
              </w:rPr>
            </w:pPr>
            <w:r w:rsidRPr="00E867B8">
              <w:rPr>
                <w:lang w:val="nl-NL"/>
              </w:rPr>
              <w:t>PWA</w:t>
            </w:r>
          </w:p>
        </w:tc>
        <w:tc>
          <w:tcPr>
            <w:tcW w:w="4508" w:type="dxa"/>
          </w:tcPr>
          <w:p w14:paraId="2C3AAF3F" w14:textId="21498F8A" w:rsidR="00477FEB" w:rsidRPr="00E867B8" w:rsidRDefault="0013258D" w:rsidP="00182905">
            <w:pPr>
              <w:rPr>
                <w:lang w:val="nl-NL"/>
              </w:rPr>
            </w:pPr>
            <w:r>
              <w:rPr>
                <w:lang w:val="nl-NL"/>
              </w:rPr>
              <w:t>Progressive Web App</w:t>
            </w:r>
          </w:p>
        </w:tc>
      </w:tr>
    </w:tbl>
    <w:p w14:paraId="2C960529" w14:textId="77777777" w:rsidR="00B22F15" w:rsidRPr="00E867B8" w:rsidRDefault="00B22F15" w:rsidP="00182905">
      <w:pPr>
        <w:rPr>
          <w:lang w:val="nl-NL"/>
        </w:rPr>
      </w:pPr>
    </w:p>
    <w:p w14:paraId="06D6F9F5" w14:textId="003FE7E0" w:rsidR="00182905" w:rsidRPr="00E867B8" w:rsidRDefault="00182905" w:rsidP="00182905">
      <w:pPr>
        <w:rPr>
          <w:lang w:val="nl-NL"/>
        </w:rPr>
      </w:pPr>
    </w:p>
    <w:p w14:paraId="2EAF34DF" w14:textId="08DB037E" w:rsidR="00182905" w:rsidRPr="00E867B8" w:rsidRDefault="00182905" w:rsidP="00182905">
      <w:pPr>
        <w:rPr>
          <w:lang w:val="nl-NL"/>
        </w:rPr>
      </w:pPr>
    </w:p>
    <w:p w14:paraId="5521A5BB" w14:textId="41983CAE" w:rsidR="00182905" w:rsidRPr="00E867B8" w:rsidRDefault="00182905" w:rsidP="00182905">
      <w:pPr>
        <w:rPr>
          <w:lang w:val="nl-NL"/>
        </w:rPr>
      </w:pPr>
    </w:p>
    <w:p w14:paraId="085CB036" w14:textId="67CBFB14" w:rsidR="00182905" w:rsidRPr="00E867B8" w:rsidRDefault="00182905" w:rsidP="00182905">
      <w:pPr>
        <w:rPr>
          <w:lang w:val="nl-NL"/>
        </w:rPr>
      </w:pPr>
    </w:p>
    <w:p w14:paraId="176C184B" w14:textId="55F5BDDE" w:rsidR="00182905" w:rsidRPr="00E867B8" w:rsidRDefault="00182905" w:rsidP="00182905">
      <w:pPr>
        <w:rPr>
          <w:lang w:val="nl-NL"/>
        </w:rPr>
      </w:pPr>
    </w:p>
    <w:p w14:paraId="4F81C41D" w14:textId="404D7DE7" w:rsidR="00182905" w:rsidRPr="00E867B8" w:rsidRDefault="00182905" w:rsidP="00182905">
      <w:pPr>
        <w:rPr>
          <w:lang w:val="nl-NL"/>
        </w:rPr>
      </w:pPr>
    </w:p>
    <w:p w14:paraId="77E3D9EF" w14:textId="7B2CAFEA" w:rsidR="00182905" w:rsidRPr="00E867B8" w:rsidRDefault="00182905" w:rsidP="00182905">
      <w:pPr>
        <w:rPr>
          <w:lang w:val="nl-NL"/>
        </w:rPr>
      </w:pPr>
    </w:p>
    <w:p w14:paraId="7C659B37" w14:textId="18C42D9D" w:rsidR="00182905" w:rsidRPr="00E867B8" w:rsidRDefault="00182905" w:rsidP="00182905">
      <w:pPr>
        <w:rPr>
          <w:lang w:val="nl-NL"/>
        </w:rPr>
      </w:pPr>
    </w:p>
    <w:p w14:paraId="3916ACEA" w14:textId="310E3270" w:rsidR="00182905" w:rsidRPr="00E867B8" w:rsidRDefault="00182905" w:rsidP="00182905">
      <w:pPr>
        <w:rPr>
          <w:lang w:val="nl-NL"/>
        </w:rPr>
      </w:pPr>
    </w:p>
    <w:p w14:paraId="08B1BE4B" w14:textId="0B05C9C4" w:rsidR="00182905" w:rsidRPr="00E867B8" w:rsidRDefault="00182905" w:rsidP="00182905">
      <w:pPr>
        <w:rPr>
          <w:lang w:val="nl-NL"/>
        </w:rPr>
      </w:pPr>
    </w:p>
    <w:p w14:paraId="781A1414" w14:textId="6D177C11" w:rsidR="00182905" w:rsidRPr="00E867B8" w:rsidRDefault="00182905" w:rsidP="00182905">
      <w:pPr>
        <w:rPr>
          <w:lang w:val="nl-NL"/>
        </w:rPr>
      </w:pPr>
    </w:p>
    <w:p w14:paraId="38FF814D" w14:textId="66EBA7AB" w:rsidR="00182905" w:rsidRPr="00E867B8" w:rsidRDefault="00182905" w:rsidP="00182905">
      <w:pPr>
        <w:rPr>
          <w:lang w:val="nl-NL"/>
        </w:rPr>
      </w:pPr>
    </w:p>
    <w:p w14:paraId="798C3956" w14:textId="3B3CC2CD" w:rsidR="00182905" w:rsidRPr="00E867B8" w:rsidRDefault="00182905" w:rsidP="00182905">
      <w:pPr>
        <w:rPr>
          <w:lang w:val="nl-NL"/>
        </w:rPr>
      </w:pPr>
    </w:p>
    <w:p w14:paraId="250A0E1D" w14:textId="35F74CCD" w:rsidR="00182905" w:rsidRPr="00E867B8" w:rsidRDefault="00182905" w:rsidP="00182905">
      <w:pPr>
        <w:rPr>
          <w:lang w:val="nl-NL"/>
        </w:rPr>
      </w:pPr>
    </w:p>
    <w:p w14:paraId="6B4A2D1C" w14:textId="6A3265F4" w:rsidR="00182905" w:rsidRPr="00E867B8" w:rsidRDefault="00182905" w:rsidP="00182905">
      <w:pPr>
        <w:rPr>
          <w:lang w:val="nl-NL"/>
        </w:rPr>
      </w:pPr>
    </w:p>
    <w:p w14:paraId="2A7E4059" w14:textId="3B56D939" w:rsidR="00182905" w:rsidRPr="00E867B8" w:rsidRDefault="00182905" w:rsidP="00182905">
      <w:pPr>
        <w:rPr>
          <w:lang w:val="nl-NL"/>
        </w:rPr>
      </w:pPr>
    </w:p>
    <w:p w14:paraId="0DD82D69" w14:textId="7425AECA" w:rsidR="00182905" w:rsidRPr="00E867B8" w:rsidRDefault="00182905" w:rsidP="00182905">
      <w:pPr>
        <w:rPr>
          <w:lang w:val="nl-NL"/>
        </w:rPr>
      </w:pPr>
    </w:p>
    <w:p w14:paraId="64AF8061" w14:textId="374B9F4D" w:rsidR="00182905" w:rsidRPr="00E867B8" w:rsidRDefault="00182905" w:rsidP="00182905">
      <w:pPr>
        <w:rPr>
          <w:lang w:val="nl-NL"/>
        </w:rPr>
      </w:pPr>
    </w:p>
    <w:p w14:paraId="6B2B23AA" w14:textId="4490AAFF" w:rsidR="00182905" w:rsidRPr="00E867B8" w:rsidRDefault="00182905" w:rsidP="00182905">
      <w:pPr>
        <w:rPr>
          <w:lang w:val="nl-NL"/>
        </w:rPr>
      </w:pPr>
    </w:p>
    <w:p w14:paraId="7CFCCBCE" w14:textId="1685DA1B" w:rsidR="00182905" w:rsidRPr="00E867B8" w:rsidRDefault="00182905" w:rsidP="00182905">
      <w:pPr>
        <w:rPr>
          <w:lang w:val="nl-NL"/>
        </w:rPr>
      </w:pPr>
    </w:p>
    <w:p w14:paraId="280CF542" w14:textId="39C9DE01" w:rsidR="00182905" w:rsidRPr="00E867B8" w:rsidRDefault="00182905" w:rsidP="00182905">
      <w:pPr>
        <w:rPr>
          <w:lang w:val="nl-NL"/>
        </w:rPr>
      </w:pPr>
    </w:p>
    <w:p w14:paraId="105694BF" w14:textId="5D66A1E2" w:rsidR="00182905" w:rsidRPr="00E867B8" w:rsidRDefault="00182905" w:rsidP="00182905">
      <w:pPr>
        <w:rPr>
          <w:lang w:val="nl-NL"/>
        </w:rPr>
      </w:pPr>
    </w:p>
    <w:p w14:paraId="0D9364BC" w14:textId="00555055" w:rsidR="00182905" w:rsidRPr="00E867B8" w:rsidRDefault="00182905" w:rsidP="00182905">
      <w:pPr>
        <w:pStyle w:val="Kop1"/>
        <w:numPr>
          <w:ilvl w:val="0"/>
          <w:numId w:val="4"/>
        </w:numPr>
        <w:rPr>
          <w:lang w:val="nl-NL"/>
        </w:rPr>
      </w:pPr>
      <w:bookmarkStart w:id="3" w:name="_Toc124757285"/>
      <w:r w:rsidRPr="00E867B8">
        <w:rPr>
          <w:lang w:val="nl-NL"/>
        </w:rPr>
        <w:lastRenderedPageBreak/>
        <w:t>Begrippenlijst</w:t>
      </w:r>
      <w:bookmarkEnd w:id="3"/>
    </w:p>
    <w:p w14:paraId="63F7884C" w14:textId="14EAB2BA" w:rsidR="00182905" w:rsidRPr="00E867B8" w:rsidRDefault="00182905" w:rsidP="00182905">
      <w:pPr>
        <w:rPr>
          <w:lang w:val="nl-NL"/>
        </w:rPr>
      </w:pPr>
    </w:p>
    <w:tbl>
      <w:tblPr>
        <w:tblStyle w:val="Tabelraster"/>
        <w:tblW w:w="0" w:type="auto"/>
        <w:tblLook w:val="04A0" w:firstRow="1" w:lastRow="0" w:firstColumn="1" w:lastColumn="0" w:noHBand="0" w:noVBand="1"/>
      </w:tblPr>
      <w:tblGrid>
        <w:gridCol w:w="4508"/>
        <w:gridCol w:w="4508"/>
      </w:tblGrid>
      <w:tr w:rsidR="00B22F15" w:rsidRPr="00E867B8" w14:paraId="56D3FD73" w14:textId="77777777" w:rsidTr="0013258D">
        <w:tc>
          <w:tcPr>
            <w:tcW w:w="4508" w:type="dxa"/>
            <w:shd w:val="clear" w:color="auto" w:fill="BFBFBF" w:themeFill="background1" w:themeFillShade="BF"/>
          </w:tcPr>
          <w:p w14:paraId="0B2A2A39" w14:textId="228B92FB" w:rsidR="00B22F15" w:rsidRPr="00E867B8" w:rsidRDefault="00B22F15" w:rsidP="00182905">
            <w:pPr>
              <w:rPr>
                <w:lang w:val="nl-NL"/>
              </w:rPr>
            </w:pPr>
            <w:r w:rsidRPr="00E867B8">
              <w:rPr>
                <w:lang w:val="nl-NL"/>
              </w:rPr>
              <w:t>Begrip</w:t>
            </w:r>
          </w:p>
        </w:tc>
        <w:tc>
          <w:tcPr>
            <w:tcW w:w="4508" w:type="dxa"/>
            <w:shd w:val="clear" w:color="auto" w:fill="BFBFBF" w:themeFill="background1" w:themeFillShade="BF"/>
          </w:tcPr>
          <w:p w14:paraId="6BA29250" w14:textId="0350CAAF" w:rsidR="00B22F15" w:rsidRPr="00E867B8" w:rsidRDefault="00B22F15" w:rsidP="00182905">
            <w:pPr>
              <w:rPr>
                <w:lang w:val="nl-NL"/>
              </w:rPr>
            </w:pPr>
            <w:r w:rsidRPr="00E867B8">
              <w:rPr>
                <w:lang w:val="nl-NL"/>
              </w:rPr>
              <w:t>Uitleg</w:t>
            </w:r>
          </w:p>
        </w:tc>
      </w:tr>
      <w:tr w:rsidR="00B22F15" w:rsidRPr="00E867B8" w14:paraId="2AFD755E" w14:textId="77777777" w:rsidTr="00B22F15">
        <w:tc>
          <w:tcPr>
            <w:tcW w:w="4508" w:type="dxa"/>
          </w:tcPr>
          <w:p w14:paraId="1DAEFE52" w14:textId="2AE39BDF" w:rsidR="00B22F15" w:rsidRPr="00E867B8" w:rsidRDefault="003A3BB1" w:rsidP="00182905">
            <w:pPr>
              <w:rPr>
                <w:lang w:val="nl-NL"/>
              </w:rPr>
            </w:pPr>
            <w:r w:rsidRPr="00E867B8">
              <w:rPr>
                <w:lang w:val="nl-NL"/>
              </w:rPr>
              <w:t>Blazor</w:t>
            </w:r>
          </w:p>
        </w:tc>
        <w:tc>
          <w:tcPr>
            <w:tcW w:w="4508" w:type="dxa"/>
          </w:tcPr>
          <w:p w14:paraId="5D5F4596" w14:textId="2BE20ACF" w:rsidR="00B22F15" w:rsidRPr="00E867B8" w:rsidRDefault="0013258D" w:rsidP="00182905">
            <w:pPr>
              <w:rPr>
                <w:lang w:val="nl-NL"/>
              </w:rPr>
            </w:pPr>
            <w:r w:rsidRPr="0013258D">
              <w:rPr>
                <w:lang w:val="nl-NL"/>
              </w:rPr>
              <w:t>Blazor is een nieuw front-end framework van Microsoft om .NET code te laten werken in de browser.</w:t>
            </w:r>
          </w:p>
        </w:tc>
      </w:tr>
      <w:tr w:rsidR="00B22F15" w:rsidRPr="00E867B8" w14:paraId="6724A9A6" w14:textId="77777777" w:rsidTr="00B22F15">
        <w:tc>
          <w:tcPr>
            <w:tcW w:w="4508" w:type="dxa"/>
          </w:tcPr>
          <w:p w14:paraId="588C63E0" w14:textId="274E49A7" w:rsidR="00B22F15" w:rsidRPr="00E867B8" w:rsidRDefault="003A3BB1" w:rsidP="00182905">
            <w:pPr>
              <w:rPr>
                <w:lang w:val="nl-NL"/>
              </w:rPr>
            </w:pPr>
            <w:r w:rsidRPr="00E867B8">
              <w:rPr>
                <w:lang w:val="nl-NL"/>
              </w:rPr>
              <w:t>NuGet package</w:t>
            </w:r>
          </w:p>
        </w:tc>
        <w:tc>
          <w:tcPr>
            <w:tcW w:w="4508" w:type="dxa"/>
          </w:tcPr>
          <w:p w14:paraId="1CE06237" w14:textId="717276C0" w:rsidR="00B22F15" w:rsidRPr="00E867B8" w:rsidRDefault="0013258D" w:rsidP="00182905">
            <w:pPr>
              <w:rPr>
                <w:lang w:val="nl-NL"/>
              </w:rPr>
            </w:pPr>
            <w:r w:rsidRPr="0013258D">
              <w:rPr>
                <w:lang w:val="nl-NL"/>
              </w:rPr>
              <w:t>NuGet is een package manager voor het Microsoft development platform om packages te creëren van één of meerdere assemblies en deze te publiceren zodat andere projecten deze kunnen consumeren.</w:t>
            </w:r>
          </w:p>
        </w:tc>
      </w:tr>
      <w:tr w:rsidR="00B22F15" w:rsidRPr="00E867B8" w14:paraId="05689E9B" w14:textId="77777777" w:rsidTr="00B22F15">
        <w:tc>
          <w:tcPr>
            <w:tcW w:w="4508" w:type="dxa"/>
          </w:tcPr>
          <w:p w14:paraId="048D4510" w14:textId="59DB88A7" w:rsidR="00B22F15" w:rsidRPr="00E867B8" w:rsidRDefault="00EB2B1D" w:rsidP="00182905">
            <w:pPr>
              <w:rPr>
                <w:lang w:val="nl-NL"/>
              </w:rPr>
            </w:pPr>
            <w:r w:rsidRPr="00E867B8">
              <w:rPr>
                <w:lang w:val="nl-NL"/>
              </w:rPr>
              <w:t>VSR KMS</w:t>
            </w:r>
          </w:p>
        </w:tc>
        <w:tc>
          <w:tcPr>
            <w:tcW w:w="4508" w:type="dxa"/>
          </w:tcPr>
          <w:p w14:paraId="3A9F1EAD" w14:textId="0E2F7AF1" w:rsidR="00B22F15" w:rsidRPr="00E867B8" w:rsidRDefault="0013258D" w:rsidP="00182905">
            <w:pPr>
              <w:rPr>
                <w:lang w:val="nl-NL"/>
              </w:rPr>
            </w:pPr>
            <w:r w:rsidRPr="0013258D">
              <w:rPr>
                <w:lang w:val="nl-NL"/>
              </w:rPr>
              <w:t xml:space="preserve">Vereniging Schoonmaak Research </w:t>
            </w:r>
            <w:r>
              <w:rPr>
                <w:lang w:val="nl-NL"/>
              </w:rPr>
              <w:t>Kwaliteits Meet Systeen.</w:t>
            </w:r>
          </w:p>
        </w:tc>
      </w:tr>
      <w:tr w:rsidR="00403EC7" w:rsidRPr="00E867B8" w14:paraId="1F721BB8" w14:textId="77777777" w:rsidTr="00B22F15">
        <w:tc>
          <w:tcPr>
            <w:tcW w:w="4508" w:type="dxa"/>
          </w:tcPr>
          <w:p w14:paraId="5B89DBBC" w14:textId="027E15FB" w:rsidR="00403EC7" w:rsidRPr="00E867B8" w:rsidRDefault="00403EC7" w:rsidP="00182905">
            <w:pPr>
              <w:rPr>
                <w:lang w:val="nl-NL"/>
              </w:rPr>
            </w:pPr>
            <w:r>
              <w:rPr>
                <w:lang w:val="nl-NL"/>
              </w:rPr>
              <w:t>Commit</w:t>
            </w:r>
          </w:p>
        </w:tc>
        <w:tc>
          <w:tcPr>
            <w:tcW w:w="4508" w:type="dxa"/>
          </w:tcPr>
          <w:p w14:paraId="52BFB43B" w14:textId="4B9D83EE" w:rsidR="00403EC7" w:rsidRPr="0013258D" w:rsidRDefault="00403EC7" w:rsidP="00182905">
            <w:pPr>
              <w:rPr>
                <w:lang w:val="nl-NL"/>
              </w:rPr>
            </w:pPr>
            <w:r>
              <w:rPr>
                <w:lang w:val="nl-NL"/>
              </w:rPr>
              <w:t>Een doorgevoerde verandering binnen het software versiebeheer systeem.</w:t>
            </w:r>
          </w:p>
        </w:tc>
      </w:tr>
      <w:tr w:rsidR="00356D56" w:rsidRPr="00E867B8" w14:paraId="710DE623" w14:textId="77777777" w:rsidTr="00B22F15">
        <w:tc>
          <w:tcPr>
            <w:tcW w:w="4508" w:type="dxa"/>
          </w:tcPr>
          <w:p w14:paraId="1822CB44" w14:textId="26736D3E" w:rsidR="00356D56" w:rsidRDefault="00356D56" w:rsidP="00182905">
            <w:pPr>
              <w:rPr>
                <w:lang w:val="nl-NL"/>
              </w:rPr>
            </w:pPr>
            <w:r>
              <w:rPr>
                <w:lang w:val="nl-NL"/>
              </w:rPr>
              <w:t>null</w:t>
            </w:r>
          </w:p>
        </w:tc>
        <w:tc>
          <w:tcPr>
            <w:tcW w:w="4508" w:type="dxa"/>
          </w:tcPr>
          <w:p w14:paraId="09DCA761" w14:textId="4E500AAF" w:rsidR="00356D56" w:rsidRDefault="00356D56" w:rsidP="00182905">
            <w:pPr>
              <w:rPr>
                <w:lang w:val="nl-NL"/>
              </w:rPr>
            </w:pPr>
            <w:r w:rsidRPr="00356D56">
              <w:rPr>
                <w:lang w:val="nl-NL"/>
              </w:rPr>
              <w:t>Null wordt in programmeertalen onder andere gebruikt om aan te geven dat een variabele gedeclareerd is, maar dat de waarde ervan onbepaald is.</w:t>
            </w:r>
          </w:p>
        </w:tc>
      </w:tr>
    </w:tbl>
    <w:p w14:paraId="0AD746A4" w14:textId="571E4B35" w:rsidR="00182905" w:rsidRPr="00E867B8" w:rsidRDefault="00182905" w:rsidP="00182905">
      <w:pPr>
        <w:rPr>
          <w:lang w:val="nl-NL"/>
        </w:rPr>
      </w:pPr>
    </w:p>
    <w:p w14:paraId="40381662" w14:textId="2F3CEEAA" w:rsidR="00182905" w:rsidRPr="00E867B8" w:rsidRDefault="00182905" w:rsidP="00182905">
      <w:pPr>
        <w:rPr>
          <w:lang w:val="nl-NL"/>
        </w:rPr>
      </w:pPr>
    </w:p>
    <w:p w14:paraId="4F9CAB40" w14:textId="12E1748A" w:rsidR="00182905" w:rsidRPr="00E867B8" w:rsidRDefault="00182905" w:rsidP="00182905">
      <w:pPr>
        <w:rPr>
          <w:lang w:val="nl-NL"/>
        </w:rPr>
      </w:pPr>
    </w:p>
    <w:p w14:paraId="6E407B1E" w14:textId="00516547" w:rsidR="00182905" w:rsidRPr="00E867B8" w:rsidRDefault="00182905" w:rsidP="00182905">
      <w:pPr>
        <w:rPr>
          <w:lang w:val="nl-NL"/>
        </w:rPr>
      </w:pPr>
    </w:p>
    <w:p w14:paraId="4DA7002D" w14:textId="025CC456" w:rsidR="00182905" w:rsidRPr="00E867B8" w:rsidRDefault="00182905" w:rsidP="00182905">
      <w:pPr>
        <w:rPr>
          <w:lang w:val="nl-NL"/>
        </w:rPr>
      </w:pPr>
    </w:p>
    <w:p w14:paraId="3BE4D32F" w14:textId="68912339" w:rsidR="00182905" w:rsidRPr="00E867B8" w:rsidRDefault="00182905" w:rsidP="00182905">
      <w:pPr>
        <w:rPr>
          <w:lang w:val="nl-NL"/>
        </w:rPr>
      </w:pPr>
    </w:p>
    <w:p w14:paraId="2301388C" w14:textId="085FC295" w:rsidR="00182905" w:rsidRPr="00E867B8" w:rsidRDefault="00182905" w:rsidP="00182905">
      <w:pPr>
        <w:rPr>
          <w:lang w:val="nl-NL"/>
        </w:rPr>
      </w:pPr>
    </w:p>
    <w:p w14:paraId="5CB883A0" w14:textId="487CD3F9" w:rsidR="00182905" w:rsidRPr="00E867B8" w:rsidRDefault="00182905" w:rsidP="00182905">
      <w:pPr>
        <w:rPr>
          <w:lang w:val="nl-NL"/>
        </w:rPr>
      </w:pPr>
    </w:p>
    <w:p w14:paraId="77DCE48D" w14:textId="2C616D6A" w:rsidR="00182905" w:rsidRPr="00E867B8" w:rsidRDefault="00182905" w:rsidP="00182905">
      <w:pPr>
        <w:rPr>
          <w:lang w:val="nl-NL"/>
        </w:rPr>
      </w:pPr>
    </w:p>
    <w:p w14:paraId="30AF47F0" w14:textId="2E588C26" w:rsidR="00182905" w:rsidRPr="00E867B8" w:rsidRDefault="00182905" w:rsidP="00182905">
      <w:pPr>
        <w:rPr>
          <w:lang w:val="nl-NL"/>
        </w:rPr>
      </w:pPr>
    </w:p>
    <w:p w14:paraId="1605525E" w14:textId="3E2DDB68" w:rsidR="00182905" w:rsidRPr="00E867B8" w:rsidRDefault="00182905" w:rsidP="00182905">
      <w:pPr>
        <w:rPr>
          <w:lang w:val="nl-NL"/>
        </w:rPr>
      </w:pPr>
    </w:p>
    <w:p w14:paraId="0046EB5E" w14:textId="374AB242" w:rsidR="00182905" w:rsidRPr="00E867B8" w:rsidRDefault="00182905" w:rsidP="00182905">
      <w:pPr>
        <w:rPr>
          <w:lang w:val="nl-NL"/>
        </w:rPr>
      </w:pPr>
    </w:p>
    <w:p w14:paraId="47A55502" w14:textId="4E84F3FA" w:rsidR="00182905" w:rsidRPr="00E867B8" w:rsidRDefault="00182905" w:rsidP="00182905">
      <w:pPr>
        <w:rPr>
          <w:lang w:val="nl-NL"/>
        </w:rPr>
      </w:pPr>
    </w:p>
    <w:p w14:paraId="5D9094E3" w14:textId="32AECCED" w:rsidR="00182905" w:rsidRPr="00E867B8" w:rsidRDefault="00182905" w:rsidP="00182905">
      <w:pPr>
        <w:rPr>
          <w:lang w:val="nl-NL"/>
        </w:rPr>
      </w:pPr>
    </w:p>
    <w:p w14:paraId="76F86208" w14:textId="17F5C90F" w:rsidR="00182905" w:rsidRPr="00E867B8" w:rsidRDefault="00182905" w:rsidP="00182905">
      <w:pPr>
        <w:rPr>
          <w:lang w:val="nl-NL"/>
        </w:rPr>
      </w:pPr>
    </w:p>
    <w:p w14:paraId="4B2F0A6F" w14:textId="00AA154F" w:rsidR="00182905" w:rsidRPr="00E867B8" w:rsidRDefault="00182905" w:rsidP="00182905">
      <w:pPr>
        <w:rPr>
          <w:lang w:val="nl-NL"/>
        </w:rPr>
      </w:pPr>
    </w:p>
    <w:p w14:paraId="69451542" w14:textId="354E10F2" w:rsidR="00182905" w:rsidRPr="00E867B8" w:rsidRDefault="00182905" w:rsidP="00182905">
      <w:pPr>
        <w:rPr>
          <w:lang w:val="nl-NL"/>
        </w:rPr>
      </w:pPr>
    </w:p>
    <w:p w14:paraId="0EECD58E" w14:textId="2568E6D6" w:rsidR="00182905" w:rsidRPr="00E867B8" w:rsidRDefault="00182905" w:rsidP="00182905">
      <w:pPr>
        <w:pStyle w:val="Kop1"/>
        <w:numPr>
          <w:ilvl w:val="0"/>
          <w:numId w:val="4"/>
        </w:numPr>
        <w:rPr>
          <w:lang w:val="nl-NL"/>
        </w:rPr>
      </w:pPr>
      <w:bookmarkStart w:id="4" w:name="_Toc124757286"/>
      <w:r w:rsidRPr="00E867B8">
        <w:rPr>
          <w:lang w:val="nl-NL"/>
        </w:rPr>
        <w:lastRenderedPageBreak/>
        <w:t>Inleiding</w:t>
      </w:r>
      <w:bookmarkEnd w:id="4"/>
    </w:p>
    <w:p w14:paraId="26A490E0" w14:textId="15B591C4" w:rsidR="00547F5D" w:rsidRDefault="00547F5D" w:rsidP="00182905">
      <w:pPr>
        <w:rPr>
          <w:lang w:val="nl-NL"/>
        </w:rPr>
      </w:pPr>
    </w:p>
    <w:p w14:paraId="32DE0B50" w14:textId="500563F4" w:rsidR="00400A0B" w:rsidRPr="00400A0B" w:rsidRDefault="00400A0B" w:rsidP="00400A0B">
      <w:pPr>
        <w:pStyle w:val="Geenafstand"/>
        <w:rPr>
          <w:lang w:val="nl-NL"/>
        </w:rPr>
      </w:pPr>
      <w:r w:rsidRPr="00400A0B">
        <w:rPr>
          <w:lang w:val="nl-NL"/>
        </w:rPr>
        <w:t>Factos is een bedrijf dat web</w:t>
      </w:r>
      <w:r w:rsidR="0009215C">
        <w:rPr>
          <w:lang w:val="nl-NL"/>
        </w:rPr>
        <w:t>-</w:t>
      </w:r>
      <w:r w:rsidRPr="00400A0B">
        <w:rPr>
          <w:lang w:val="nl-NL"/>
        </w:rPr>
        <w:t>based software ontwikkelt voor specifieke vakgebieden rondom de</w:t>
      </w:r>
    </w:p>
    <w:p w14:paraId="0B64DA2D" w14:textId="77777777" w:rsidR="00400A0B" w:rsidRPr="00400A0B" w:rsidRDefault="00400A0B" w:rsidP="00400A0B">
      <w:pPr>
        <w:pStyle w:val="Geenafstand"/>
        <w:rPr>
          <w:lang w:val="nl-NL"/>
        </w:rPr>
      </w:pPr>
      <w:r w:rsidRPr="00400A0B">
        <w:rPr>
          <w:lang w:val="nl-NL"/>
        </w:rPr>
        <w:t>schoonmaak en het beheer van gebouwen. Wij richten ons voornamelijk op het maken van</w:t>
      </w:r>
    </w:p>
    <w:p w14:paraId="3712A938" w14:textId="77777777" w:rsidR="00400A0B" w:rsidRPr="00400A0B" w:rsidRDefault="00400A0B" w:rsidP="00400A0B">
      <w:pPr>
        <w:pStyle w:val="Geenafstand"/>
        <w:rPr>
          <w:lang w:val="nl-NL"/>
        </w:rPr>
      </w:pPr>
      <w:r w:rsidRPr="00400A0B">
        <w:rPr>
          <w:lang w:val="nl-NL"/>
        </w:rPr>
        <w:t>applicaties waarmee kwaliteitscontroles op de schoonmaak uitgevoerd worden. Voor de</w:t>
      </w:r>
    </w:p>
    <w:p w14:paraId="61F29E03" w14:textId="77777777" w:rsidR="00400A0B" w:rsidRPr="00400A0B" w:rsidRDefault="00400A0B" w:rsidP="00400A0B">
      <w:pPr>
        <w:pStyle w:val="Geenafstand"/>
        <w:rPr>
          <w:lang w:val="nl-NL"/>
        </w:rPr>
      </w:pPr>
      <w:r w:rsidRPr="00400A0B">
        <w:rPr>
          <w:lang w:val="nl-NL"/>
        </w:rPr>
        <w:t>contractbeheerders van de gebouwen is het erg belangrijk om inzicht te krijgen in de kwaliteit van</w:t>
      </w:r>
    </w:p>
    <w:p w14:paraId="33A4BCAC" w14:textId="77777777" w:rsidR="00400A0B" w:rsidRPr="00400A0B" w:rsidRDefault="00400A0B" w:rsidP="00400A0B">
      <w:pPr>
        <w:pStyle w:val="Geenafstand"/>
        <w:rPr>
          <w:lang w:val="nl-NL"/>
        </w:rPr>
      </w:pPr>
      <w:r w:rsidRPr="00400A0B">
        <w:rPr>
          <w:lang w:val="nl-NL"/>
        </w:rPr>
        <w:t>de schoonmaak. Naast het maken van deze applicaties, verzorgt Factos ook de aanlevering van de</w:t>
      </w:r>
    </w:p>
    <w:p w14:paraId="51E6D552" w14:textId="77777777" w:rsidR="00400A0B" w:rsidRPr="00400A0B" w:rsidRDefault="00400A0B" w:rsidP="00400A0B">
      <w:pPr>
        <w:pStyle w:val="Geenafstand"/>
        <w:rPr>
          <w:lang w:val="nl-NL"/>
        </w:rPr>
      </w:pPr>
      <w:r w:rsidRPr="00400A0B">
        <w:rPr>
          <w:lang w:val="nl-NL"/>
        </w:rPr>
        <w:t>resultaten in de vorm van rapportages en dashboards. Ook zorgt Factos voor hulp en implementatie</w:t>
      </w:r>
    </w:p>
    <w:p w14:paraId="1F928588" w14:textId="77777777" w:rsidR="00400A0B" w:rsidRPr="00400A0B" w:rsidRDefault="00400A0B" w:rsidP="00400A0B">
      <w:pPr>
        <w:pStyle w:val="Geenafstand"/>
        <w:rPr>
          <w:lang w:val="nl-NL"/>
        </w:rPr>
      </w:pPr>
      <w:r w:rsidRPr="00400A0B">
        <w:rPr>
          <w:lang w:val="nl-NL"/>
        </w:rPr>
        <w:t>van deze producten.</w:t>
      </w:r>
    </w:p>
    <w:p w14:paraId="77958F55" w14:textId="7B05CB4F" w:rsidR="00547F5D" w:rsidRDefault="00547F5D" w:rsidP="00182905">
      <w:pPr>
        <w:rPr>
          <w:lang w:val="nl-NL"/>
        </w:rPr>
      </w:pPr>
    </w:p>
    <w:p w14:paraId="4B0975FC" w14:textId="6C35337E" w:rsidR="0009215C" w:rsidRDefault="0009215C" w:rsidP="00182905">
      <w:pPr>
        <w:rPr>
          <w:lang w:val="nl-NL"/>
        </w:rPr>
      </w:pPr>
      <w:r>
        <w:rPr>
          <w:lang w:val="nl-NL"/>
        </w:rPr>
        <w:t xml:space="preserve">Een van de belangrijkste applicaties, is de VSR-KMS applicatie. Met deze applicatie wordt de kwaliteit van de schoonmaak van een pand gecontroleerd, volgens een landelijke norm: de VSR. Deze applicatie is ongeveer 15 jaar oud en sterk verouderd. Steeds vaker lopen we tegen problemen aan, met name tegen frameworks die niet meer ondersteund worden. Het is dus tijd voor iets nieuws. </w:t>
      </w:r>
    </w:p>
    <w:p w14:paraId="45D11114" w14:textId="53219D58" w:rsidR="00547F5D" w:rsidRDefault="003C4FE9" w:rsidP="00182905">
      <w:pPr>
        <w:rPr>
          <w:lang w:val="nl-NL"/>
        </w:rPr>
      </w:pPr>
      <w:r>
        <w:rPr>
          <w:lang w:val="nl-NL"/>
        </w:rPr>
        <w:t xml:space="preserve">Aangezien wij als bedrijf voornamelijk werkzaam zijn met C#, zou het een ideaal scenario om ook deze app met C# te kunnen ontwikkelen. Als bedrijf hebben wij vaak gesproken over het maken van Blazor applicaties, waarmee we de huidige generatie javascript front-end applicaties konden vervangen. Echter </w:t>
      </w:r>
      <w:r w:rsidR="00B57B76">
        <w:rPr>
          <w:lang w:val="nl-NL"/>
        </w:rPr>
        <w:t>heeft dit, tot dit moment aan toe, nog nooit geleid tot een definitief onderzoek of prototype.</w:t>
      </w:r>
    </w:p>
    <w:p w14:paraId="2431E62E" w14:textId="29583C98" w:rsidR="00547F5D" w:rsidRDefault="00547F5D" w:rsidP="00182905">
      <w:pPr>
        <w:rPr>
          <w:lang w:val="nl-NL"/>
        </w:rPr>
      </w:pPr>
    </w:p>
    <w:p w14:paraId="391955F1" w14:textId="1C02E205" w:rsidR="00547F5D" w:rsidRDefault="00547F5D" w:rsidP="00182905">
      <w:pPr>
        <w:rPr>
          <w:lang w:val="nl-NL"/>
        </w:rPr>
      </w:pPr>
    </w:p>
    <w:p w14:paraId="35A5A558" w14:textId="2EC4FE68" w:rsidR="00547F5D" w:rsidRDefault="00547F5D" w:rsidP="00182905">
      <w:pPr>
        <w:rPr>
          <w:lang w:val="nl-NL"/>
        </w:rPr>
      </w:pPr>
    </w:p>
    <w:p w14:paraId="5660A2AA" w14:textId="544D2727" w:rsidR="00547F5D" w:rsidRDefault="00547F5D" w:rsidP="00182905">
      <w:pPr>
        <w:rPr>
          <w:lang w:val="nl-NL"/>
        </w:rPr>
      </w:pPr>
    </w:p>
    <w:p w14:paraId="2EE3E361" w14:textId="7796BC67" w:rsidR="00547F5D" w:rsidRDefault="00547F5D" w:rsidP="00182905">
      <w:pPr>
        <w:rPr>
          <w:lang w:val="nl-NL"/>
        </w:rPr>
      </w:pPr>
    </w:p>
    <w:p w14:paraId="6CC6B626" w14:textId="1E46BE07" w:rsidR="00547F5D" w:rsidRDefault="00547F5D" w:rsidP="00182905">
      <w:pPr>
        <w:rPr>
          <w:lang w:val="nl-NL"/>
        </w:rPr>
      </w:pPr>
    </w:p>
    <w:p w14:paraId="1AF4CD84" w14:textId="77777777" w:rsidR="00547F5D" w:rsidRPr="00547F5D" w:rsidRDefault="00547F5D" w:rsidP="00182905">
      <w:pPr>
        <w:rPr>
          <w:b/>
          <w:bCs/>
          <w:lang w:val="nl-NL"/>
        </w:rPr>
      </w:pPr>
    </w:p>
    <w:p w14:paraId="5AB82918" w14:textId="1B4385FB" w:rsidR="00B24D9F" w:rsidRPr="00E867B8" w:rsidRDefault="00B24D9F" w:rsidP="00182905">
      <w:pPr>
        <w:rPr>
          <w:lang w:val="nl-NL"/>
        </w:rPr>
      </w:pPr>
    </w:p>
    <w:p w14:paraId="0877AFF9" w14:textId="05FAC3C0" w:rsidR="00B24D9F" w:rsidRPr="00E867B8" w:rsidRDefault="00B24D9F" w:rsidP="00182905">
      <w:pPr>
        <w:rPr>
          <w:lang w:val="nl-NL"/>
        </w:rPr>
      </w:pPr>
    </w:p>
    <w:p w14:paraId="003443B8" w14:textId="605954D6" w:rsidR="00B24D9F" w:rsidRPr="00E867B8" w:rsidRDefault="00B24D9F" w:rsidP="00182905">
      <w:pPr>
        <w:rPr>
          <w:lang w:val="nl-NL"/>
        </w:rPr>
      </w:pPr>
    </w:p>
    <w:p w14:paraId="5E18762C" w14:textId="1968E319" w:rsidR="00B24D9F" w:rsidRPr="00E867B8" w:rsidRDefault="00B24D9F" w:rsidP="00182905">
      <w:pPr>
        <w:rPr>
          <w:lang w:val="nl-NL"/>
        </w:rPr>
      </w:pPr>
    </w:p>
    <w:p w14:paraId="67DCEF53" w14:textId="15595231" w:rsidR="00B24D9F" w:rsidRPr="00E867B8" w:rsidRDefault="00B24D9F" w:rsidP="00182905">
      <w:pPr>
        <w:rPr>
          <w:lang w:val="nl-NL"/>
        </w:rPr>
      </w:pPr>
    </w:p>
    <w:p w14:paraId="1EB2D31B" w14:textId="673AD751" w:rsidR="00B24D9F" w:rsidRPr="00E867B8" w:rsidRDefault="00B24D9F" w:rsidP="00182905">
      <w:pPr>
        <w:rPr>
          <w:lang w:val="nl-NL"/>
        </w:rPr>
      </w:pPr>
    </w:p>
    <w:p w14:paraId="57633197" w14:textId="6327B256" w:rsidR="00B24D9F" w:rsidRPr="00E867B8" w:rsidRDefault="00B24D9F" w:rsidP="00182905">
      <w:pPr>
        <w:rPr>
          <w:lang w:val="nl-NL"/>
        </w:rPr>
      </w:pPr>
    </w:p>
    <w:p w14:paraId="04F16699" w14:textId="4A89883D" w:rsidR="00B24D9F" w:rsidRPr="00E867B8" w:rsidRDefault="00B24D9F" w:rsidP="00182905">
      <w:pPr>
        <w:rPr>
          <w:lang w:val="nl-NL"/>
        </w:rPr>
      </w:pPr>
    </w:p>
    <w:p w14:paraId="193C69C0" w14:textId="0D277455" w:rsidR="00B24D9F" w:rsidRPr="00E867B8" w:rsidRDefault="00B24D9F" w:rsidP="00182905">
      <w:pPr>
        <w:rPr>
          <w:lang w:val="nl-NL"/>
        </w:rPr>
      </w:pPr>
    </w:p>
    <w:p w14:paraId="20E5C9F5" w14:textId="77777777" w:rsidR="00E867B8" w:rsidRPr="00E867B8" w:rsidRDefault="00E867B8" w:rsidP="00182905">
      <w:pPr>
        <w:rPr>
          <w:lang w:val="nl-NL"/>
        </w:rPr>
      </w:pPr>
    </w:p>
    <w:p w14:paraId="5A45B85A" w14:textId="103B6666" w:rsidR="009A6D40" w:rsidRPr="00E867B8" w:rsidRDefault="009A6D40" w:rsidP="008B7BA0">
      <w:pPr>
        <w:pStyle w:val="Kop1"/>
        <w:numPr>
          <w:ilvl w:val="0"/>
          <w:numId w:val="4"/>
        </w:numPr>
        <w:rPr>
          <w:rFonts w:eastAsia="Times New Roman"/>
          <w:lang w:val="nl-NL" w:eastAsia="en-NL"/>
        </w:rPr>
      </w:pPr>
      <w:bookmarkStart w:id="5" w:name="_Toc124757287"/>
      <w:r w:rsidRPr="00E867B8">
        <w:rPr>
          <w:rFonts w:eastAsia="Times New Roman"/>
          <w:lang w:val="nl-NL" w:eastAsia="en-NL"/>
        </w:rPr>
        <w:lastRenderedPageBreak/>
        <w:t>Welke methodes van opslaan voor data kent Blazor?</w:t>
      </w:r>
      <w:bookmarkEnd w:id="5"/>
    </w:p>
    <w:p w14:paraId="43F0CF78" w14:textId="77777777" w:rsidR="008B7BA0" w:rsidRPr="00E867B8" w:rsidRDefault="008B7BA0" w:rsidP="00E867B8">
      <w:pPr>
        <w:rPr>
          <w:lang w:val="nl-NL" w:eastAsia="en-NL"/>
        </w:rPr>
      </w:pPr>
    </w:p>
    <w:p w14:paraId="7FE65A19" w14:textId="232346FF" w:rsidR="009A6D40" w:rsidRPr="00E867B8" w:rsidRDefault="008B7BA0" w:rsidP="008B7BA0">
      <w:pPr>
        <w:pStyle w:val="Kop2"/>
        <w:rPr>
          <w:rFonts w:eastAsia="Times New Roman"/>
          <w:sz w:val="24"/>
          <w:szCs w:val="24"/>
          <w:lang w:val="nl-NL" w:eastAsia="en-NL"/>
        </w:rPr>
      </w:pPr>
      <w:bookmarkStart w:id="6" w:name="_Toc124757288"/>
      <w:r w:rsidRPr="00E867B8">
        <w:rPr>
          <w:lang w:val="nl-NL"/>
        </w:rPr>
        <w:t>4.1 Doel</w:t>
      </w:r>
      <w:bookmarkEnd w:id="6"/>
    </w:p>
    <w:p w14:paraId="431B7B66" w14:textId="51D413F8" w:rsidR="009A6D40" w:rsidRPr="00E867B8" w:rsidRDefault="009A6D40" w:rsidP="009A6D40">
      <w:pPr>
        <w:spacing w:before="100" w:beforeAutospacing="1" w:after="202" w:line="276" w:lineRule="auto"/>
        <w:rPr>
          <w:rFonts w:eastAsia="Times New Roman" w:cstheme="minorHAnsi"/>
          <w:color w:val="000000"/>
          <w:sz w:val="24"/>
          <w:szCs w:val="24"/>
          <w:lang w:val="nl-NL" w:eastAsia="en-NL"/>
        </w:rPr>
      </w:pPr>
      <w:r w:rsidRPr="00E867B8">
        <w:rPr>
          <w:rFonts w:eastAsia="Times New Roman" w:cstheme="minorHAnsi"/>
          <w:color w:val="000000"/>
          <w:lang w:val="nl-NL" w:eastAsia="en-NL"/>
        </w:rPr>
        <w:t xml:space="preserve">Het doel van </w:t>
      </w:r>
      <w:r w:rsidR="005B493A" w:rsidRPr="00E867B8">
        <w:rPr>
          <w:rFonts w:eastAsia="Times New Roman" w:cstheme="minorHAnsi"/>
          <w:color w:val="000000"/>
          <w:lang w:val="nl-NL" w:eastAsia="en-NL"/>
        </w:rPr>
        <w:t>deze deelvraag</w:t>
      </w:r>
      <w:r w:rsidRPr="00E867B8">
        <w:rPr>
          <w:rFonts w:eastAsia="Times New Roman" w:cstheme="minorHAnsi"/>
          <w:color w:val="000000"/>
          <w:lang w:val="nl-NL" w:eastAsia="en-NL"/>
        </w:rPr>
        <w:t xml:space="preserve"> is het vinden van een geschikte manier voor het opslaan van data binnen de app</w:t>
      </w:r>
      <w:r w:rsidR="00C201CA" w:rsidRPr="00E867B8">
        <w:rPr>
          <w:rFonts w:eastAsia="Times New Roman" w:cstheme="minorHAnsi"/>
          <w:color w:val="000000"/>
          <w:lang w:val="nl-NL" w:eastAsia="en-NL"/>
        </w:rPr>
        <w:t>licatie</w:t>
      </w:r>
      <w:r w:rsidRPr="00E867B8">
        <w:rPr>
          <w:rFonts w:eastAsia="Times New Roman" w:cstheme="minorHAnsi"/>
          <w:color w:val="000000"/>
          <w:lang w:val="nl-NL" w:eastAsia="en-NL"/>
        </w:rPr>
        <w:t>.</w:t>
      </w:r>
      <w:r w:rsidR="008B7BA0" w:rsidRPr="00E867B8">
        <w:rPr>
          <w:rFonts w:eastAsia="Times New Roman" w:cstheme="minorHAnsi"/>
          <w:color w:val="000000"/>
          <w:lang w:val="nl-NL" w:eastAsia="en-NL"/>
        </w:rPr>
        <w:t xml:space="preserve"> Hierbij moet</w:t>
      </w:r>
      <w:r w:rsidRPr="00E867B8">
        <w:rPr>
          <w:rFonts w:eastAsia="Times New Roman" w:cstheme="minorHAnsi"/>
          <w:color w:val="000000"/>
          <w:lang w:val="nl-NL" w:eastAsia="en-NL"/>
        </w:rPr>
        <w:t xml:space="preserve"> er gedacht worden aan </w:t>
      </w:r>
      <w:r w:rsidR="008B7BA0" w:rsidRPr="00E867B8">
        <w:rPr>
          <w:rFonts w:eastAsia="Times New Roman" w:cstheme="minorHAnsi"/>
          <w:color w:val="000000"/>
          <w:lang w:val="nl-NL" w:eastAsia="en-NL"/>
        </w:rPr>
        <w:t xml:space="preserve">een </w:t>
      </w:r>
      <w:r w:rsidRPr="00E867B8">
        <w:rPr>
          <w:rFonts w:eastAsia="Times New Roman" w:cstheme="minorHAnsi"/>
          <w:color w:val="000000"/>
          <w:lang w:val="nl-NL" w:eastAsia="en-NL"/>
        </w:rPr>
        <w:t>gebruiksvriendelijke en toekomstbestendige oplossing.</w:t>
      </w:r>
      <w:r w:rsidR="008B7BA0" w:rsidRPr="00E867B8">
        <w:rPr>
          <w:rFonts w:eastAsia="Times New Roman" w:cstheme="minorHAnsi"/>
          <w:color w:val="000000"/>
          <w:lang w:val="nl-NL" w:eastAsia="en-NL"/>
        </w:rPr>
        <w:t xml:space="preserve"> </w:t>
      </w:r>
    </w:p>
    <w:p w14:paraId="62A1FB2B" w14:textId="00DCDCA6" w:rsidR="009A6D40" w:rsidRPr="00E867B8" w:rsidRDefault="0093203C" w:rsidP="00E867B8">
      <w:pPr>
        <w:rPr>
          <w:lang w:val="nl-NL" w:eastAsia="en-NL"/>
        </w:rPr>
      </w:pPr>
      <w:r>
        <w:rPr>
          <w:lang w:val="nl-NL" w:eastAsia="en-NL"/>
        </w:rPr>
        <w:t>Bij h</w:t>
      </w:r>
      <w:r w:rsidR="005B493A" w:rsidRPr="00E867B8">
        <w:rPr>
          <w:lang w:val="nl-NL" w:eastAsia="en-NL"/>
        </w:rPr>
        <w:t>et beantwoorden van deze deelvraag zal de ‘’choose fitting pattern’’ onderzoeksmethode gebruikt worden. In figuur 1 is weergegeven hoe deze methode gebruikt zal worden om tot een resultaat te komen.</w:t>
      </w:r>
    </w:p>
    <w:p w14:paraId="7B2D992D" w14:textId="77777777" w:rsidR="009A6D40" w:rsidRPr="00E867B8" w:rsidRDefault="009A6D40" w:rsidP="009A6D40">
      <w:pPr>
        <w:spacing w:before="115" w:after="115" w:line="240" w:lineRule="auto"/>
        <w:rPr>
          <w:rFonts w:eastAsia="Times New Roman" w:cstheme="minorHAnsi"/>
          <w:color w:val="000000"/>
          <w:sz w:val="24"/>
          <w:szCs w:val="24"/>
          <w:bdr w:val="none" w:sz="0" w:space="0" w:color="auto" w:frame="1"/>
          <w:shd w:val="clear" w:color="auto" w:fill="FFFFFF"/>
          <w:lang w:val="nl-NL" w:eastAsia="en-NL"/>
        </w:rPr>
      </w:pPr>
      <w:r w:rsidRPr="00E867B8">
        <w:rPr>
          <w:rFonts w:cstheme="minorHAnsi"/>
          <w:noProof/>
          <w:lang w:val="nl-NL"/>
        </w:rPr>
        <mc:AlternateContent>
          <mc:Choice Requires="wps">
            <w:drawing>
              <wp:anchor distT="0" distB="0" distL="114300" distR="114300" simplePos="0" relativeHeight="251680768" behindDoc="0" locked="0" layoutInCell="1" allowOverlap="1" wp14:anchorId="7A285159" wp14:editId="77C5C388">
                <wp:simplePos x="0" y="0"/>
                <wp:positionH relativeFrom="column">
                  <wp:posOffset>0</wp:posOffset>
                </wp:positionH>
                <wp:positionV relativeFrom="paragraph">
                  <wp:posOffset>666750</wp:posOffset>
                </wp:positionV>
                <wp:extent cx="330517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593A3DEF" w14:textId="19A24CCB" w:rsidR="009A6D40" w:rsidRPr="0090627B" w:rsidRDefault="002479B0" w:rsidP="009A6D40">
                            <w:pPr>
                              <w:pStyle w:val="Bijschrift"/>
                              <w:rPr>
                                <w:rFonts w:ascii="Times New Roman" w:eastAsia="Times New Roman" w:hAnsi="Times New Roman" w:cs="Times New Roman"/>
                                <w:noProof/>
                                <w:color w:val="000000"/>
                                <w:sz w:val="24"/>
                                <w:szCs w:val="24"/>
                                <w:lang w:val="en-US"/>
                              </w:rPr>
                            </w:pPr>
                            <w:r>
                              <w:rPr>
                                <w:lang w:val="en-GB"/>
                              </w:rPr>
                              <w:t xml:space="preserve">Figuur 1: </w:t>
                            </w:r>
                            <w:r w:rsidR="009A6D40">
                              <w:t>Choose fitting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5159" id="Tekstvak 8" o:spid="_x0000_s1029" type="#_x0000_t202" style="position:absolute;margin-left:0;margin-top:52.5pt;width:26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c3Gg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qcz6eL2ccFZ5J8t/N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" stroked="f">
                <v:textbox style="mso-fit-shape-to-text:t" inset="0,0,0,0">
                  <w:txbxContent>
                    <w:p w14:paraId="593A3DEF" w14:textId="19A24CCB" w:rsidR="009A6D40" w:rsidRPr="0090627B" w:rsidRDefault="002479B0" w:rsidP="009A6D40">
                      <w:pPr>
                        <w:pStyle w:val="Bijschrift"/>
                        <w:rPr>
                          <w:rFonts w:ascii="Times New Roman" w:eastAsia="Times New Roman" w:hAnsi="Times New Roman" w:cs="Times New Roman"/>
                          <w:noProof/>
                          <w:color w:val="000000"/>
                          <w:sz w:val="24"/>
                          <w:szCs w:val="24"/>
                          <w:lang w:val="en-US"/>
                        </w:rPr>
                      </w:pPr>
                      <w:r>
                        <w:rPr>
                          <w:lang w:val="en-GB"/>
                        </w:rPr>
                        <w:t xml:space="preserve">Figuur 1: </w:t>
                      </w:r>
                      <w:r w:rsidR="009A6D40">
                        <w:t>Choose fitting pattern</w:t>
                      </w:r>
                    </w:p>
                  </w:txbxContent>
                </v:textbox>
                <w10:wrap type="square"/>
              </v:shape>
            </w:pict>
          </mc:Fallback>
        </mc:AlternateContent>
      </w:r>
      <w:r w:rsidRPr="00E867B8">
        <w:rPr>
          <w:rFonts w:eastAsia="Times New Roman" w:cstheme="minorHAnsi"/>
          <w:noProof/>
          <w:color w:val="000000"/>
          <w:sz w:val="24"/>
          <w:szCs w:val="24"/>
          <w:lang w:val="nl-NL" w:eastAsia="en-NL"/>
        </w:rPr>
        <w:drawing>
          <wp:anchor distT="0" distB="0" distL="114300" distR="114300" simplePos="0" relativeHeight="251679744" behindDoc="0" locked="0" layoutInCell="1" allowOverlap="0" wp14:anchorId="78EB3083" wp14:editId="71B11862">
            <wp:simplePos x="0" y="0"/>
            <wp:positionH relativeFrom="column">
              <wp:align>left</wp:align>
            </wp:positionH>
            <wp:positionV relativeFrom="line">
              <wp:posOffset>0</wp:posOffset>
            </wp:positionV>
            <wp:extent cx="3305175" cy="609600"/>
            <wp:effectExtent l="0" t="0" r="9525" b="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280EE" w14:textId="3FD03B86" w:rsidR="00702720" w:rsidRDefault="00702720" w:rsidP="009A6D40">
      <w:pPr>
        <w:spacing w:before="100" w:beforeAutospacing="1" w:after="0" w:line="276" w:lineRule="auto"/>
        <w:rPr>
          <w:rFonts w:eastAsia="Times New Roman" w:cstheme="minorHAnsi"/>
          <w:color w:val="000000"/>
          <w:shd w:val="clear" w:color="auto" w:fill="FFFFFF"/>
          <w:lang w:val="nl-NL" w:eastAsia="en-NL"/>
        </w:rPr>
      </w:pPr>
    </w:p>
    <w:p w14:paraId="32884BB0" w14:textId="77777777" w:rsidR="0093203C" w:rsidRPr="00E867B8" w:rsidRDefault="0093203C" w:rsidP="009A6D40">
      <w:pPr>
        <w:spacing w:before="100" w:beforeAutospacing="1" w:after="0" w:line="276" w:lineRule="auto"/>
        <w:rPr>
          <w:rFonts w:eastAsia="Times New Roman" w:cstheme="minorHAnsi"/>
          <w:color w:val="000000"/>
          <w:shd w:val="clear" w:color="auto" w:fill="FFFFFF"/>
          <w:lang w:val="nl-NL" w:eastAsia="en-NL"/>
        </w:rPr>
      </w:pPr>
    </w:p>
    <w:p w14:paraId="2C6344B3" w14:textId="27C04155" w:rsidR="00702720" w:rsidRPr="00E867B8" w:rsidRDefault="009A6D40" w:rsidP="009A6D40">
      <w:pPr>
        <w:spacing w:before="100" w:beforeAutospacing="1" w:after="0"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1. Library: Literature study &amp; community research</w:t>
      </w:r>
    </w:p>
    <w:p w14:paraId="6D4D9D18"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2. Field: Explore (user)requirements</w:t>
      </w:r>
    </w:p>
    <w:p w14:paraId="559095A2"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3. Lab: Usability testing</w:t>
      </w:r>
    </w:p>
    <w:p w14:paraId="26C941B1" w14:textId="77777777" w:rsidR="009A6D40" w:rsidRPr="00E867B8" w:rsidRDefault="009A6D40" w:rsidP="009A6D40">
      <w:pPr>
        <w:spacing w:before="100" w:beforeAutospacing="1" w:after="0"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4. Workshop: prototyping</w:t>
      </w:r>
    </w:p>
    <w:p w14:paraId="11E9F4FA"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p>
    <w:p w14:paraId="5767CDD8" w14:textId="0CF6A2CE" w:rsidR="009A6D40" w:rsidRPr="00E867B8" w:rsidRDefault="00C201CA" w:rsidP="009A6D40">
      <w:pPr>
        <w:pStyle w:val="Kop2"/>
        <w:rPr>
          <w:rFonts w:eastAsia="Times New Roman"/>
          <w:shd w:val="clear" w:color="auto" w:fill="FFFFFF"/>
          <w:lang w:val="nl-NL" w:eastAsia="en-NL"/>
        </w:rPr>
      </w:pPr>
      <w:bookmarkStart w:id="7" w:name="_Toc124757289"/>
      <w:r w:rsidRPr="00E867B8">
        <w:rPr>
          <w:rFonts w:eastAsia="Times New Roman"/>
          <w:shd w:val="clear" w:color="auto" w:fill="FFFFFF"/>
          <w:lang w:val="nl-NL" w:eastAsia="en-NL"/>
        </w:rPr>
        <w:t xml:space="preserve">4.3 </w:t>
      </w:r>
      <w:r w:rsidR="009A6D40" w:rsidRPr="00E867B8">
        <w:rPr>
          <w:rFonts w:eastAsia="Times New Roman"/>
          <w:shd w:val="clear" w:color="auto" w:fill="FFFFFF"/>
          <w:lang w:val="nl-NL" w:eastAsia="en-NL"/>
        </w:rPr>
        <w:t>Uitwerking</w:t>
      </w:r>
      <w:bookmarkEnd w:id="7"/>
    </w:p>
    <w:p w14:paraId="6CD064BE" w14:textId="3170248C" w:rsidR="00B22F15" w:rsidRPr="00E867B8" w:rsidRDefault="00B22F15" w:rsidP="00E867B8">
      <w:pPr>
        <w:pStyle w:val="Kop3"/>
        <w:rPr>
          <w:lang w:val="nl-NL" w:eastAsia="en-NL"/>
        </w:rPr>
      </w:pPr>
      <w:r w:rsidRPr="00E867B8">
        <w:rPr>
          <w:lang w:val="nl-NL" w:eastAsia="en-NL"/>
        </w:rPr>
        <w:br/>
      </w:r>
      <w:bookmarkStart w:id="8" w:name="_Toc124757290"/>
      <w:r w:rsidRPr="00E867B8">
        <w:rPr>
          <w:lang w:val="nl-NL" w:eastAsia="en-NL"/>
        </w:rPr>
        <w:t xml:space="preserve">4.3.1 </w:t>
      </w:r>
      <w:bookmarkEnd w:id="8"/>
      <w:r w:rsidR="002F5ACF">
        <w:rPr>
          <w:lang w:val="nl-NL" w:eastAsia="en-NL"/>
        </w:rPr>
        <w:t>Voorwoord uitwerking</w:t>
      </w:r>
    </w:p>
    <w:p w14:paraId="4450CC0F" w14:textId="31CC67C5"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Voor het uitvoeren van dit onderzoek </w:t>
      </w:r>
      <w:r w:rsidR="00CB5213" w:rsidRPr="00E867B8">
        <w:rPr>
          <w:rFonts w:eastAsia="Times New Roman" w:cstheme="minorHAnsi"/>
          <w:color w:val="000000"/>
          <w:shd w:val="clear" w:color="auto" w:fill="FFFFFF"/>
          <w:lang w:val="nl-NL" w:eastAsia="en-NL"/>
        </w:rPr>
        <w:t>zijn er</w:t>
      </w:r>
      <w:r w:rsidRPr="00E867B8">
        <w:rPr>
          <w:rFonts w:eastAsia="Times New Roman" w:cstheme="minorHAnsi"/>
          <w:color w:val="000000"/>
          <w:shd w:val="clear" w:color="auto" w:fill="FFFFFF"/>
          <w:lang w:val="nl-NL" w:eastAsia="en-NL"/>
        </w:rPr>
        <w:t xml:space="preserve"> verschillende </w:t>
      </w:r>
      <w:commentRangeStart w:id="9"/>
      <w:r w:rsidRPr="00E867B8">
        <w:rPr>
          <w:rFonts w:eastAsia="Times New Roman" w:cstheme="minorHAnsi"/>
          <w:color w:val="000000"/>
          <w:shd w:val="clear" w:color="auto" w:fill="FFFFFF"/>
          <w:lang w:val="nl-NL" w:eastAsia="en-NL"/>
        </w:rPr>
        <w:t>documentaties</w:t>
      </w:r>
      <w:commentRangeEnd w:id="9"/>
      <w:r w:rsidR="00C201CA" w:rsidRPr="00E867B8">
        <w:rPr>
          <w:rStyle w:val="Verwijzingopmerking"/>
          <w:lang w:val="nl-NL"/>
        </w:rPr>
        <w:commentReference w:id="9"/>
      </w:r>
      <w:r w:rsidRPr="00E867B8">
        <w:rPr>
          <w:rFonts w:eastAsia="Times New Roman" w:cstheme="minorHAnsi"/>
          <w:color w:val="000000"/>
          <w:shd w:val="clear" w:color="auto" w:fill="FFFFFF"/>
          <w:lang w:val="nl-NL" w:eastAsia="en-NL"/>
        </w:rPr>
        <w:t xml:space="preserve"> bestudeerd. Er zijn twee omgevingen waar data opgeslagen kan worden</w:t>
      </w:r>
      <w:r w:rsidR="00CB5213"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server-</w:t>
      </w:r>
      <w:commentRangeStart w:id="10"/>
      <w:r w:rsidRPr="00E867B8">
        <w:rPr>
          <w:rFonts w:eastAsia="Times New Roman" w:cstheme="minorHAnsi"/>
          <w:color w:val="000000"/>
          <w:shd w:val="clear" w:color="auto" w:fill="FFFFFF"/>
          <w:lang w:val="nl-NL" w:eastAsia="en-NL"/>
        </w:rPr>
        <w:t>side</w:t>
      </w:r>
      <w:commentRangeEnd w:id="10"/>
      <w:r w:rsidR="00CB5213" w:rsidRPr="00E867B8">
        <w:rPr>
          <w:rStyle w:val="Verwijzingopmerking"/>
          <w:lang w:val="nl-NL"/>
        </w:rPr>
        <w:commentReference w:id="10"/>
      </w:r>
      <w:r w:rsidRPr="00E867B8">
        <w:rPr>
          <w:rFonts w:eastAsia="Times New Roman" w:cstheme="minorHAnsi"/>
          <w:color w:val="000000"/>
          <w:shd w:val="clear" w:color="auto" w:fill="FFFFFF"/>
          <w:lang w:val="nl-NL" w:eastAsia="en-NL"/>
        </w:rPr>
        <w:t xml:space="preserve"> storage en de client-storage, in het geval van Blazor de webbrowser. </w:t>
      </w:r>
      <w:r w:rsidR="00CB5213" w:rsidRPr="00E867B8">
        <w:rPr>
          <w:rFonts w:eastAsia="Times New Roman" w:cstheme="minorHAnsi"/>
          <w:color w:val="000000"/>
          <w:shd w:val="clear" w:color="auto" w:fill="FFFFFF"/>
          <w:lang w:val="nl-NL" w:eastAsia="en-NL"/>
        </w:rPr>
        <w:t>Voor de applicatie</w:t>
      </w:r>
      <w:r w:rsidR="0093203C">
        <w:rPr>
          <w:rFonts w:eastAsia="Times New Roman" w:cstheme="minorHAnsi"/>
          <w:color w:val="000000"/>
          <w:shd w:val="clear" w:color="auto" w:fill="FFFFFF"/>
          <w:lang w:val="nl-NL" w:eastAsia="en-NL"/>
        </w:rPr>
        <w:t xml:space="preserve"> </w:t>
      </w:r>
      <w:r w:rsidR="00CB5213" w:rsidRPr="00E867B8">
        <w:rPr>
          <w:rFonts w:eastAsia="Times New Roman" w:cstheme="minorHAnsi"/>
          <w:color w:val="000000"/>
          <w:shd w:val="clear" w:color="auto" w:fill="FFFFFF"/>
          <w:lang w:val="nl-NL" w:eastAsia="en-NL"/>
        </w:rPr>
        <w:t>is het</w:t>
      </w:r>
      <w:r w:rsidRPr="00E867B8">
        <w:rPr>
          <w:rFonts w:eastAsia="Times New Roman" w:cstheme="minorHAnsi"/>
          <w:color w:val="000000"/>
          <w:shd w:val="clear" w:color="auto" w:fill="FFFFFF"/>
          <w:lang w:val="nl-NL" w:eastAsia="en-NL"/>
        </w:rPr>
        <w:t xml:space="preserve"> van belang dat data opgeslagen kan worden op de client, zodat de inspecteur zonder </w:t>
      </w:r>
      <w:r w:rsidR="00C90955" w:rsidRPr="00E867B8">
        <w:rPr>
          <w:rFonts w:eastAsia="Times New Roman" w:cstheme="minorHAnsi"/>
          <w:color w:val="000000"/>
          <w:shd w:val="clear" w:color="auto" w:fill="FFFFFF"/>
          <w:lang w:val="nl-NL" w:eastAsia="en-NL"/>
        </w:rPr>
        <w:t>internetverbinding</w:t>
      </w:r>
      <w:r w:rsidRPr="00E867B8">
        <w:rPr>
          <w:rFonts w:eastAsia="Times New Roman" w:cstheme="minorHAnsi"/>
          <w:color w:val="000000"/>
          <w:shd w:val="clear" w:color="auto" w:fill="FFFFFF"/>
          <w:lang w:val="nl-NL" w:eastAsia="en-NL"/>
        </w:rPr>
        <w:t xml:space="preserve"> gebruik kan blijven maken van de app</w:t>
      </w:r>
      <w:r w:rsidR="00CB5213" w:rsidRPr="00E867B8">
        <w:rPr>
          <w:rFonts w:eastAsia="Times New Roman" w:cstheme="minorHAnsi"/>
          <w:color w:val="000000"/>
          <w:shd w:val="clear" w:color="auto" w:fill="FFFFFF"/>
          <w:lang w:val="nl-NL" w:eastAsia="en-NL"/>
        </w:rPr>
        <w:t>licatie</w:t>
      </w:r>
      <w:r w:rsidRPr="00E867B8">
        <w:rPr>
          <w:rFonts w:eastAsia="Times New Roman" w:cstheme="minorHAnsi"/>
          <w:color w:val="000000"/>
          <w:shd w:val="clear" w:color="auto" w:fill="FFFFFF"/>
          <w:lang w:val="nl-NL" w:eastAsia="en-NL"/>
        </w:rPr>
        <w:t>. Hierbij wordt dus meteen de server-side storage uitgesloten, aangezien er dan een constante verbinding moet zijn</w:t>
      </w:r>
      <w:r w:rsidR="00314826" w:rsidRPr="00E867B8">
        <w:rPr>
          <w:rFonts w:eastAsia="Times New Roman" w:cstheme="minorHAnsi"/>
          <w:color w:val="000000"/>
          <w:shd w:val="clear" w:color="auto" w:fill="FFFFFF"/>
          <w:lang w:val="nl-NL" w:eastAsia="en-NL"/>
        </w:rPr>
        <w:t>.</w:t>
      </w:r>
      <w:r w:rsidR="00CB5213" w:rsidRPr="00E867B8">
        <w:rPr>
          <w:rFonts w:eastAsia="Times New Roman" w:cstheme="minorHAnsi"/>
          <w:color w:val="000000"/>
          <w:shd w:val="clear" w:color="auto" w:fill="FFFFFF"/>
          <w:lang w:val="nl-NL" w:eastAsia="en-NL"/>
        </w:rPr>
        <w:t xml:space="preserve"> </w:t>
      </w:r>
    </w:p>
    <w:p w14:paraId="5EC1A52E" w14:textId="4FF57545" w:rsidR="00C201CA"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Nu de keuze voor client-side storage is gemaakt</w:t>
      </w:r>
      <w:r w:rsidR="00314826" w:rsidRPr="00E867B8">
        <w:rPr>
          <w:rFonts w:eastAsia="Times New Roman" w:cstheme="minorHAnsi"/>
          <w:color w:val="000000"/>
          <w:shd w:val="clear" w:color="auto" w:fill="FFFFFF"/>
          <w:lang w:val="nl-NL" w:eastAsia="en-NL"/>
        </w:rPr>
        <w:t xml:space="preserve">, moet er gekeken worden naar welke mogelijkheden er hiervoor zijn en de daarbij behorende </w:t>
      </w:r>
      <w:commentRangeStart w:id="11"/>
      <w:r w:rsidR="00314826" w:rsidRPr="00E867B8">
        <w:rPr>
          <w:rFonts w:eastAsia="Times New Roman" w:cstheme="minorHAnsi"/>
          <w:color w:val="000000"/>
          <w:shd w:val="clear" w:color="auto" w:fill="FFFFFF"/>
          <w:lang w:val="nl-NL" w:eastAsia="en-NL"/>
        </w:rPr>
        <w:t>functionaliteiten</w:t>
      </w:r>
      <w:commentRangeEnd w:id="11"/>
      <w:r w:rsidR="00B80978" w:rsidRPr="00E867B8">
        <w:rPr>
          <w:rStyle w:val="Verwijzingopmerking"/>
          <w:lang w:val="nl-NL"/>
        </w:rPr>
        <w:commentReference w:id="11"/>
      </w:r>
      <w:r w:rsidR="00314826" w:rsidRPr="00E867B8">
        <w:rPr>
          <w:rFonts w:eastAsia="Times New Roman" w:cstheme="minorHAnsi"/>
          <w:color w:val="000000"/>
          <w:shd w:val="clear" w:color="auto" w:fill="FFFFFF"/>
          <w:lang w:val="nl-NL" w:eastAsia="en-NL"/>
        </w:rPr>
        <w:t xml:space="preserve">.. </w:t>
      </w:r>
      <w:r w:rsidR="00B80978" w:rsidRPr="00E867B8">
        <w:rPr>
          <w:rFonts w:eastAsia="Times New Roman" w:cstheme="minorHAnsi"/>
          <w:color w:val="000000"/>
          <w:shd w:val="clear" w:color="auto" w:fill="FFFFFF"/>
          <w:lang w:val="nl-NL" w:eastAsia="en-NL"/>
        </w:rPr>
        <w:t>In dit onderzoek zullen er 4 methodes binnen de client-side storage onderzocht worden, namelijk: LocalStorage, SessionStorage</w:t>
      </w:r>
      <w:r w:rsidR="0093203C">
        <w:rPr>
          <w:rFonts w:eastAsia="Times New Roman" w:cstheme="minorHAnsi"/>
          <w:color w:val="000000"/>
          <w:shd w:val="clear" w:color="auto" w:fill="FFFFFF"/>
          <w:lang w:val="nl-NL" w:eastAsia="en-NL"/>
        </w:rPr>
        <w:t xml:space="preserve"> en </w:t>
      </w:r>
      <w:r w:rsidR="00B80978" w:rsidRPr="00E867B8">
        <w:rPr>
          <w:rFonts w:eastAsia="Times New Roman" w:cstheme="minorHAnsi"/>
          <w:color w:val="000000"/>
          <w:shd w:val="clear" w:color="auto" w:fill="FFFFFF"/>
          <w:lang w:val="nl-NL" w:eastAsia="en-NL"/>
        </w:rPr>
        <w:t>IndexedDB</w:t>
      </w:r>
      <w:r w:rsidR="0093203C">
        <w:rPr>
          <w:rFonts w:eastAsia="Times New Roman" w:cstheme="minorHAnsi"/>
          <w:color w:val="000000"/>
          <w:shd w:val="clear" w:color="auto" w:fill="FFFFFF"/>
          <w:lang w:val="nl-NL" w:eastAsia="en-NL"/>
        </w:rPr>
        <w:t>.</w:t>
      </w:r>
      <w:r w:rsidR="001E174D" w:rsidRPr="00E867B8">
        <w:rPr>
          <w:rFonts w:eastAsia="Times New Roman" w:cstheme="minorHAnsi"/>
          <w:color w:val="000000"/>
          <w:shd w:val="clear" w:color="auto" w:fill="FFFFFF"/>
          <w:lang w:val="nl-NL" w:eastAsia="en-NL"/>
        </w:rPr>
        <w:t xml:space="preserve"> Om te kijken of deze methodes effectief zijn voor hetgeen er in de toekomst mee gedaan gaat worden, zal er een demo gemaakt worden van elk van deze methodes. In deze demo</w:t>
      </w:r>
      <w:r w:rsidR="00B22F15" w:rsidRPr="00E867B8">
        <w:rPr>
          <w:rFonts w:eastAsia="Times New Roman" w:cstheme="minorHAnsi"/>
          <w:color w:val="000000"/>
          <w:shd w:val="clear" w:color="auto" w:fill="FFFFFF"/>
          <w:lang w:val="nl-NL" w:eastAsia="en-NL"/>
        </w:rPr>
        <w:t>’</w:t>
      </w:r>
      <w:r w:rsidR="001E174D" w:rsidRPr="00E867B8">
        <w:rPr>
          <w:rFonts w:eastAsia="Times New Roman" w:cstheme="minorHAnsi"/>
          <w:color w:val="000000"/>
          <w:shd w:val="clear" w:color="auto" w:fill="FFFFFF"/>
          <w:lang w:val="nl-NL" w:eastAsia="en-NL"/>
        </w:rPr>
        <w:t xml:space="preserve">s zal er een bulk data van de bestaande back-end gedownload worden. </w:t>
      </w:r>
      <w:r w:rsidR="00B80978" w:rsidRPr="00E867B8">
        <w:rPr>
          <w:rFonts w:eastAsia="Times New Roman" w:cstheme="minorHAnsi"/>
          <w:color w:val="000000"/>
          <w:shd w:val="clear" w:color="auto" w:fill="FFFFFF"/>
          <w:lang w:val="nl-NL" w:eastAsia="en-NL"/>
        </w:rPr>
        <w:t xml:space="preserve"> </w:t>
      </w:r>
      <w:r w:rsidR="001E174D" w:rsidRPr="00E867B8">
        <w:rPr>
          <w:rFonts w:eastAsia="Times New Roman" w:cstheme="minorHAnsi"/>
          <w:color w:val="000000"/>
          <w:shd w:val="clear" w:color="auto" w:fill="FFFFFF"/>
          <w:lang w:val="nl-NL" w:eastAsia="en-NL"/>
        </w:rPr>
        <w:t xml:space="preserve">Deze bestaande data zal gemanipuleerd worden, zodat er de volgende tests mee uitgevoerd kunnen worden: het sluiten van </w:t>
      </w:r>
      <w:r w:rsidR="001E174D" w:rsidRPr="00E867B8">
        <w:rPr>
          <w:rFonts w:eastAsia="Times New Roman" w:cstheme="minorHAnsi"/>
          <w:color w:val="000000"/>
          <w:shd w:val="clear" w:color="auto" w:fill="FFFFFF"/>
          <w:lang w:val="nl-NL" w:eastAsia="en-NL"/>
        </w:rPr>
        <w:lastRenderedPageBreak/>
        <w:t xml:space="preserve">de browser, het openen van nieuwe tabs naar dezelfde </w:t>
      </w:r>
      <w:commentRangeStart w:id="12"/>
      <w:r w:rsidR="001E174D" w:rsidRPr="00E867B8">
        <w:rPr>
          <w:rFonts w:eastAsia="Times New Roman" w:cstheme="minorHAnsi"/>
          <w:color w:val="000000"/>
          <w:shd w:val="clear" w:color="auto" w:fill="FFFFFF"/>
          <w:lang w:val="nl-NL" w:eastAsia="en-NL"/>
        </w:rPr>
        <w:t>URL</w:t>
      </w:r>
      <w:commentRangeEnd w:id="12"/>
      <w:r w:rsidR="001E174D" w:rsidRPr="00E867B8">
        <w:rPr>
          <w:rStyle w:val="Verwijzingopmerking"/>
          <w:lang w:val="nl-NL"/>
        </w:rPr>
        <w:commentReference w:id="12"/>
      </w:r>
      <w:r w:rsidR="00B80978" w:rsidRPr="00E867B8">
        <w:rPr>
          <w:rFonts w:eastAsia="Times New Roman" w:cstheme="minorHAnsi"/>
          <w:color w:val="000000"/>
          <w:shd w:val="clear" w:color="auto" w:fill="FFFFFF"/>
          <w:lang w:val="nl-NL" w:eastAsia="en-NL"/>
        </w:rPr>
        <w:t xml:space="preserve"> </w:t>
      </w:r>
      <w:r w:rsidR="00C201CA" w:rsidRPr="00E867B8">
        <w:rPr>
          <w:rFonts w:eastAsia="Times New Roman" w:cstheme="minorHAnsi"/>
          <w:color w:val="000000"/>
          <w:shd w:val="clear" w:color="auto" w:fill="FFFFFF"/>
          <w:lang w:val="nl-NL" w:eastAsia="en-NL"/>
        </w:rPr>
        <w:t xml:space="preserve"> De resultaten van deze tests zullen een beeld geven of de methodes effectief zijn. </w:t>
      </w:r>
    </w:p>
    <w:p w14:paraId="27CF4288" w14:textId="507F03F9"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Volgens de ontwikkelaar van Blazor, Microsoft, zijn er </w:t>
      </w:r>
      <w:commentRangeStart w:id="13"/>
      <w:r w:rsidRPr="00E867B8">
        <w:rPr>
          <w:rFonts w:eastAsia="Times New Roman" w:cstheme="minorHAnsi"/>
          <w:color w:val="000000"/>
          <w:shd w:val="clear" w:color="auto" w:fill="FFFFFF"/>
          <w:lang w:val="nl-NL" w:eastAsia="en-NL"/>
        </w:rPr>
        <w:t>twee</w:t>
      </w:r>
      <w:commentRangeEnd w:id="13"/>
      <w:r w:rsidR="00C201CA" w:rsidRPr="00E867B8">
        <w:rPr>
          <w:rStyle w:val="Verwijzingopmerking"/>
          <w:lang w:val="nl-NL"/>
        </w:rPr>
        <w:commentReference w:id="13"/>
      </w:r>
      <w:r w:rsidRPr="00E867B8">
        <w:rPr>
          <w:rFonts w:eastAsia="Times New Roman" w:cstheme="minorHAnsi"/>
          <w:color w:val="000000"/>
          <w:shd w:val="clear" w:color="auto" w:fill="FFFFFF"/>
          <w:lang w:val="nl-NL" w:eastAsia="en-NL"/>
        </w:rPr>
        <w:t xml:space="preserve"> voorname </w:t>
      </w:r>
      <w:r w:rsidR="00412DBC" w:rsidRPr="00E867B8">
        <w:rPr>
          <w:rFonts w:eastAsia="Times New Roman" w:cstheme="minorHAnsi"/>
          <w:color w:val="000000"/>
          <w:shd w:val="clear" w:color="auto" w:fill="FFFFFF"/>
          <w:lang w:val="nl-NL" w:eastAsia="en-NL"/>
        </w:rPr>
        <w:t>methodes.</w:t>
      </w:r>
    </w:p>
    <w:p w14:paraId="55382FED" w14:textId="19900620" w:rsidR="009A6D40" w:rsidRPr="00E867B8" w:rsidRDefault="009A6D40" w:rsidP="00E867B8">
      <w:pPr>
        <w:pStyle w:val="Kop3"/>
        <w:numPr>
          <w:ilvl w:val="2"/>
          <w:numId w:val="4"/>
        </w:numPr>
        <w:rPr>
          <w:rFonts w:eastAsia="Times New Roman"/>
          <w:shd w:val="clear" w:color="auto" w:fill="FFFFFF"/>
          <w:lang w:val="nl-NL" w:eastAsia="en-NL"/>
        </w:rPr>
      </w:pPr>
      <w:bookmarkStart w:id="14" w:name="_Toc124757291"/>
      <w:r w:rsidRPr="00E867B8">
        <w:rPr>
          <w:rFonts w:eastAsia="Times New Roman"/>
          <w:shd w:val="clear" w:color="auto" w:fill="FFFFFF"/>
          <w:lang w:val="nl-NL" w:eastAsia="en-NL"/>
        </w:rPr>
        <w:t>LocalStorage</w:t>
      </w:r>
      <w:bookmarkEnd w:id="14"/>
    </w:p>
    <w:p w14:paraId="67936CBD" w14:textId="2582F506"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LocalStorage is gebonden aan de browser zelf. Wanneer een gebruiker de pagina </w:t>
      </w:r>
      <w:r w:rsidR="00403EC7" w:rsidRPr="00E867B8">
        <w:rPr>
          <w:rFonts w:eastAsia="Times New Roman" w:cstheme="minorHAnsi"/>
          <w:color w:val="000000"/>
          <w:shd w:val="clear" w:color="auto" w:fill="FFFFFF"/>
          <w:lang w:val="nl-NL" w:eastAsia="en-NL"/>
        </w:rPr>
        <w:t>herlaadt</w:t>
      </w:r>
      <w:r w:rsidRPr="00E867B8">
        <w:rPr>
          <w:rFonts w:eastAsia="Times New Roman" w:cstheme="minorHAnsi"/>
          <w:color w:val="000000"/>
          <w:shd w:val="clear" w:color="auto" w:fill="FFFFFF"/>
          <w:lang w:val="nl-NL" w:eastAsia="en-NL"/>
        </w:rPr>
        <w:t xml:space="preserve"> of opnieuw opent</w:t>
      </w:r>
      <w:r w:rsidR="00B22F15"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blijft de opgeslagen data en </w:t>
      </w:r>
      <w:commentRangeStart w:id="15"/>
      <w:r w:rsidRPr="00E867B8">
        <w:rPr>
          <w:rFonts w:eastAsia="Times New Roman" w:cstheme="minorHAnsi"/>
          <w:color w:val="000000"/>
          <w:shd w:val="clear" w:color="auto" w:fill="FFFFFF"/>
          <w:lang w:val="nl-NL" w:eastAsia="en-NL"/>
        </w:rPr>
        <w:t>state</w:t>
      </w:r>
      <w:commentRangeEnd w:id="15"/>
      <w:r w:rsidR="00B22F15" w:rsidRPr="00E867B8">
        <w:rPr>
          <w:rStyle w:val="Verwijzingopmerking"/>
          <w:lang w:val="nl-NL"/>
        </w:rPr>
        <w:commentReference w:id="15"/>
      </w:r>
      <w:r w:rsidRPr="00E867B8">
        <w:rPr>
          <w:rFonts w:eastAsia="Times New Roman" w:cstheme="minorHAnsi"/>
          <w:color w:val="000000"/>
          <w:shd w:val="clear" w:color="auto" w:fill="FFFFFF"/>
          <w:lang w:val="nl-NL" w:eastAsia="en-NL"/>
        </w:rPr>
        <w:t xml:space="preserve"> bestaan. Wanneer een gebruiker een nieuw tabblad zou op</w:t>
      </w:r>
      <w:r w:rsidR="00B22F15" w:rsidRPr="00E867B8">
        <w:rPr>
          <w:rFonts w:eastAsia="Times New Roman" w:cstheme="minorHAnsi"/>
          <w:color w:val="000000"/>
          <w:shd w:val="clear" w:color="auto" w:fill="FFFFFF"/>
          <w:lang w:val="nl-NL" w:eastAsia="en-NL"/>
        </w:rPr>
        <w:t>e</w:t>
      </w:r>
      <w:r w:rsidRPr="00E867B8">
        <w:rPr>
          <w:rFonts w:eastAsia="Times New Roman" w:cstheme="minorHAnsi"/>
          <w:color w:val="000000"/>
          <w:shd w:val="clear" w:color="auto" w:fill="FFFFFF"/>
          <w:lang w:val="nl-NL" w:eastAsia="en-NL"/>
        </w:rPr>
        <w:t>nen, is diezelfde data ook vanuit dit nieuwe tabblad te gebruiken.</w:t>
      </w:r>
    </w:p>
    <w:p w14:paraId="1DBF801B" w14:textId="19B6A7A8" w:rsidR="009A6D40" w:rsidRPr="00E867B8" w:rsidRDefault="009A6D40" w:rsidP="00E867B8">
      <w:pPr>
        <w:pStyle w:val="Kop3"/>
        <w:numPr>
          <w:ilvl w:val="2"/>
          <w:numId w:val="4"/>
        </w:numPr>
        <w:rPr>
          <w:rFonts w:eastAsia="Times New Roman"/>
          <w:shd w:val="clear" w:color="auto" w:fill="FFFFFF"/>
          <w:lang w:val="nl-NL" w:eastAsia="en-NL"/>
        </w:rPr>
      </w:pPr>
      <w:bookmarkStart w:id="16" w:name="_Toc124757292"/>
      <w:r w:rsidRPr="00E867B8">
        <w:rPr>
          <w:rFonts w:eastAsia="Times New Roman"/>
          <w:shd w:val="clear" w:color="auto" w:fill="FFFFFF"/>
          <w:lang w:val="nl-NL" w:eastAsia="en-NL"/>
        </w:rPr>
        <w:t>SessionStorage</w:t>
      </w:r>
      <w:bookmarkEnd w:id="16"/>
    </w:p>
    <w:p w14:paraId="56A23F6F" w14:textId="49482D55"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SessionStorage is gebonden aan de tab waar de gebruiker zich in bevind</w:t>
      </w:r>
      <w:r w:rsidR="00B22F15" w:rsidRPr="00E867B8">
        <w:rPr>
          <w:rFonts w:eastAsia="Times New Roman" w:cstheme="minorHAnsi"/>
          <w:color w:val="000000"/>
          <w:shd w:val="clear" w:color="auto" w:fill="FFFFFF"/>
          <w:lang w:val="nl-NL" w:eastAsia="en-NL"/>
        </w:rPr>
        <w:t>t</w:t>
      </w:r>
      <w:r w:rsidRPr="00E867B8">
        <w:rPr>
          <w:rFonts w:eastAsia="Times New Roman" w:cstheme="minorHAnsi"/>
          <w:color w:val="000000"/>
          <w:shd w:val="clear" w:color="auto" w:fill="FFFFFF"/>
          <w:lang w:val="nl-NL" w:eastAsia="en-NL"/>
        </w:rPr>
        <w:t xml:space="preserve">. Wanneer de gebruiker zijn pagina </w:t>
      </w:r>
      <w:commentRangeStart w:id="17"/>
      <w:r w:rsidRPr="00E867B8">
        <w:rPr>
          <w:rFonts w:eastAsia="Times New Roman" w:cstheme="minorHAnsi"/>
          <w:color w:val="000000"/>
          <w:shd w:val="clear" w:color="auto" w:fill="FFFFFF"/>
          <w:lang w:val="nl-NL" w:eastAsia="en-NL"/>
        </w:rPr>
        <w:t>refreshed</w:t>
      </w:r>
      <w:commentRangeEnd w:id="17"/>
      <w:r w:rsidR="00B22F15" w:rsidRPr="00E867B8">
        <w:rPr>
          <w:rStyle w:val="Verwijzingopmerking"/>
          <w:lang w:val="nl-NL"/>
        </w:rPr>
        <w:commentReference w:id="17"/>
      </w:r>
      <w:r w:rsidRPr="00E867B8">
        <w:rPr>
          <w:rFonts w:eastAsia="Times New Roman" w:cstheme="minorHAnsi"/>
          <w:color w:val="000000"/>
          <w:shd w:val="clear" w:color="auto" w:fill="FFFFFF"/>
          <w:lang w:val="nl-NL" w:eastAsia="en-NL"/>
        </w:rPr>
        <w:t xml:space="preserve"> blijft de </w:t>
      </w:r>
      <w:commentRangeStart w:id="18"/>
      <w:r w:rsidRPr="00E867B8">
        <w:rPr>
          <w:rFonts w:eastAsia="Times New Roman" w:cstheme="minorHAnsi"/>
          <w:color w:val="000000"/>
          <w:shd w:val="clear" w:color="auto" w:fill="FFFFFF"/>
          <w:lang w:val="nl-NL" w:eastAsia="en-NL"/>
        </w:rPr>
        <w:t>state</w:t>
      </w:r>
      <w:commentRangeEnd w:id="18"/>
      <w:r w:rsidR="00B22F15" w:rsidRPr="00E867B8">
        <w:rPr>
          <w:rStyle w:val="Verwijzingopmerking"/>
          <w:lang w:val="nl-NL"/>
        </w:rPr>
        <w:commentReference w:id="18"/>
      </w:r>
      <w:r w:rsidRPr="00E867B8">
        <w:rPr>
          <w:rFonts w:eastAsia="Times New Roman" w:cstheme="minorHAnsi"/>
          <w:color w:val="000000"/>
          <w:shd w:val="clear" w:color="auto" w:fill="FFFFFF"/>
          <w:lang w:val="nl-NL" w:eastAsia="en-NL"/>
        </w:rPr>
        <w:t xml:space="preserve"> bestaan. Wanneer de tab gesloten wordt</w:t>
      </w:r>
      <w:r w:rsidR="00B22F15"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is alles kwijt. Dit lijkt op voorhand al niet een geschikte </w:t>
      </w:r>
      <w:r w:rsidR="00B22F15" w:rsidRPr="00E867B8">
        <w:rPr>
          <w:rFonts w:eastAsia="Times New Roman" w:cstheme="minorHAnsi"/>
          <w:color w:val="000000"/>
          <w:shd w:val="clear" w:color="auto" w:fill="FFFFFF"/>
          <w:lang w:val="nl-NL" w:eastAsia="en-NL"/>
        </w:rPr>
        <w:t>methode</w:t>
      </w:r>
      <w:r w:rsidRPr="00E867B8">
        <w:rPr>
          <w:rFonts w:eastAsia="Times New Roman" w:cstheme="minorHAnsi"/>
          <w:color w:val="000000"/>
          <w:shd w:val="clear" w:color="auto" w:fill="FFFFFF"/>
          <w:lang w:val="nl-NL" w:eastAsia="en-NL"/>
        </w:rPr>
        <w:t xml:space="preserve">. Het is </w:t>
      </w:r>
      <w:r w:rsidR="00B22F15" w:rsidRPr="00E867B8">
        <w:rPr>
          <w:rFonts w:eastAsia="Times New Roman" w:cstheme="minorHAnsi"/>
          <w:color w:val="000000"/>
          <w:shd w:val="clear" w:color="auto" w:fill="FFFFFF"/>
          <w:lang w:val="nl-NL" w:eastAsia="en-NL"/>
        </w:rPr>
        <w:t>namelijk</w:t>
      </w:r>
      <w:r w:rsidRPr="00E867B8">
        <w:rPr>
          <w:rFonts w:eastAsia="Times New Roman" w:cstheme="minorHAnsi"/>
          <w:color w:val="000000"/>
          <w:shd w:val="clear" w:color="auto" w:fill="FFFFFF"/>
          <w:lang w:val="nl-NL" w:eastAsia="en-NL"/>
        </w:rPr>
        <w:t xml:space="preserve"> niet uit te sluiten dat een gebruiker altijd maar </w:t>
      </w:r>
      <w:r w:rsidR="00B22F15" w:rsidRPr="00E867B8">
        <w:rPr>
          <w:rFonts w:eastAsia="Times New Roman" w:cstheme="minorHAnsi"/>
          <w:color w:val="000000"/>
          <w:shd w:val="clear" w:color="auto" w:fill="FFFFFF"/>
          <w:lang w:val="nl-NL" w:eastAsia="en-NL"/>
        </w:rPr>
        <w:t>éé</w:t>
      </w:r>
      <w:r w:rsidRPr="00E867B8">
        <w:rPr>
          <w:rFonts w:eastAsia="Times New Roman" w:cstheme="minorHAnsi"/>
          <w:color w:val="000000"/>
          <w:shd w:val="clear" w:color="auto" w:fill="FFFFFF"/>
          <w:lang w:val="nl-NL" w:eastAsia="en-NL"/>
        </w:rPr>
        <w:t>n tabblad geopend heeft</w:t>
      </w:r>
      <w:r w:rsidR="00B22F15" w:rsidRPr="00E867B8">
        <w:rPr>
          <w:rFonts w:eastAsia="Times New Roman" w:cstheme="minorHAnsi"/>
          <w:color w:val="000000"/>
          <w:shd w:val="clear" w:color="auto" w:fill="FFFFFF"/>
          <w:lang w:val="nl-NL" w:eastAsia="en-NL"/>
        </w:rPr>
        <w:t>. Ook kan er niet vanuit gegaan worden dat de gebruiker het tabblad nooit sluit.</w:t>
      </w:r>
    </w:p>
    <w:p w14:paraId="15220709" w14:textId="7D4A5CED" w:rsidR="009A6D40" w:rsidRPr="00E867B8" w:rsidRDefault="009A6D40" w:rsidP="00E867B8">
      <w:pPr>
        <w:pStyle w:val="Kop3"/>
        <w:numPr>
          <w:ilvl w:val="2"/>
          <w:numId w:val="4"/>
        </w:numPr>
        <w:rPr>
          <w:rFonts w:eastAsia="Times New Roman"/>
          <w:shd w:val="clear" w:color="auto" w:fill="FFFFFF"/>
          <w:lang w:val="nl-NL" w:eastAsia="en-NL"/>
        </w:rPr>
      </w:pPr>
      <w:bookmarkStart w:id="19" w:name="_Toc124757293"/>
      <w:r w:rsidRPr="00E867B8">
        <w:rPr>
          <w:rFonts w:eastAsia="Times New Roman"/>
          <w:shd w:val="clear" w:color="auto" w:fill="FFFFFF"/>
          <w:lang w:val="nl-NL" w:eastAsia="en-NL"/>
        </w:rPr>
        <w:t>IndexedDB</w:t>
      </w:r>
      <w:bookmarkEnd w:id="19"/>
    </w:p>
    <w:p w14:paraId="5574AD66" w14:textId="3484FE7B"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IndexedDB is een veelvuldig gebruikte Javascript API, gemaakt voor het opslaan van data binnen front-end applicaties. Ook wordt deze methode vaak gebruikt voor het opslaan van data binnen Blazor WASM applicaties. Vanwege dit veelvuldig gebruik binnen Blazor, zijn er ook NuGet packages te gebruiken</w:t>
      </w:r>
      <w:r w:rsidR="003A3BB1" w:rsidRPr="00E867B8">
        <w:rPr>
          <w:rFonts w:eastAsia="Times New Roman" w:cstheme="minorHAnsi"/>
          <w:color w:val="000000"/>
          <w:shd w:val="clear" w:color="auto" w:fill="FFFFFF"/>
          <w:lang w:val="nl-NL" w:eastAsia="en-NL"/>
        </w:rPr>
        <w:t>. Deze NuGet packages zorgen ervoor dat er een enkele regel javascript code geschreven hoeft te worden.</w:t>
      </w:r>
    </w:p>
    <w:p w14:paraId="782D06AE" w14:textId="77777777" w:rsidR="009A6D40" w:rsidRPr="00E867B8" w:rsidRDefault="009A6D40" w:rsidP="00403EC7">
      <w:pPr>
        <w:pBdr>
          <w:top w:val="single" w:sz="4" w:space="1" w:color="auto"/>
          <w:left w:val="single" w:sz="4" w:space="4" w:color="auto"/>
          <w:bottom w:val="single" w:sz="4" w:space="1" w:color="auto"/>
          <w:right w:val="single" w:sz="4" w:space="4" w:color="auto"/>
        </w:pBdr>
        <w:spacing w:before="100" w:beforeAutospacing="1" w:after="202" w:line="276" w:lineRule="auto"/>
        <w:rPr>
          <w:rFonts w:eastAsia="Times New Roman" w:cstheme="minorHAnsi"/>
          <w:color w:val="000000"/>
          <w:shd w:val="clear" w:color="auto" w:fill="FFFFFF"/>
          <w:lang w:val="nl-NL" w:eastAsia="en-NL"/>
        </w:rPr>
      </w:pPr>
      <w:commentRangeStart w:id="20"/>
      <w:r w:rsidRPr="00E867B8">
        <w:rPr>
          <w:rFonts w:eastAsia="Times New Roman" w:cstheme="minorHAnsi"/>
          <w:color w:val="000000"/>
          <w:shd w:val="clear" w:color="auto" w:fill="FFFFFF"/>
          <w:lang w:val="nl-NL" w:eastAsia="en-NL"/>
        </w:rPr>
        <w:t>Bron: https://developer.mozilla.org/</w:t>
      </w:r>
    </w:p>
    <w:p w14:paraId="63011F5F" w14:textId="77777777" w:rsidR="00403EC7" w:rsidRDefault="009A6D40" w:rsidP="00403EC7">
      <w:pPr>
        <w:pStyle w:val="Kop4"/>
        <w:pBdr>
          <w:top w:val="single" w:sz="4" w:space="1" w:color="auto"/>
          <w:left w:val="single" w:sz="4" w:space="4" w:color="auto"/>
          <w:bottom w:val="single" w:sz="4" w:space="1" w:color="auto"/>
          <w:right w:val="single" w:sz="4" w:space="4" w:color="auto"/>
        </w:pBdr>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IndexedDB is a low-level API for client-side storage of significant amounts of structured data, including files/blobs. This API uses indexes to enable high-performance searches of this data. While Web Storage is useful for storing smaller amounts of data, it is less useful for storing larger amounts of structured data. IndexedDB provides a solution…</w:t>
      </w:r>
      <w:commentRangeEnd w:id="20"/>
      <w:r w:rsidR="003A3BB1" w:rsidRPr="00E867B8">
        <w:rPr>
          <w:rStyle w:val="Verwijzingopmerking"/>
          <w:lang w:val="nl-NL"/>
        </w:rPr>
        <w:commentReference w:id="20"/>
      </w:r>
    </w:p>
    <w:p w14:paraId="3D36F306" w14:textId="77777777" w:rsidR="00403EC7" w:rsidRDefault="00403EC7" w:rsidP="00E867B8">
      <w:pPr>
        <w:pStyle w:val="Kop4"/>
        <w:rPr>
          <w:rFonts w:eastAsia="Times New Roman"/>
          <w:shd w:val="clear" w:color="auto" w:fill="FFFFFF"/>
          <w:lang w:val="nl-NL" w:eastAsia="en-NL"/>
        </w:rPr>
      </w:pPr>
    </w:p>
    <w:p w14:paraId="088AEC17" w14:textId="558A7EFF" w:rsidR="009A6D40" w:rsidRPr="00E867B8" w:rsidRDefault="003A3BB1"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 xml:space="preserve">4.3.4.1 </w:t>
      </w:r>
      <w:r w:rsidR="009A6D40" w:rsidRPr="00E867B8">
        <w:rPr>
          <w:rFonts w:eastAsia="Times New Roman"/>
          <w:shd w:val="clear" w:color="auto" w:fill="FFFFFF"/>
          <w:lang w:val="nl-NL" w:eastAsia="en-NL"/>
        </w:rPr>
        <w:t>TG.Blazor.IndexedDB</w:t>
      </w:r>
    </w:p>
    <w:p w14:paraId="548FF071" w14:textId="7CCD9085"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Een van de meest besproken IndexedDB NuGet packages </w:t>
      </w:r>
      <w:r w:rsidR="0018265E" w:rsidRPr="00E867B8">
        <w:rPr>
          <w:rFonts w:eastAsia="Times New Roman" w:cstheme="minorHAnsi"/>
          <w:color w:val="000000"/>
          <w:shd w:val="clear" w:color="auto" w:fill="FFFFFF"/>
          <w:lang w:val="nl-NL" w:eastAsia="en-NL"/>
        </w:rPr>
        <w:t>is</w:t>
      </w:r>
      <w:r w:rsidRPr="00E867B8">
        <w:rPr>
          <w:rFonts w:eastAsia="Times New Roman" w:cstheme="minorHAnsi"/>
          <w:color w:val="000000"/>
          <w:shd w:val="clear" w:color="auto" w:fill="FFFFFF"/>
          <w:lang w:val="nl-NL" w:eastAsia="en-NL"/>
        </w:rPr>
        <w:t>TG.Blazor.IndexedDB</w:t>
      </w:r>
      <w:r w:rsidR="0018265E" w:rsidRPr="00E867B8">
        <w:rPr>
          <w:rFonts w:eastAsia="Times New Roman" w:cstheme="minorHAnsi"/>
          <w:color w:val="000000"/>
          <w:shd w:val="clear" w:color="auto" w:fill="FFFFFF"/>
          <w:lang w:val="nl-NL" w:eastAsia="en-NL"/>
        </w:rPr>
        <w:t xml:space="preserve">.In dit onderzoek is er een prototype gemaakt van deze package. Het bleek erg lastig om dit prototype op te zetten. Na het raadplegen van de GitHub repository </w:t>
      </w:r>
      <w:r w:rsidR="00C912CA" w:rsidRPr="00E867B8">
        <w:rPr>
          <w:rFonts w:eastAsia="Times New Roman" w:cstheme="minorHAnsi"/>
          <w:color w:val="000000"/>
          <w:shd w:val="clear" w:color="auto" w:fill="FFFFFF"/>
          <w:lang w:val="nl-NL" w:eastAsia="en-NL"/>
        </w:rPr>
        <w:t xml:space="preserve">bleek </w:t>
      </w:r>
      <w:r w:rsidR="0018265E" w:rsidRPr="00E867B8">
        <w:rPr>
          <w:rFonts w:eastAsia="Times New Roman" w:cstheme="minorHAnsi"/>
          <w:color w:val="000000"/>
          <w:shd w:val="clear" w:color="auto" w:fill="FFFFFF"/>
          <w:lang w:val="nl-NL" w:eastAsia="en-NL"/>
        </w:rPr>
        <w:t xml:space="preserve"> </w:t>
      </w:r>
      <w:r w:rsidRPr="00E867B8">
        <w:rPr>
          <w:rFonts w:eastAsia="Times New Roman" w:cstheme="minorHAnsi"/>
          <w:color w:val="000000"/>
          <w:shd w:val="clear" w:color="auto" w:fill="FFFFFF"/>
          <w:lang w:val="nl-NL" w:eastAsia="en-NL"/>
        </w:rPr>
        <w:t xml:space="preserve">Echter kreeg ik dit prototype niet aan de praat en kreeg ik niet snel in de gaten waarom dit niet lukte. Na wat meer zoek werk binnen de GitHub repo van dit project kwam ik </w:t>
      </w:r>
      <w:r w:rsidR="00C90955" w:rsidRPr="00E867B8">
        <w:rPr>
          <w:rFonts w:eastAsia="Times New Roman" w:cstheme="minorHAnsi"/>
          <w:color w:val="000000"/>
          <w:shd w:val="clear" w:color="auto" w:fill="FFFFFF"/>
          <w:lang w:val="nl-NL" w:eastAsia="en-NL"/>
        </w:rPr>
        <w:t>erachter</w:t>
      </w:r>
      <w:r w:rsidRPr="00E867B8">
        <w:rPr>
          <w:rFonts w:eastAsia="Times New Roman" w:cstheme="minorHAnsi"/>
          <w:color w:val="000000"/>
          <w:shd w:val="clear" w:color="auto" w:fill="FFFFFF"/>
          <w:lang w:val="nl-NL" w:eastAsia="en-NL"/>
        </w:rPr>
        <w:t xml:space="preserve"> dat dit project “deprecated” was, iets wat ik had kunnen voorkomen door vooraf beter onderzoek te doen. </w:t>
      </w:r>
    </w:p>
    <w:p w14:paraId="310800D5" w14:textId="77777777"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Afgezien van het feit dat deze package niet meer werkte, was het geen verloren tijd. Door deze les heb ik geleerd nauwkeuriger onderzoek te doen, vooral bij het kiezen van oplossing binnen de software. Dit heeft dan ook bijgedragen aan mijn “judgement” leeruitkomst.</w:t>
      </w:r>
    </w:p>
    <w:p w14:paraId="1B14C6CB" w14:textId="04051387" w:rsidR="009A6D40" w:rsidRPr="00E867B8" w:rsidRDefault="0018265E" w:rsidP="00E867B8">
      <w:pPr>
        <w:pStyle w:val="Kop4"/>
        <w:rPr>
          <w:rFonts w:eastAsia="Times New Roman"/>
          <w:shd w:val="clear" w:color="auto" w:fill="FFFFFF"/>
          <w:lang w:val="nl-NL" w:eastAsia="en-NL"/>
        </w:rPr>
      </w:pPr>
      <w:bookmarkStart w:id="21" w:name="_Hlk122373612"/>
      <w:r w:rsidRPr="00E867B8">
        <w:rPr>
          <w:rFonts w:eastAsia="Times New Roman"/>
          <w:shd w:val="clear" w:color="auto" w:fill="FFFFFF"/>
          <w:lang w:val="nl-NL" w:eastAsia="en-NL"/>
        </w:rPr>
        <w:lastRenderedPageBreak/>
        <w:t>4.3.4.2</w:t>
      </w:r>
      <w:r w:rsidR="00403EC7">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BlazorIndexedDB</w:t>
      </w:r>
    </w:p>
    <w:bookmarkEnd w:id="21"/>
    <w:p w14:paraId="071B244E" w14:textId="364FB881"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BlazorIndexedDB is een doorstart op TG.Blazor.IndexedDB. Bij deze package hebben de developers</w:t>
      </w:r>
      <w:r w:rsidR="00C912CA"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hetgeen wat er voor zorgde dat TG.Blazor.IndexedDB niet meer compatib</w:t>
      </w:r>
      <w:r w:rsidR="00C912CA" w:rsidRPr="00E867B8">
        <w:rPr>
          <w:rFonts w:eastAsia="Times New Roman" w:cstheme="minorHAnsi"/>
          <w:color w:val="000000"/>
          <w:shd w:val="clear" w:color="auto" w:fill="FFFFFF"/>
          <w:lang w:val="nl-NL" w:eastAsia="en-NL"/>
        </w:rPr>
        <w:t>el</w:t>
      </w:r>
      <w:r w:rsidRPr="00E867B8">
        <w:rPr>
          <w:rFonts w:eastAsia="Times New Roman" w:cstheme="minorHAnsi"/>
          <w:color w:val="000000"/>
          <w:shd w:val="clear" w:color="auto" w:fill="FFFFFF"/>
          <w:lang w:val="nl-NL" w:eastAsia="en-NL"/>
        </w:rPr>
        <w:t xml:space="preserve"> was met de laatste .NET versies</w:t>
      </w:r>
      <w:r w:rsidR="00C912CA"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eruit geschreven. Daarbij is te zien dat het </w:t>
      </w:r>
      <w:commentRangeStart w:id="22"/>
      <w:r w:rsidRPr="00E867B8">
        <w:rPr>
          <w:rFonts w:eastAsia="Times New Roman" w:cstheme="minorHAnsi"/>
          <w:color w:val="000000"/>
          <w:shd w:val="clear" w:color="auto" w:fill="FFFFFF"/>
          <w:lang w:val="nl-NL" w:eastAsia="en-NL"/>
        </w:rPr>
        <w:t>originele</w:t>
      </w:r>
      <w:commentRangeEnd w:id="22"/>
      <w:r w:rsidR="00EE58F6" w:rsidRPr="00E867B8">
        <w:rPr>
          <w:rStyle w:val="Verwijzingopmerking"/>
          <w:lang w:val="nl-NL"/>
        </w:rPr>
        <w:commentReference w:id="22"/>
      </w:r>
      <w:r w:rsidRPr="00E867B8">
        <w:rPr>
          <w:rFonts w:eastAsia="Times New Roman" w:cstheme="minorHAnsi"/>
          <w:color w:val="000000"/>
          <w:shd w:val="clear" w:color="auto" w:fill="FFFFFF"/>
          <w:lang w:val="nl-NL" w:eastAsia="en-NL"/>
        </w:rPr>
        <w:t xml:space="preserve"> project</w:t>
      </w:r>
      <w:r w:rsidR="00EE58F6" w:rsidRPr="00E867B8">
        <w:rPr>
          <w:rFonts w:eastAsia="Times New Roman" w:cstheme="minorHAnsi"/>
          <w:color w:val="000000"/>
          <w:shd w:val="clear" w:color="auto" w:fill="FFFFFF"/>
          <w:lang w:val="nl-NL" w:eastAsia="en-NL"/>
        </w:rPr>
        <w:t xml:space="preserve"> </w:t>
      </w:r>
      <w:r w:rsidR="00403EC7">
        <w:rPr>
          <w:rFonts w:eastAsia="Times New Roman" w:cstheme="minorHAnsi"/>
          <w:color w:val="000000"/>
          <w:shd w:val="clear" w:color="auto" w:fill="FFFFFF"/>
          <w:lang w:val="nl-NL" w:eastAsia="en-NL"/>
        </w:rPr>
        <w:t>(</w:t>
      </w:r>
      <w:r w:rsidR="00403EC7" w:rsidRPr="00403EC7">
        <w:rPr>
          <w:rFonts w:eastAsia="Times New Roman" w:cstheme="minorHAnsi"/>
          <w:color w:val="000000"/>
          <w:shd w:val="clear" w:color="auto" w:fill="FFFFFF"/>
          <w:lang w:val="nl-NL" w:eastAsia="en-NL"/>
        </w:rPr>
        <w:t>TG.Blazor.IndexedDB</w:t>
      </w:r>
      <w:r w:rsidR="00403EC7">
        <w:rPr>
          <w:rFonts w:eastAsia="Times New Roman" w:cstheme="minorHAnsi"/>
          <w:color w:val="000000"/>
          <w:shd w:val="clear" w:color="auto" w:fill="FFFFFF"/>
          <w:lang w:val="nl-NL" w:eastAsia="en-NL"/>
        </w:rPr>
        <w:t xml:space="preserve">) </w:t>
      </w:r>
      <w:r w:rsidR="00EE58F6" w:rsidRPr="00E867B8">
        <w:rPr>
          <w:rFonts w:eastAsia="Times New Roman" w:cstheme="minorHAnsi"/>
          <w:color w:val="000000"/>
          <w:shd w:val="clear" w:color="auto" w:fill="FFFFFF"/>
          <w:lang w:val="nl-NL" w:eastAsia="en-NL"/>
        </w:rPr>
        <w:t>een</w:t>
      </w:r>
      <w:r w:rsidRPr="00E867B8">
        <w:rPr>
          <w:rFonts w:eastAsia="Times New Roman" w:cstheme="minorHAnsi"/>
          <w:color w:val="000000"/>
          <w:shd w:val="clear" w:color="auto" w:fill="FFFFFF"/>
          <w:lang w:val="nl-NL" w:eastAsia="en-NL"/>
        </w:rPr>
        <w:t xml:space="preserve"> erg goed onderhouden project is, waar veel activiteit </w:t>
      </w:r>
      <w:r w:rsidR="00C90955" w:rsidRPr="00E867B8">
        <w:rPr>
          <w:rFonts w:eastAsia="Times New Roman" w:cstheme="minorHAnsi"/>
          <w:color w:val="000000"/>
          <w:shd w:val="clear" w:color="auto" w:fill="FFFFFF"/>
          <w:lang w:val="nl-NL" w:eastAsia="en-NL"/>
        </w:rPr>
        <w:t>plaatsvindt</w:t>
      </w:r>
      <w:r w:rsidRPr="00E867B8">
        <w:rPr>
          <w:rFonts w:eastAsia="Times New Roman" w:cstheme="minorHAnsi"/>
          <w:color w:val="000000"/>
          <w:shd w:val="clear" w:color="auto" w:fill="FFFFFF"/>
          <w:lang w:val="nl-NL" w:eastAsia="en-NL"/>
        </w:rPr>
        <w:t xml:space="preserve"> en heeft gevonden</w:t>
      </w:r>
      <w:r w:rsidR="00EE58F6" w:rsidRPr="00E867B8">
        <w:rPr>
          <w:rFonts w:eastAsia="Times New Roman" w:cstheme="minorHAnsi"/>
          <w:color w:val="000000"/>
          <w:shd w:val="clear" w:color="auto" w:fill="FFFFFF"/>
          <w:lang w:val="nl-NL" w:eastAsia="en-NL"/>
        </w:rPr>
        <w:t>. Ook heeft het project een</w:t>
      </w:r>
      <w:r w:rsidRPr="00E867B8">
        <w:rPr>
          <w:rFonts w:eastAsia="Times New Roman" w:cstheme="minorHAnsi"/>
          <w:color w:val="000000"/>
          <w:shd w:val="clear" w:color="auto" w:fill="FFFFFF"/>
          <w:lang w:val="nl-NL" w:eastAsia="en-NL"/>
        </w:rPr>
        <w:t xml:space="preserve"> hoog aantal downloads en </w:t>
      </w:r>
      <w:commentRangeStart w:id="23"/>
      <w:r w:rsidRPr="00E867B8">
        <w:rPr>
          <w:rFonts w:eastAsia="Times New Roman" w:cstheme="minorHAnsi"/>
          <w:color w:val="000000"/>
          <w:shd w:val="clear" w:color="auto" w:fill="FFFFFF"/>
          <w:lang w:val="nl-NL" w:eastAsia="en-NL"/>
        </w:rPr>
        <w:t>commits</w:t>
      </w:r>
      <w:commentRangeEnd w:id="23"/>
      <w:r w:rsidR="00EE58F6" w:rsidRPr="00E867B8">
        <w:rPr>
          <w:rStyle w:val="Verwijzingopmerking"/>
          <w:lang w:val="nl-NL"/>
        </w:rPr>
        <w:commentReference w:id="23"/>
      </w:r>
      <w:r w:rsidRPr="00E867B8">
        <w:rPr>
          <w:rFonts w:eastAsia="Times New Roman" w:cstheme="minorHAnsi"/>
          <w:color w:val="000000"/>
          <w:shd w:val="clear" w:color="auto" w:fill="FFFFFF"/>
          <w:lang w:val="nl-NL" w:eastAsia="en-NL"/>
        </w:rPr>
        <w:t xml:space="preserve"> . </w:t>
      </w:r>
      <w:r w:rsidR="00EE58F6" w:rsidRPr="00E867B8">
        <w:rPr>
          <w:rFonts w:eastAsia="Times New Roman" w:cstheme="minorHAnsi"/>
          <w:color w:val="000000"/>
          <w:shd w:val="clear" w:color="auto" w:fill="FFFFFF"/>
          <w:lang w:val="nl-NL" w:eastAsia="en-NL"/>
        </w:rPr>
        <w:t>De</w:t>
      </w:r>
      <w:r w:rsidRPr="00E867B8">
        <w:rPr>
          <w:rFonts w:eastAsia="Times New Roman" w:cstheme="minorHAnsi"/>
          <w:color w:val="000000"/>
          <w:shd w:val="clear" w:color="auto" w:fill="FFFFFF"/>
          <w:lang w:val="nl-NL" w:eastAsia="en-NL"/>
        </w:rPr>
        <w:t xml:space="preserve"> code </w:t>
      </w:r>
      <w:r w:rsidR="00EE58F6" w:rsidRPr="00E867B8">
        <w:rPr>
          <w:rFonts w:eastAsia="Times New Roman" w:cstheme="minorHAnsi"/>
          <w:color w:val="000000"/>
          <w:shd w:val="clear" w:color="auto" w:fill="FFFFFF"/>
          <w:lang w:val="nl-NL" w:eastAsia="en-NL"/>
        </w:rPr>
        <w:t xml:space="preserve">is </w:t>
      </w:r>
      <w:r w:rsidRPr="00E867B8">
        <w:rPr>
          <w:rFonts w:eastAsia="Times New Roman" w:cstheme="minorHAnsi"/>
          <w:color w:val="000000"/>
          <w:shd w:val="clear" w:color="auto" w:fill="FFFFFF"/>
          <w:lang w:val="nl-NL" w:eastAsia="en-NL"/>
        </w:rPr>
        <w:t>open-source en erg goed te begrijpen.</w:t>
      </w:r>
      <w:r w:rsidR="00231932" w:rsidRPr="00E867B8">
        <w:rPr>
          <w:rFonts w:eastAsia="Times New Roman" w:cstheme="minorHAnsi"/>
          <w:color w:val="000000"/>
          <w:shd w:val="clear" w:color="auto" w:fill="FFFFFF"/>
          <w:lang w:val="nl-NL" w:eastAsia="en-NL"/>
        </w:rPr>
        <w:t xml:space="preserve"> Deze package zou een nagenoeg oneindige levensduur hebben wanneer dit wordt toegepast in de applicatie. Deze package kan namelijk zelf aangepast worden, mocht deze in de toekomst niet meer naar behoren werken.</w:t>
      </w:r>
    </w:p>
    <w:p w14:paraId="0A1369F5" w14:textId="163F6218" w:rsidR="009A6D40" w:rsidRPr="00E867B8" w:rsidRDefault="009A6D40" w:rsidP="009A6D40">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Ook is de implementatie van deze package erg simpel</w:t>
      </w:r>
      <w:r w:rsidR="00231932" w:rsidRPr="00E867B8">
        <w:rPr>
          <w:rFonts w:eastAsia="Times New Roman" w:cstheme="minorHAnsi"/>
          <w:color w:val="000000"/>
          <w:shd w:val="clear" w:color="auto" w:fill="FFFFFF"/>
          <w:lang w:val="nl-NL" w:eastAsia="en-NL"/>
        </w:rPr>
        <w:t xml:space="preserve"> zoals te zien in figuur 2 en figuur 3.</w:t>
      </w:r>
      <w:r w:rsidR="006B06F0">
        <w:rPr>
          <w:rFonts w:eastAsia="Times New Roman" w:cstheme="minorHAnsi"/>
          <w:color w:val="000000"/>
          <w:shd w:val="clear" w:color="auto" w:fill="FFFFFF"/>
          <w:lang w:val="nl-NL" w:eastAsia="en-NL"/>
        </w:rPr>
        <w:t xml:space="preserve"> </w:t>
      </w:r>
      <w:r w:rsidR="00231932" w:rsidRPr="00E867B8">
        <w:rPr>
          <w:rFonts w:eastAsia="Times New Roman" w:cstheme="minorHAnsi"/>
          <w:color w:val="000000"/>
          <w:shd w:val="clear" w:color="auto" w:fill="FFFFFF"/>
          <w:lang w:val="nl-NL" w:eastAsia="en-NL"/>
        </w:rPr>
        <w:t>Het implementeren van deze package verloopt als volgt:</w:t>
      </w:r>
      <w:r w:rsidR="006B06F0">
        <w:rPr>
          <w:rFonts w:eastAsia="Times New Roman" w:cstheme="minorHAnsi"/>
          <w:color w:val="000000"/>
          <w:shd w:val="clear" w:color="auto" w:fill="FFFFFF"/>
          <w:lang w:val="nl-NL" w:eastAsia="en-NL"/>
        </w:rPr>
        <w:t xml:space="preserve"> </w:t>
      </w:r>
      <w:r w:rsidRPr="00E867B8">
        <w:rPr>
          <w:rFonts w:eastAsia="Times New Roman" w:cstheme="minorHAnsi"/>
          <w:color w:val="000000"/>
          <w:shd w:val="clear" w:color="auto" w:fill="FFFFFF"/>
          <w:lang w:val="nl-NL" w:eastAsia="en-NL"/>
        </w:rPr>
        <w:t>Om te beginnen wordt er een Singleton instance van de IndexedDBFactory interface aan de services van m</w:t>
      </w:r>
      <w:r w:rsidR="00231932" w:rsidRPr="00E867B8">
        <w:rPr>
          <w:rFonts w:eastAsia="Times New Roman" w:cstheme="minorHAnsi"/>
          <w:color w:val="000000"/>
          <w:shd w:val="clear" w:color="auto" w:fill="FFFFFF"/>
          <w:lang w:val="nl-NL" w:eastAsia="en-NL"/>
        </w:rPr>
        <w:t>de applicatie toegevoegd (zie figuur 2).</w:t>
      </w:r>
    </w:p>
    <w:p w14:paraId="6A97404E" w14:textId="52FD6816" w:rsidR="00231932" w:rsidRPr="00E867B8" w:rsidRDefault="00231932" w:rsidP="00231932">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Er moet een datastore gedefinieerd worden in program.cs</w:t>
      </w:r>
      <w:r w:rsidR="00895722" w:rsidRPr="00E867B8">
        <w:rPr>
          <w:rFonts w:eastAsia="Times New Roman" w:cstheme="minorHAnsi"/>
          <w:color w:val="000000"/>
          <w:shd w:val="clear" w:color="auto" w:fill="FFFFFF"/>
          <w:lang w:val="nl-NL" w:eastAsia="en-NL"/>
        </w:rPr>
        <w:t xml:space="preserve"> (zie figuur 3).</w:t>
      </w:r>
      <w:r w:rsidRPr="00E867B8">
        <w:rPr>
          <w:rFonts w:eastAsia="Times New Roman" w:cstheme="minorHAnsi"/>
          <w:color w:val="000000"/>
          <w:shd w:val="clear" w:color="auto" w:fill="FFFFFF"/>
          <w:lang w:val="nl-NL" w:eastAsia="en-NL"/>
        </w:rPr>
        <w:t xml:space="preserve"> </w:t>
      </w:r>
    </w:p>
    <w:p w14:paraId="4C6D63D6" w14:textId="2E420C7C" w:rsidR="00231932" w:rsidRPr="00E867B8" w:rsidRDefault="00231932" w:rsidP="00231932">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De datastore wordt vervolgens aan het IndexedDB object toegevoegd, zodat deze vervolgens als object te benaderen is vanuit de applicatie (zie figuur 4). </w:t>
      </w:r>
    </w:p>
    <w:p w14:paraId="6F83FDEE" w14:textId="4F8F6496" w:rsidR="00231932" w:rsidRPr="00E867B8" w:rsidRDefault="00231932" w:rsidP="00895722">
      <w:pPr>
        <w:spacing w:before="100" w:beforeAutospacing="1" w:after="202" w:line="276" w:lineRule="auto"/>
        <w:rPr>
          <w:rFonts w:eastAsia="Times New Roman" w:cstheme="minorHAnsi"/>
          <w:color w:val="000000"/>
          <w:shd w:val="clear" w:color="auto" w:fill="FFFFFF"/>
          <w:lang w:val="nl-NL" w:eastAsia="en-NL"/>
        </w:rPr>
      </w:pPr>
    </w:p>
    <w:p w14:paraId="25D4842B"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drawing>
          <wp:inline distT="0" distB="0" distL="0" distR="0" wp14:anchorId="32015F1D" wp14:editId="79AAAA95">
            <wp:extent cx="4038600" cy="1095456"/>
            <wp:effectExtent l="0" t="0" r="0" b="952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8095" cy="1106169"/>
                    </a:xfrm>
                    <a:prstGeom prst="rect">
                      <a:avLst/>
                    </a:prstGeom>
                    <a:noFill/>
                  </pic:spPr>
                </pic:pic>
              </a:graphicData>
            </a:graphic>
          </wp:inline>
        </w:drawing>
      </w:r>
    </w:p>
    <w:p w14:paraId="64DF26E2" w14:textId="20242D3B" w:rsidR="009A6D40" w:rsidRPr="00E867B8" w:rsidRDefault="00231932" w:rsidP="009A6D40">
      <w:pPr>
        <w:pStyle w:val="Bijschrift"/>
        <w:jc w:val="center"/>
        <w:rPr>
          <w:lang w:val="nl-NL"/>
        </w:rPr>
      </w:pPr>
      <w:r w:rsidRPr="00E867B8">
        <w:rPr>
          <w:lang w:val="nl-NL"/>
        </w:rPr>
        <w:t xml:space="preserve">Figuur 2: </w:t>
      </w:r>
      <w:r w:rsidR="009A6D40" w:rsidRPr="00E867B8">
        <w:rPr>
          <w:lang w:val="nl-NL"/>
        </w:rPr>
        <w:t xml:space="preserve">Toevoegen Singleton intance </w:t>
      </w:r>
    </w:p>
    <w:p w14:paraId="37C9D263"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drawing>
          <wp:inline distT="0" distB="0" distL="0" distR="0" wp14:anchorId="235F082C" wp14:editId="0FC94525">
            <wp:extent cx="4238625" cy="1248809"/>
            <wp:effectExtent l="0" t="0" r="0" b="889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192" cy="1250154"/>
                    </a:xfrm>
                    <a:prstGeom prst="rect">
                      <a:avLst/>
                    </a:prstGeom>
                    <a:noFill/>
                  </pic:spPr>
                </pic:pic>
              </a:graphicData>
            </a:graphic>
          </wp:inline>
        </w:drawing>
      </w:r>
    </w:p>
    <w:p w14:paraId="5498E666" w14:textId="73DFBCB3" w:rsidR="009A6D40" w:rsidRPr="00E867B8" w:rsidRDefault="00231932" w:rsidP="009A6D40">
      <w:pPr>
        <w:pStyle w:val="Bijschrift"/>
        <w:jc w:val="center"/>
        <w:rPr>
          <w:rFonts w:eastAsia="Times New Roman" w:cstheme="minorHAnsi"/>
          <w:color w:val="000000"/>
          <w:shd w:val="clear" w:color="auto" w:fill="FFFFFF"/>
          <w:lang w:val="nl-NL" w:eastAsia="en-NL"/>
        </w:rPr>
      </w:pPr>
      <w:r w:rsidRPr="00E867B8">
        <w:rPr>
          <w:lang w:val="nl-NL"/>
        </w:rPr>
        <w:t xml:space="preserve">Figuur 3: </w:t>
      </w:r>
      <w:r w:rsidR="009A6D40" w:rsidRPr="00E867B8">
        <w:rPr>
          <w:lang w:val="nl-NL"/>
        </w:rPr>
        <w:t>Defini</w:t>
      </w:r>
      <w:r w:rsidRPr="00E867B8">
        <w:rPr>
          <w:lang w:val="nl-NL"/>
        </w:rPr>
        <w:t>ëren</w:t>
      </w:r>
      <w:r w:rsidR="009A6D40" w:rsidRPr="00E867B8">
        <w:rPr>
          <w:lang w:val="nl-NL"/>
        </w:rPr>
        <w:t xml:space="preserve"> database object</w:t>
      </w:r>
    </w:p>
    <w:p w14:paraId="08CBA702"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lastRenderedPageBreak/>
        <w:drawing>
          <wp:inline distT="0" distB="0" distL="0" distR="0" wp14:anchorId="376E6905" wp14:editId="21BFB0B9">
            <wp:extent cx="4210050" cy="2343150"/>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2343150"/>
                    </a:xfrm>
                    <a:prstGeom prst="rect">
                      <a:avLst/>
                    </a:prstGeom>
                    <a:noFill/>
                    <a:ln>
                      <a:noFill/>
                    </a:ln>
                  </pic:spPr>
                </pic:pic>
              </a:graphicData>
            </a:graphic>
          </wp:inline>
        </w:drawing>
      </w:r>
    </w:p>
    <w:p w14:paraId="07D2A3F0" w14:textId="4D5FA17B" w:rsidR="009A6D40" w:rsidRPr="00E867B8" w:rsidRDefault="00231932" w:rsidP="009A6D40">
      <w:pPr>
        <w:pStyle w:val="Bijschrift"/>
        <w:jc w:val="center"/>
        <w:rPr>
          <w:lang w:val="nl-NL"/>
        </w:rPr>
      </w:pPr>
      <w:r w:rsidRPr="00E867B8">
        <w:rPr>
          <w:lang w:val="nl-NL"/>
        </w:rPr>
        <w:t xml:space="preserve">Figuur 4: </w:t>
      </w:r>
      <w:r w:rsidR="009A6D40" w:rsidRPr="00E867B8">
        <w:rPr>
          <w:lang w:val="nl-NL"/>
        </w:rPr>
        <w:t xml:space="preserve">Configuratie datastore(database) </w:t>
      </w:r>
    </w:p>
    <w:p w14:paraId="36E7E81C" w14:textId="36CCBF88" w:rsidR="009A6D40" w:rsidRPr="00E867B8" w:rsidRDefault="009A6D40" w:rsidP="009A6D40">
      <w:pPr>
        <w:spacing w:before="100" w:beforeAutospacing="1" w:after="240" w:line="276" w:lineRule="auto"/>
        <w:rPr>
          <w:lang w:val="nl-NL"/>
        </w:rPr>
      </w:pPr>
      <w:r w:rsidRPr="00E867B8">
        <w:rPr>
          <w:lang w:val="nl-NL"/>
        </w:rPr>
        <w:t xml:space="preserve">Wanneer deze drie stappen zijn gemaakt, kan er direct gebruik worden gemaakt van de IndexedDB database. </w:t>
      </w:r>
      <w:r w:rsidR="00895722" w:rsidRPr="00E867B8">
        <w:rPr>
          <w:lang w:val="nl-NL"/>
        </w:rPr>
        <w:t>Z</w:t>
      </w:r>
      <w:r w:rsidRPr="00E867B8">
        <w:rPr>
          <w:lang w:val="nl-NL"/>
        </w:rPr>
        <w:t>oals te zien</w:t>
      </w:r>
      <w:r w:rsidR="00895722" w:rsidRPr="00E867B8">
        <w:rPr>
          <w:lang w:val="nl-NL"/>
        </w:rPr>
        <w:t xml:space="preserve"> is in figuren 2, 3 en 4</w:t>
      </w:r>
      <w:r w:rsidRPr="00E867B8">
        <w:rPr>
          <w:lang w:val="nl-NL"/>
        </w:rPr>
        <w:t xml:space="preserve"> komt daar geen regel </w:t>
      </w:r>
      <w:r w:rsidR="006B06F0">
        <w:rPr>
          <w:lang w:val="nl-NL"/>
        </w:rPr>
        <w:t>javascript</w:t>
      </w:r>
      <w:r w:rsidRPr="00E867B8">
        <w:rPr>
          <w:lang w:val="nl-NL"/>
        </w:rPr>
        <w:t xml:space="preserve"> code aan te pas</w:t>
      </w:r>
      <w:r w:rsidR="00895722" w:rsidRPr="00E867B8">
        <w:rPr>
          <w:lang w:val="nl-NL"/>
        </w:rPr>
        <w:t>. Dit betekent</w:t>
      </w:r>
      <w:r w:rsidR="006B06F0">
        <w:rPr>
          <w:lang w:val="nl-NL"/>
        </w:rPr>
        <w:t xml:space="preserve"> </w:t>
      </w:r>
      <w:r w:rsidR="00895722" w:rsidRPr="00E867B8">
        <w:rPr>
          <w:lang w:val="nl-NL"/>
        </w:rPr>
        <w:t>dat de developers, die hiermee (wat is hiermee) aan de slag gaan, geen javascript kennis hoeven te hebben.</w:t>
      </w:r>
      <w:r w:rsidRPr="00E867B8">
        <w:rPr>
          <w:lang w:val="nl-NL"/>
        </w:rPr>
        <w:t xml:space="preserve"> </w:t>
      </w:r>
    </w:p>
    <w:p w14:paraId="79C03D4E" w14:textId="75FABC40" w:rsidR="009A6D40" w:rsidRPr="00E867B8" w:rsidRDefault="009A6D40" w:rsidP="009A6D40">
      <w:pPr>
        <w:spacing w:before="100" w:beforeAutospacing="1" w:after="240" w:line="276" w:lineRule="auto"/>
        <w:rPr>
          <w:lang w:val="nl-NL"/>
        </w:rPr>
      </w:pPr>
      <w:r w:rsidRPr="00E867B8">
        <w:rPr>
          <w:lang w:val="nl-NL"/>
        </w:rPr>
        <w:t xml:space="preserve">Ook het ophalen, aanpassen, opslaan en verwijderen van data is eenvoudig te realiseren met enkele regels code, </w:t>
      </w:r>
      <w:r w:rsidR="00895722" w:rsidRPr="00E867B8">
        <w:rPr>
          <w:lang w:val="nl-NL"/>
        </w:rPr>
        <w:t>zoals te zien is in figuur 5.</w:t>
      </w:r>
    </w:p>
    <w:p w14:paraId="5EFCCFF2" w14:textId="77777777" w:rsidR="009A6D40" w:rsidRPr="00E867B8" w:rsidRDefault="009A6D40" w:rsidP="009A6D40">
      <w:pPr>
        <w:keepNext/>
        <w:spacing w:before="100" w:beforeAutospacing="1" w:after="240" w:line="276" w:lineRule="auto"/>
        <w:jc w:val="center"/>
        <w:rPr>
          <w:lang w:val="nl-NL"/>
        </w:rPr>
      </w:pPr>
      <w:r w:rsidRPr="00E867B8">
        <w:rPr>
          <w:noProof/>
          <w:lang w:val="nl-NL"/>
        </w:rPr>
        <w:lastRenderedPageBreak/>
        <w:drawing>
          <wp:inline distT="0" distB="0" distL="0" distR="0" wp14:anchorId="51EB5CC2" wp14:editId="4D52571E">
            <wp:extent cx="3905250" cy="3182306"/>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975" cy="3184526"/>
                    </a:xfrm>
                    <a:prstGeom prst="rect">
                      <a:avLst/>
                    </a:prstGeom>
                    <a:noFill/>
                    <a:ln>
                      <a:noFill/>
                    </a:ln>
                  </pic:spPr>
                </pic:pic>
              </a:graphicData>
            </a:graphic>
          </wp:inline>
        </w:drawing>
      </w:r>
    </w:p>
    <w:p w14:paraId="05BA3420" w14:textId="77777777" w:rsidR="006B06F0" w:rsidRDefault="00895722" w:rsidP="00E867B8">
      <w:pPr>
        <w:pStyle w:val="Kop4"/>
        <w:rPr>
          <w:lang w:val="nl-NL"/>
        </w:rPr>
      </w:pPr>
      <w:r w:rsidRPr="00E867B8">
        <w:rPr>
          <w:lang w:val="nl-NL"/>
        </w:rPr>
        <w:t xml:space="preserve">Figuur 5: </w:t>
      </w:r>
      <w:r w:rsidR="009A6D40" w:rsidRPr="00E867B8">
        <w:rPr>
          <w:lang w:val="nl-NL"/>
        </w:rPr>
        <w:t>Ophalen, aanpassen en verwijde</w:t>
      </w:r>
    </w:p>
    <w:p w14:paraId="4C5B53F0" w14:textId="77777777" w:rsidR="006B06F0" w:rsidRDefault="006B06F0" w:rsidP="00E867B8">
      <w:pPr>
        <w:pStyle w:val="Kop4"/>
        <w:rPr>
          <w:lang w:val="nl-NL"/>
        </w:rPr>
      </w:pPr>
    </w:p>
    <w:p w14:paraId="06C561FD" w14:textId="77777777" w:rsidR="006B06F0" w:rsidRDefault="006B06F0" w:rsidP="00E867B8">
      <w:pPr>
        <w:pStyle w:val="Kop4"/>
        <w:rPr>
          <w:lang w:val="nl-NL"/>
        </w:rPr>
      </w:pPr>
    </w:p>
    <w:p w14:paraId="67070948" w14:textId="77777777" w:rsidR="006B06F0" w:rsidRDefault="006B06F0" w:rsidP="00E867B8">
      <w:pPr>
        <w:pStyle w:val="Kop4"/>
        <w:rPr>
          <w:lang w:val="nl-NL"/>
        </w:rPr>
      </w:pPr>
    </w:p>
    <w:p w14:paraId="3680F4FB" w14:textId="5D4CD151" w:rsidR="009A6D40" w:rsidRPr="00E867B8" w:rsidRDefault="00895722"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commentRangeStart w:id="24"/>
      <w:r w:rsidRPr="00E867B8">
        <w:rPr>
          <w:rFonts w:eastAsia="Times New Roman"/>
          <w:shd w:val="clear" w:color="auto" w:fill="FFFFFF"/>
          <w:lang w:val="nl-NL" w:eastAsia="en-NL"/>
        </w:rPr>
        <w:t>.</w:t>
      </w:r>
      <w:r w:rsidR="00B252DF" w:rsidRPr="00E867B8">
        <w:rPr>
          <w:rFonts w:eastAsia="Times New Roman"/>
          <w:shd w:val="clear" w:color="auto" w:fill="FFFFFF"/>
          <w:lang w:val="nl-NL" w:eastAsia="en-NL"/>
        </w:rPr>
        <w:t>4.3</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Werken met meerdere geopende tabbladen</w:t>
      </w:r>
      <w:commentRangeEnd w:id="24"/>
      <w:r w:rsidR="009163DC" w:rsidRPr="00E867B8">
        <w:rPr>
          <w:rStyle w:val="Verwijzingopmerking"/>
          <w:rFonts w:asciiTheme="minorHAnsi" w:eastAsiaTheme="minorHAnsi" w:hAnsiTheme="minorHAnsi" w:cstheme="minorBidi"/>
          <w:color w:val="auto"/>
          <w:lang w:val="nl-NL"/>
        </w:rPr>
        <w:commentReference w:id="24"/>
      </w:r>
    </w:p>
    <w:p w14:paraId="0C42FFC1" w14:textId="32D397E9" w:rsidR="009A6D40" w:rsidRPr="00E867B8" w:rsidRDefault="009A6D40" w:rsidP="009A6D40">
      <w:pPr>
        <w:rPr>
          <w:lang w:val="nl-NL" w:eastAsia="en-NL"/>
        </w:rPr>
      </w:pPr>
    </w:p>
    <w:p w14:paraId="015A4165" w14:textId="77777777" w:rsidR="009A6D40" w:rsidRPr="00E867B8" w:rsidRDefault="009A6D40" w:rsidP="009A6D40">
      <w:pPr>
        <w:rPr>
          <w:shd w:val="clear" w:color="auto" w:fill="FFFFFF"/>
          <w:lang w:val="nl-NL" w:eastAsia="en-NL"/>
        </w:rPr>
      </w:pPr>
      <w:r w:rsidRPr="00E867B8">
        <w:rPr>
          <w:shd w:val="clear" w:color="auto" w:fill="FFFFFF"/>
          <w:lang w:val="nl-NL" w:eastAsia="en-NL"/>
        </w:rPr>
        <w:t xml:space="preserve">Een belangrijke </w:t>
      </w:r>
      <w:commentRangeStart w:id="25"/>
      <w:r w:rsidRPr="00E867B8">
        <w:rPr>
          <w:shd w:val="clear" w:color="auto" w:fill="FFFFFF"/>
          <w:lang w:val="nl-NL" w:eastAsia="en-NL"/>
        </w:rPr>
        <w:t>requirement</w:t>
      </w:r>
      <w:commentRangeEnd w:id="25"/>
      <w:r w:rsidR="00895722" w:rsidRPr="00E867B8">
        <w:rPr>
          <w:rStyle w:val="Verwijzingopmerking"/>
          <w:lang w:val="nl-NL"/>
        </w:rPr>
        <w:commentReference w:id="25"/>
      </w:r>
      <w:r w:rsidRPr="00E867B8">
        <w:rPr>
          <w:shd w:val="clear" w:color="auto" w:fill="FFFFFF"/>
          <w:lang w:val="nl-NL" w:eastAsia="en-NL"/>
        </w:rPr>
        <w:t xml:space="preserve"> voor het kiezen van een methode voor het opslaan van data, is dat de data vanuit alle mogelijk geopende tabs bereikbaar moet zijn. De data moet op een centraal punt opgeslagen zijn, zodat het niet uit maakt vanaf welke tab de data aangesproken wordt.</w:t>
      </w:r>
    </w:p>
    <w:p w14:paraId="7E8B6E98" w14:textId="49E6E995" w:rsidR="009A6D40" w:rsidRPr="00E867B8" w:rsidRDefault="009A6D40" w:rsidP="009A6D40">
      <w:pPr>
        <w:rPr>
          <w:shd w:val="clear" w:color="auto" w:fill="FFFFFF"/>
          <w:lang w:val="nl-NL" w:eastAsia="en-NL"/>
        </w:rPr>
      </w:pPr>
      <w:commentRangeStart w:id="26"/>
      <w:r w:rsidRPr="00E867B8">
        <w:rPr>
          <w:shd w:val="clear" w:color="auto" w:fill="FFFFFF"/>
          <w:lang w:val="nl-NL" w:eastAsia="en-NL"/>
        </w:rPr>
        <w:t xml:space="preserve">De conclusie van deze </w:t>
      </w:r>
      <w:r w:rsidR="006B06F0" w:rsidRPr="00E867B8">
        <w:rPr>
          <w:shd w:val="clear" w:color="auto" w:fill="FFFFFF"/>
          <w:lang w:val="nl-NL" w:eastAsia="en-NL"/>
        </w:rPr>
        <w:t>requirement</w:t>
      </w:r>
      <w:r w:rsidRPr="00E867B8">
        <w:rPr>
          <w:shd w:val="clear" w:color="auto" w:fill="FFFFFF"/>
          <w:lang w:val="nl-NL" w:eastAsia="en-NL"/>
        </w:rPr>
        <w:t xml:space="preserve"> is, is dat dit mogelijk is met BlazorIndexedDB. Zoals te zien in het bijgeleverde testdocument is deze requirement getest en afgevinkt.</w:t>
      </w:r>
      <w:commentRangeEnd w:id="26"/>
      <w:r w:rsidR="00895722" w:rsidRPr="00E867B8">
        <w:rPr>
          <w:rStyle w:val="Verwijzingopmerking"/>
          <w:lang w:val="nl-NL"/>
        </w:rPr>
        <w:commentReference w:id="26"/>
      </w:r>
    </w:p>
    <w:p w14:paraId="461EB22F" w14:textId="77777777" w:rsidR="009A6D40" w:rsidRPr="00E867B8" w:rsidRDefault="009A6D40" w:rsidP="009A6D40">
      <w:pPr>
        <w:rPr>
          <w:shd w:val="clear" w:color="auto" w:fill="FFFFFF"/>
          <w:lang w:val="nl-NL" w:eastAsia="en-NL"/>
        </w:rPr>
      </w:pPr>
    </w:p>
    <w:p w14:paraId="22A688EC" w14:textId="3CFA8A5B" w:rsidR="009A6D40" w:rsidRPr="00E867B8" w:rsidRDefault="00895722"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r w:rsidR="00B252DF" w:rsidRPr="00E867B8">
        <w:rPr>
          <w:rFonts w:eastAsia="Times New Roman"/>
          <w:shd w:val="clear" w:color="auto" w:fill="FFFFFF"/>
          <w:lang w:val="nl-NL" w:eastAsia="en-NL"/>
        </w:rPr>
        <w:t>4.4</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Verder werken na sluiten browser</w:t>
      </w:r>
    </w:p>
    <w:p w14:paraId="69DF8306" w14:textId="77777777" w:rsidR="009A6D40" w:rsidRPr="00E867B8" w:rsidRDefault="009A6D40" w:rsidP="009A6D40">
      <w:pPr>
        <w:rPr>
          <w:lang w:val="nl-NL" w:eastAsia="en-NL"/>
        </w:rPr>
      </w:pPr>
    </w:p>
    <w:p w14:paraId="3EB26D59" w14:textId="25FA8A97" w:rsidR="009A6D40" w:rsidRPr="00E867B8" w:rsidRDefault="00895722" w:rsidP="009A6D40">
      <w:pPr>
        <w:rPr>
          <w:lang w:val="nl-NL" w:eastAsia="en-NL"/>
        </w:rPr>
      </w:pPr>
      <w:r w:rsidRPr="00E867B8">
        <w:rPr>
          <w:lang w:val="nl-NL" w:eastAsia="en-NL"/>
        </w:rPr>
        <w:t xml:space="preserve">Eerder in dit onderzoek is al kort benoemd dat het erg belangrijk is dat de gebruiker de browser kan sluiten zonder dat dit effect heeft op de opgeslagen </w:t>
      </w:r>
      <w:commentRangeStart w:id="27"/>
      <w:r w:rsidRPr="00E867B8">
        <w:rPr>
          <w:lang w:val="nl-NL" w:eastAsia="en-NL"/>
        </w:rPr>
        <w:t>data</w:t>
      </w:r>
      <w:commentRangeEnd w:id="27"/>
      <w:r w:rsidRPr="00E867B8">
        <w:rPr>
          <w:rStyle w:val="Verwijzingopmerking"/>
          <w:lang w:val="nl-NL"/>
        </w:rPr>
        <w:commentReference w:id="27"/>
      </w:r>
      <w:r w:rsidRPr="00E867B8">
        <w:rPr>
          <w:lang w:val="nl-NL" w:eastAsia="en-NL"/>
        </w:rPr>
        <w:t xml:space="preserve">. </w:t>
      </w:r>
      <w:r w:rsidR="009A6D40" w:rsidRPr="00E867B8">
        <w:rPr>
          <w:lang w:val="nl-NL" w:eastAsia="en-NL"/>
        </w:rPr>
        <w:t xml:space="preserve">Dit is van cruciaal belang bij het kiezen van een methode en </w:t>
      </w:r>
      <w:r w:rsidRPr="00E867B8">
        <w:rPr>
          <w:lang w:val="nl-NL" w:eastAsia="en-NL"/>
        </w:rPr>
        <w:t xml:space="preserve">de resultaten van het testen van de verschillende methodes </w:t>
      </w:r>
      <w:r w:rsidR="009163DC" w:rsidRPr="00E867B8">
        <w:rPr>
          <w:lang w:val="nl-NL" w:eastAsia="en-NL"/>
        </w:rPr>
        <w:t xml:space="preserve">op dit onderdeel </w:t>
      </w:r>
      <w:r w:rsidRPr="00E867B8">
        <w:rPr>
          <w:lang w:val="nl-NL" w:eastAsia="en-NL"/>
        </w:rPr>
        <w:t xml:space="preserve">zal doorslaggevend </w:t>
      </w:r>
      <w:r w:rsidR="009163DC" w:rsidRPr="00E867B8">
        <w:rPr>
          <w:lang w:val="nl-NL" w:eastAsia="en-NL"/>
        </w:rPr>
        <w:t xml:space="preserve">zijn. </w:t>
      </w:r>
    </w:p>
    <w:p w14:paraId="5E19C5F3" w14:textId="77777777" w:rsidR="009A6D40" w:rsidRPr="00E867B8" w:rsidRDefault="009A6D40" w:rsidP="009A6D40">
      <w:pPr>
        <w:rPr>
          <w:lang w:val="nl-NL" w:eastAsia="en-NL"/>
        </w:rPr>
      </w:pPr>
      <w:commentRangeStart w:id="28"/>
      <w:r w:rsidRPr="00E867B8">
        <w:rPr>
          <w:lang w:val="nl-NL" w:eastAsia="en-NL"/>
        </w:rPr>
        <w:t>Zoals te lezen in het bijgeleverde testdocument is ook deze requirement goed bevonden, de gebruiker kan op elk moment de browser sluiten zonder dat de applicatie data verloren raakt.</w:t>
      </w:r>
      <w:commentRangeEnd w:id="28"/>
      <w:r w:rsidR="009163DC" w:rsidRPr="00E867B8">
        <w:rPr>
          <w:rStyle w:val="Verwijzingopmerking"/>
          <w:lang w:val="nl-NL"/>
        </w:rPr>
        <w:commentReference w:id="28"/>
      </w:r>
    </w:p>
    <w:p w14:paraId="1DCBD438" w14:textId="77777777" w:rsidR="009A6D40" w:rsidRPr="00E867B8" w:rsidRDefault="009A6D40" w:rsidP="009A6D40">
      <w:pPr>
        <w:pStyle w:val="Kop3"/>
        <w:rPr>
          <w:rFonts w:eastAsia="Times New Roman"/>
          <w:shd w:val="clear" w:color="auto" w:fill="FFFFFF"/>
          <w:lang w:val="nl-NL" w:eastAsia="en-NL"/>
        </w:rPr>
      </w:pPr>
    </w:p>
    <w:p w14:paraId="2F993320" w14:textId="315D3247" w:rsidR="009A6D40" w:rsidRPr="00E867B8" w:rsidRDefault="009163DC"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r w:rsidR="00B252DF" w:rsidRPr="00E867B8">
        <w:rPr>
          <w:rFonts w:eastAsia="Times New Roman"/>
          <w:shd w:val="clear" w:color="auto" w:fill="FFFFFF"/>
          <w:lang w:val="nl-NL" w:eastAsia="en-NL"/>
        </w:rPr>
        <w:t>4.5</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Kan de IndexedDB de gebruikelijke payload aan data aan?</w:t>
      </w:r>
    </w:p>
    <w:p w14:paraId="234B10BE" w14:textId="77777777" w:rsidR="009A6D40" w:rsidRPr="00E867B8" w:rsidRDefault="009A6D40" w:rsidP="009A6D40">
      <w:pPr>
        <w:rPr>
          <w:lang w:val="nl-NL" w:eastAsia="en-NL"/>
        </w:rPr>
      </w:pPr>
    </w:p>
    <w:p w14:paraId="372B26E7" w14:textId="1421092C" w:rsidR="009A6D40" w:rsidRPr="00E75611" w:rsidRDefault="009163DC" w:rsidP="00E75611">
      <w:pPr>
        <w:rPr>
          <w:lang w:val="nl-NL" w:eastAsia="en-NL"/>
        </w:rPr>
      </w:pPr>
      <w:r w:rsidRPr="00E867B8">
        <w:rPr>
          <w:lang w:val="nl-NL" w:eastAsia="en-NL"/>
        </w:rPr>
        <w:t>Wat nog meer</w:t>
      </w:r>
      <w:r w:rsidR="009A6D40" w:rsidRPr="00E867B8">
        <w:rPr>
          <w:lang w:val="nl-NL" w:eastAsia="en-NL"/>
        </w:rPr>
        <w:t xml:space="preserve"> van cruciaal belang </w:t>
      </w:r>
      <w:r w:rsidRPr="00E867B8">
        <w:rPr>
          <w:lang w:val="nl-NL" w:eastAsia="en-NL"/>
        </w:rPr>
        <w:t xml:space="preserve">is, is </w:t>
      </w:r>
      <w:r w:rsidR="009A6D40" w:rsidRPr="00E867B8">
        <w:rPr>
          <w:lang w:val="nl-NL" w:eastAsia="en-NL"/>
        </w:rPr>
        <w:t xml:space="preserve">dat er genoeg data opgeslagen kan worden op de </w:t>
      </w:r>
      <w:r w:rsidRPr="00E867B8">
        <w:rPr>
          <w:lang w:val="nl-NL" w:eastAsia="en-NL"/>
        </w:rPr>
        <w:t xml:space="preserve">computer </w:t>
      </w:r>
      <w:r w:rsidR="009A6D40" w:rsidRPr="00E867B8">
        <w:rPr>
          <w:lang w:val="nl-NL" w:eastAsia="en-NL"/>
        </w:rPr>
        <w:t>van de gebruiker</w:t>
      </w:r>
      <w:commentRangeStart w:id="29"/>
      <w:r w:rsidR="009A6D40" w:rsidRPr="00E867B8">
        <w:rPr>
          <w:lang w:val="nl-NL" w:eastAsia="en-NL"/>
        </w:rPr>
        <w:t xml:space="preserve">. Een meting </w:t>
      </w:r>
      <w:commentRangeEnd w:id="29"/>
      <w:r w:rsidRPr="00E867B8">
        <w:rPr>
          <w:rStyle w:val="Verwijzingopmerking"/>
          <w:lang w:val="nl-NL"/>
        </w:rPr>
        <w:commentReference w:id="29"/>
      </w:r>
      <w:r w:rsidR="009A6D40" w:rsidRPr="00E867B8">
        <w:rPr>
          <w:lang w:val="nl-NL" w:eastAsia="en-NL"/>
        </w:rPr>
        <w:t xml:space="preserve">bevat 0.05MB tot 10MB aan data, afhankelijk van of er wel of geen </w:t>
      </w:r>
      <w:r w:rsidR="009A6D40" w:rsidRPr="00E867B8">
        <w:rPr>
          <w:lang w:val="nl-NL" w:eastAsia="en-NL"/>
        </w:rPr>
        <w:lastRenderedPageBreak/>
        <w:t>plattegronden met de meting worden meegestuurd. Om te testen of deze methode genoeg data kan opslaan</w:t>
      </w:r>
      <w:r w:rsidRPr="00E867B8">
        <w:rPr>
          <w:lang w:val="nl-NL" w:eastAsia="en-NL"/>
        </w:rPr>
        <w:t>,</w:t>
      </w:r>
      <w:r w:rsidR="009A6D40" w:rsidRPr="00E867B8">
        <w:rPr>
          <w:lang w:val="nl-NL" w:eastAsia="en-NL"/>
        </w:rPr>
        <w:t xml:space="preserve"> heb ik een test opgeze</w:t>
      </w:r>
      <w:r w:rsidRPr="00E867B8">
        <w:rPr>
          <w:lang w:val="nl-NL" w:eastAsia="en-NL"/>
        </w:rPr>
        <w:t>t. De uitwerking van deze test is te lezen in het testdocument (zie bijlage …)</w:t>
      </w:r>
    </w:p>
    <w:p w14:paraId="0D803653" w14:textId="593A8ED4" w:rsidR="009A6D40" w:rsidRPr="00E867B8" w:rsidRDefault="009163DC" w:rsidP="009163DC">
      <w:pPr>
        <w:pStyle w:val="Kop2"/>
        <w:rPr>
          <w:rFonts w:eastAsia="Times New Roman"/>
          <w:shd w:val="clear" w:color="auto" w:fill="FFFFFF"/>
          <w:lang w:val="nl-NL" w:eastAsia="en-NL"/>
        </w:rPr>
      </w:pPr>
      <w:bookmarkStart w:id="30" w:name="_Toc124757294"/>
      <w:r w:rsidRPr="00E867B8">
        <w:rPr>
          <w:rFonts w:eastAsia="Times New Roman"/>
          <w:shd w:val="clear" w:color="auto" w:fill="FFFFFF"/>
          <w:lang w:val="nl-NL" w:eastAsia="en-NL"/>
        </w:rPr>
        <w:t xml:space="preserve">4.4 </w:t>
      </w:r>
      <w:r w:rsidR="009A6D40" w:rsidRPr="00E867B8">
        <w:rPr>
          <w:rFonts w:eastAsia="Times New Roman"/>
          <w:shd w:val="clear" w:color="auto" w:fill="FFFFFF"/>
          <w:lang w:val="nl-NL" w:eastAsia="en-NL"/>
        </w:rPr>
        <w:t>Conclusie</w:t>
      </w:r>
      <w:bookmarkEnd w:id="30"/>
    </w:p>
    <w:p w14:paraId="413CC65F" w14:textId="0FC9E2C4" w:rsidR="00B22F15" w:rsidRPr="00E867B8" w:rsidRDefault="00B22F15" w:rsidP="00B22F15">
      <w:pPr>
        <w:rPr>
          <w:lang w:val="nl-NL" w:eastAsia="en-NL"/>
        </w:rPr>
      </w:pPr>
    </w:p>
    <w:p w14:paraId="4C33E5F1" w14:textId="77777777" w:rsidR="00B22F15" w:rsidRPr="00E867B8" w:rsidRDefault="00B22F15" w:rsidP="00B22F15">
      <w:pPr>
        <w:pStyle w:val="Kop3"/>
        <w:rPr>
          <w:rFonts w:eastAsia="Times New Roman"/>
          <w:shd w:val="clear" w:color="auto" w:fill="FFFFFF"/>
          <w:lang w:val="nl-NL" w:eastAsia="en-NL"/>
        </w:rPr>
      </w:pPr>
      <w:bookmarkStart w:id="31" w:name="_Toc124757295"/>
      <w:r w:rsidRPr="00E867B8">
        <w:rPr>
          <w:rFonts w:eastAsia="Times New Roman"/>
          <w:shd w:val="clear" w:color="auto" w:fill="FFFFFF"/>
          <w:lang w:val="nl-NL" w:eastAsia="en-NL"/>
        </w:rPr>
        <w:t>Conclusie LocalStorage en SessionStorage</w:t>
      </w:r>
      <w:bookmarkEnd w:id="31"/>
    </w:p>
    <w:p w14:paraId="7E093E6A" w14:textId="1DEF89BC" w:rsidR="00B22F15" w:rsidRPr="00E867B8" w:rsidRDefault="009163DC" w:rsidP="00B22F15">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De LocalStorage m</w:t>
      </w:r>
      <w:r w:rsidR="00B22F15" w:rsidRPr="00E867B8">
        <w:rPr>
          <w:rFonts w:eastAsia="Times New Roman" w:cstheme="minorHAnsi"/>
          <w:color w:val="000000"/>
          <w:shd w:val="clear" w:color="auto" w:fill="FFFFFF"/>
          <w:lang w:val="nl-NL" w:eastAsia="en-NL"/>
        </w:rPr>
        <w:t xml:space="preserve">ethode  </w:t>
      </w:r>
      <w:r w:rsidRPr="00E867B8">
        <w:rPr>
          <w:rFonts w:eastAsia="Times New Roman" w:cstheme="minorHAnsi"/>
          <w:color w:val="000000"/>
          <w:shd w:val="clear" w:color="auto" w:fill="FFFFFF"/>
          <w:lang w:val="nl-NL" w:eastAsia="en-NL"/>
        </w:rPr>
        <w:t>voldoet niet aan de eisen.</w:t>
      </w:r>
      <w:r w:rsidR="00B22F15" w:rsidRPr="00E867B8">
        <w:rPr>
          <w:rFonts w:eastAsia="Times New Roman" w:cstheme="minorHAnsi"/>
          <w:color w:val="000000"/>
          <w:shd w:val="clear" w:color="auto" w:fill="FFFFFF"/>
          <w:lang w:val="nl-NL" w:eastAsia="en-NL"/>
        </w:rPr>
        <w:t xml:space="preserve">. De beperking dat er maximaal </w:t>
      </w:r>
      <w:commentRangeStart w:id="32"/>
      <w:r w:rsidR="00B22F15" w:rsidRPr="00E867B8">
        <w:rPr>
          <w:rFonts w:eastAsia="Times New Roman" w:cstheme="minorHAnsi"/>
          <w:color w:val="000000"/>
          <w:shd w:val="clear" w:color="auto" w:fill="FFFFFF"/>
          <w:lang w:val="nl-NL" w:eastAsia="en-NL"/>
        </w:rPr>
        <w:t>5MB</w:t>
      </w:r>
      <w:commentRangeEnd w:id="32"/>
      <w:r w:rsidR="00B22F15" w:rsidRPr="00E867B8">
        <w:rPr>
          <w:rStyle w:val="Verwijzingopmerking"/>
          <w:lang w:val="nl-NL"/>
        </w:rPr>
        <w:commentReference w:id="32"/>
      </w:r>
      <w:r w:rsidR="00B22F15" w:rsidRPr="00E867B8">
        <w:rPr>
          <w:rFonts w:eastAsia="Times New Roman" w:cstheme="minorHAnsi"/>
          <w:color w:val="000000"/>
          <w:shd w:val="clear" w:color="auto" w:fill="FFFFFF"/>
          <w:lang w:val="nl-NL" w:eastAsia="en-NL"/>
        </w:rPr>
        <w:t xml:space="preserve"> data opgeslagen kan worden zorgt ervoor dat deze methode niet toereikend is voor het doel van de applicatie.</w:t>
      </w:r>
      <w:r w:rsidRPr="00E867B8">
        <w:rPr>
          <w:rFonts w:eastAsia="Times New Roman" w:cstheme="minorHAnsi"/>
          <w:color w:val="000000"/>
          <w:shd w:val="clear" w:color="auto" w:fill="FFFFFF"/>
          <w:lang w:val="nl-NL" w:eastAsia="en-NL"/>
        </w:rPr>
        <w:t xml:space="preserve"> Uitleggen waarom 5MB te weining is?</w:t>
      </w:r>
    </w:p>
    <w:p w14:paraId="43AC6FFA" w14:textId="6F566ED9" w:rsidR="00B22F15" w:rsidRPr="00E867B8" w:rsidRDefault="009163DC" w:rsidP="00B22F15">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De SessionStorage methode komt eveneens niet in aanmerking voor de applicatie. Bij deze methode is er niet de mogelijkheid om data bewaard te houden bij het sluiten van de tab. Er zou zich een siutatie kunnen voordoen waarin een gebruiker even pauze neemt en de tab sluit. Wanneer dit gebeurt en en wordt gebruik gemaakt van deze methode in de applicatie, is alle data kwijt. Dit is onaanvaardbaar en dus geen toreikende methode.</w:t>
      </w:r>
    </w:p>
    <w:p w14:paraId="4F0D24BC" w14:textId="77777777" w:rsidR="00B22F15" w:rsidRPr="00E867B8" w:rsidRDefault="00B22F15" w:rsidP="00E867B8">
      <w:pPr>
        <w:rPr>
          <w:lang w:val="nl-NL" w:eastAsia="en-NL"/>
        </w:rPr>
      </w:pPr>
    </w:p>
    <w:p w14:paraId="0AB0CFCB" w14:textId="0A006BA9" w:rsidR="009A6D40" w:rsidRPr="00E867B8" w:rsidRDefault="00003142" w:rsidP="009A6D40">
      <w:pPr>
        <w:spacing w:before="100" w:beforeAutospacing="1" w:after="202" w:line="276" w:lineRule="auto"/>
        <w:rPr>
          <w:lang w:val="nl-NL" w:eastAsia="en-NL"/>
        </w:rPr>
      </w:pPr>
      <w:r w:rsidRPr="00E867B8">
        <w:rPr>
          <w:lang w:val="nl-NL" w:eastAsia="en-NL"/>
        </w:rPr>
        <w:t xml:space="preserve">Omdat de code van deze package is vrijgegeven volgens het open source principe, is dit een erg fijne methode om te gebruiken in de applicatie. De code is makkelijk te begrijpen en ook erg gemakkelijk te onderhouden. In het onderzoek naar deze methode zijn er verschillende tests opgezet en uitgevoerd. Aan de hand van de resultaten van de opgestelde tests, kan gezegd worden dat deze methode alle requirements afvinkt. Deze methode is dus geschikt voor het gebruik in de applicatie.  </w:t>
      </w:r>
    </w:p>
    <w:p w14:paraId="3C2056B8" w14:textId="72B8ACA2" w:rsidR="009A6D40" w:rsidRPr="00E867B8" w:rsidRDefault="009A6D40" w:rsidP="009A6D40">
      <w:pPr>
        <w:spacing w:before="100" w:beforeAutospacing="1" w:after="202" w:line="276" w:lineRule="auto"/>
        <w:rPr>
          <w:lang w:val="nl-NL" w:eastAsia="en-NL"/>
        </w:rPr>
      </w:pPr>
      <w:r w:rsidRPr="00E867B8">
        <w:rPr>
          <w:lang w:val="nl-NL" w:eastAsia="en-NL"/>
        </w:rPr>
        <w:t xml:space="preserve">Daarbij zijn ook alle requirements door middel van de opgestelde tests </w:t>
      </w:r>
      <w:r w:rsidR="006B06F0">
        <w:rPr>
          <w:lang w:val="nl-NL" w:eastAsia="en-NL"/>
        </w:rPr>
        <w:t>geslaagd</w:t>
      </w:r>
      <w:r w:rsidRPr="00E867B8">
        <w:rPr>
          <w:lang w:val="nl-NL" w:eastAsia="en-NL"/>
        </w:rPr>
        <w:t>, wat wilt zeggen dat deze methode op dat gebied geschikt is voor gebruik in onze app.</w:t>
      </w:r>
    </w:p>
    <w:p w14:paraId="71202B41" w14:textId="21D27C9B" w:rsidR="009A6D40" w:rsidRDefault="009A6D40" w:rsidP="009A6D40">
      <w:pPr>
        <w:rPr>
          <w:lang w:val="nl-NL" w:eastAsia="en-NL"/>
        </w:rPr>
      </w:pPr>
    </w:p>
    <w:p w14:paraId="2303064D" w14:textId="46157018" w:rsidR="006B06F0" w:rsidRDefault="006B06F0" w:rsidP="009A6D40">
      <w:pPr>
        <w:rPr>
          <w:lang w:val="nl-NL" w:eastAsia="en-NL"/>
        </w:rPr>
      </w:pPr>
    </w:p>
    <w:p w14:paraId="3F7A246E" w14:textId="4BD47663" w:rsidR="006B06F0" w:rsidRDefault="006B06F0" w:rsidP="009A6D40">
      <w:pPr>
        <w:rPr>
          <w:lang w:val="nl-NL" w:eastAsia="en-NL"/>
        </w:rPr>
      </w:pPr>
    </w:p>
    <w:p w14:paraId="30CE996B" w14:textId="77777777" w:rsidR="006B06F0" w:rsidRDefault="006B06F0" w:rsidP="009A6D40">
      <w:pPr>
        <w:rPr>
          <w:rFonts w:cstheme="minorHAnsi"/>
          <w:lang w:val="nl-NL"/>
        </w:rPr>
      </w:pPr>
    </w:p>
    <w:p w14:paraId="47D1EF00" w14:textId="5BCAA2DF" w:rsidR="006B06F0" w:rsidRDefault="006B06F0" w:rsidP="009A6D40">
      <w:pPr>
        <w:rPr>
          <w:rFonts w:cstheme="minorHAnsi"/>
          <w:lang w:val="nl-NL"/>
        </w:rPr>
      </w:pPr>
    </w:p>
    <w:p w14:paraId="07D736FB" w14:textId="5269867E" w:rsidR="006B06F0" w:rsidRDefault="006B06F0" w:rsidP="009A6D40">
      <w:pPr>
        <w:rPr>
          <w:rFonts w:cstheme="minorHAnsi"/>
          <w:lang w:val="nl-NL"/>
        </w:rPr>
      </w:pPr>
    </w:p>
    <w:p w14:paraId="355981BE" w14:textId="49D2D4F5" w:rsidR="00E75611" w:rsidRDefault="00E75611" w:rsidP="009A6D40">
      <w:pPr>
        <w:rPr>
          <w:rFonts w:cstheme="minorHAnsi"/>
          <w:lang w:val="nl-NL"/>
        </w:rPr>
      </w:pPr>
    </w:p>
    <w:p w14:paraId="384097B1" w14:textId="21082F3A" w:rsidR="00E75611" w:rsidRDefault="00E75611" w:rsidP="009A6D40">
      <w:pPr>
        <w:rPr>
          <w:rFonts w:cstheme="minorHAnsi"/>
          <w:lang w:val="nl-NL"/>
        </w:rPr>
      </w:pPr>
    </w:p>
    <w:p w14:paraId="52089A50" w14:textId="77777777" w:rsidR="00E75611" w:rsidRDefault="00E75611" w:rsidP="009A6D40">
      <w:pPr>
        <w:rPr>
          <w:rFonts w:cstheme="minorHAnsi"/>
          <w:lang w:val="nl-NL"/>
        </w:rPr>
      </w:pPr>
    </w:p>
    <w:p w14:paraId="22ED197E" w14:textId="77777777" w:rsidR="006B06F0" w:rsidRPr="00E867B8" w:rsidRDefault="006B06F0" w:rsidP="009A6D40">
      <w:pPr>
        <w:rPr>
          <w:rFonts w:cstheme="minorHAnsi"/>
          <w:lang w:val="nl-NL"/>
        </w:rPr>
      </w:pPr>
    </w:p>
    <w:p w14:paraId="4E885983" w14:textId="25384E33" w:rsidR="009A6D40" w:rsidRPr="00E867B8" w:rsidRDefault="00412DBC" w:rsidP="009A6D40">
      <w:pPr>
        <w:pStyle w:val="Kop1"/>
        <w:rPr>
          <w:rFonts w:asciiTheme="minorHAnsi" w:hAnsiTheme="minorHAnsi" w:cstheme="minorHAnsi"/>
          <w:lang w:val="nl-NL"/>
        </w:rPr>
      </w:pPr>
      <w:bookmarkStart w:id="33" w:name="_Toc124757296"/>
      <w:r w:rsidRPr="00E867B8">
        <w:rPr>
          <w:rFonts w:asciiTheme="minorHAnsi" w:hAnsiTheme="minorHAnsi" w:cstheme="minorHAnsi"/>
          <w:lang w:val="nl-NL"/>
        </w:rPr>
        <w:lastRenderedPageBreak/>
        <w:t xml:space="preserve">1.2 </w:t>
      </w:r>
      <w:r w:rsidR="009A6D40" w:rsidRPr="00E867B8">
        <w:rPr>
          <w:rFonts w:asciiTheme="minorHAnsi" w:hAnsiTheme="minorHAnsi" w:cstheme="minorHAnsi"/>
          <w:lang w:val="nl-NL"/>
        </w:rPr>
        <w:t>Welke vaardigheden zijn er nodig voor het maken van deze applicatie?</w:t>
      </w:r>
      <w:bookmarkEnd w:id="33"/>
    </w:p>
    <w:p w14:paraId="5FDEDB4B" w14:textId="77777777" w:rsidR="009A6D40" w:rsidRPr="00E867B8" w:rsidRDefault="009A6D40" w:rsidP="009A6D40">
      <w:pPr>
        <w:pStyle w:val="Standard"/>
        <w:rPr>
          <w:rFonts w:asciiTheme="minorHAnsi" w:hAnsiTheme="minorHAnsi" w:cstheme="minorHAnsi"/>
          <w:b/>
          <w:bCs/>
          <w:sz w:val="32"/>
          <w:szCs w:val="32"/>
          <w:lang w:val="nl-NL"/>
        </w:rPr>
      </w:pPr>
    </w:p>
    <w:p w14:paraId="038FAAE2" w14:textId="412964E0" w:rsidR="009A6D40" w:rsidRPr="00E867B8" w:rsidRDefault="00003142" w:rsidP="009A6D40">
      <w:pPr>
        <w:pStyle w:val="Kop2"/>
        <w:rPr>
          <w:rFonts w:asciiTheme="minorHAnsi" w:hAnsiTheme="minorHAnsi" w:cstheme="minorHAnsi"/>
          <w:lang w:val="nl-NL"/>
        </w:rPr>
      </w:pPr>
      <w:bookmarkStart w:id="34" w:name="_Toc124757297"/>
      <w:r w:rsidRPr="00E867B8">
        <w:rPr>
          <w:rFonts w:asciiTheme="minorHAnsi" w:hAnsiTheme="minorHAnsi" w:cstheme="minorHAnsi"/>
          <w:lang w:val="nl-NL"/>
        </w:rPr>
        <w:t xml:space="preserve">1.2.1 </w:t>
      </w:r>
      <w:r w:rsidR="009A6D40" w:rsidRPr="00E867B8">
        <w:rPr>
          <w:rFonts w:asciiTheme="minorHAnsi" w:hAnsiTheme="minorHAnsi" w:cstheme="minorHAnsi"/>
          <w:lang w:val="nl-NL"/>
        </w:rPr>
        <w:t>Doel</w:t>
      </w:r>
      <w:bookmarkEnd w:id="34"/>
    </w:p>
    <w:p w14:paraId="399B6363" w14:textId="77777777" w:rsidR="009A6D40" w:rsidRPr="00E867B8" w:rsidRDefault="009A6D40" w:rsidP="009A6D40">
      <w:pPr>
        <w:pStyle w:val="Standard"/>
        <w:rPr>
          <w:rFonts w:asciiTheme="minorHAnsi" w:hAnsiTheme="minorHAnsi" w:cstheme="minorHAnsi"/>
          <w:b/>
          <w:bCs/>
          <w:sz w:val="32"/>
          <w:szCs w:val="32"/>
          <w:lang w:val="nl-NL"/>
        </w:rPr>
      </w:pPr>
    </w:p>
    <w:p w14:paraId="1940AB27" w14:textId="047E8785"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Het doel van deze deelvraag is het in kaart brengen van de vaardigheden die nodig zijn voor </w:t>
      </w:r>
      <w:r w:rsidR="00D50D5A" w:rsidRPr="00E867B8">
        <w:rPr>
          <w:rFonts w:asciiTheme="minorHAnsi" w:hAnsiTheme="minorHAnsi" w:cstheme="minorHAnsi"/>
          <w:lang w:val="nl-NL"/>
        </w:rPr>
        <w:t>het</w:t>
      </w:r>
      <w:r w:rsidRPr="00E867B8">
        <w:rPr>
          <w:rFonts w:asciiTheme="minorHAnsi" w:hAnsiTheme="minorHAnsi" w:cstheme="minorHAnsi"/>
          <w:lang w:val="nl-NL"/>
        </w:rPr>
        <w:t xml:space="preserve"> re-maken van de huidige VSR-K</w:t>
      </w:r>
      <w:r w:rsidR="00EB2B1D" w:rsidRPr="00E867B8">
        <w:rPr>
          <w:rFonts w:asciiTheme="minorHAnsi" w:hAnsiTheme="minorHAnsi" w:cstheme="minorHAnsi"/>
          <w:lang w:val="nl-NL"/>
        </w:rPr>
        <w:t>MS</w:t>
      </w:r>
      <w:r w:rsidRPr="00E867B8">
        <w:rPr>
          <w:rFonts w:asciiTheme="minorHAnsi" w:hAnsiTheme="minorHAnsi" w:cstheme="minorHAnsi"/>
          <w:lang w:val="nl-NL"/>
        </w:rPr>
        <w:t xml:space="preserve"> applicatie in Blazor. </w:t>
      </w:r>
      <w:commentRangeStart w:id="35"/>
      <w:r w:rsidRPr="00E867B8">
        <w:rPr>
          <w:rFonts w:asciiTheme="minorHAnsi" w:hAnsiTheme="minorHAnsi" w:cstheme="minorHAnsi"/>
          <w:lang w:val="nl-NL"/>
        </w:rPr>
        <w:t>De</w:t>
      </w:r>
      <w:r w:rsidR="00D50D5A" w:rsidRPr="00E867B8">
        <w:rPr>
          <w:rFonts w:asciiTheme="minorHAnsi" w:hAnsiTheme="minorHAnsi" w:cstheme="minorHAnsi"/>
          <w:lang w:val="nl-NL"/>
        </w:rPr>
        <w:t>ze</w:t>
      </w:r>
      <w:r w:rsidRPr="00E867B8">
        <w:rPr>
          <w:rFonts w:asciiTheme="minorHAnsi" w:hAnsiTheme="minorHAnsi" w:cstheme="minorHAnsi"/>
          <w:lang w:val="nl-NL"/>
        </w:rPr>
        <w:t xml:space="preserve"> deelvraag is beantwoord wanneer</w:t>
      </w:r>
      <w:r w:rsidR="008D2983">
        <w:rPr>
          <w:rFonts w:asciiTheme="minorHAnsi" w:hAnsiTheme="minorHAnsi" w:cstheme="minorHAnsi"/>
          <w:lang w:val="nl-NL"/>
        </w:rPr>
        <w:t xml:space="preserve"> er</w:t>
      </w:r>
      <w:r w:rsidRPr="00E867B8">
        <w:rPr>
          <w:rFonts w:asciiTheme="minorHAnsi" w:hAnsiTheme="minorHAnsi" w:cstheme="minorHAnsi"/>
          <w:lang w:val="nl-NL"/>
        </w:rPr>
        <w:t xml:space="preserve">, mede door het maken van een prototype, duidelijk in beeld </w:t>
      </w:r>
      <w:r w:rsidR="008D2983">
        <w:rPr>
          <w:rFonts w:asciiTheme="minorHAnsi" w:hAnsiTheme="minorHAnsi" w:cstheme="minorHAnsi"/>
          <w:lang w:val="nl-NL"/>
        </w:rPr>
        <w:t>is</w:t>
      </w:r>
      <w:r w:rsidRPr="00E867B8">
        <w:rPr>
          <w:rFonts w:asciiTheme="minorHAnsi" w:hAnsiTheme="minorHAnsi" w:cstheme="minorHAnsi"/>
          <w:lang w:val="nl-NL"/>
        </w:rPr>
        <w:t xml:space="preserve"> gebracht wat </w:t>
      </w:r>
      <w:r w:rsidR="00C90955" w:rsidRPr="00E867B8">
        <w:rPr>
          <w:rFonts w:asciiTheme="minorHAnsi" w:hAnsiTheme="minorHAnsi" w:cstheme="minorHAnsi"/>
          <w:lang w:val="nl-NL"/>
        </w:rPr>
        <w:t>erbij</w:t>
      </w:r>
      <w:r w:rsidRPr="00E867B8">
        <w:rPr>
          <w:rFonts w:asciiTheme="minorHAnsi" w:hAnsiTheme="minorHAnsi" w:cstheme="minorHAnsi"/>
          <w:lang w:val="nl-NL"/>
        </w:rPr>
        <w:t xml:space="preserve"> komt kijken. Dit betreft zowel het procesmatige als het technische aspect.</w:t>
      </w:r>
      <w:commentRangeEnd w:id="35"/>
      <w:r w:rsidR="00D50D5A" w:rsidRPr="00E867B8">
        <w:rPr>
          <w:rStyle w:val="Verwijzingopmerking"/>
          <w:rFonts w:asciiTheme="minorHAnsi" w:eastAsiaTheme="minorHAnsi" w:hAnsiTheme="minorHAnsi" w:cstheme="minorBidi"/>
          <w:color w:val="auto"/>
          <w:kern w:val="0"/>
          <w:lang w:val="nl-NL" w:eastAsia="en-US" w:bidi="ar-SA"/>
        </w:rPr>
        <w:commentReference w:id="35"/>
      </w:r>
    </w:p>
    <w:p w14:paraId="60F2B701" w14:textId="77777777" w:rsidR="009A6D40" w:rsidRPr="00E867B8" w:rsidRDefault="009A6D40" w:rsidP="009A6D40">
      <w:pPr>
        <w:pStyle w:val="Standard"/>
        <w:rPr>
          <w:rFonts w:asciiTheme="minorHAnsi" w:hAnsiTheme="minorHAnsi" w:cstheme="minorHAnsi"/>
          <w:b/>
          <w:bCs/>
          <w:sz w:val="32"/>
          <w:szCs w:val="32"/>
          <w:lang w:val="nl-NL"/>
        </w:rPr>
      </w:pPr>
    </w:p>
    <w:p w14:paraId="5A639846" w14:textId="5431CDAB" w:rsidR="009A6D40" w:rsidRPr="00E867B8" w:rsidRDefault="00190664" w:rsidP="009A6D40">
      <w:pPr>
        <w:pStyle w:val="Kop2"/>
        <w:rPr>
          <w:rFonts w:asciiTheme="minorHAnsi" w:hAnsiTheme="minorHAnsi" w:cstheme="minorHAnsi"/>
          <w:lang w:val="nl-NL"/>
        </w:rPr>
      </w:pPr>
      <w:bookmarkStart w:id="36" w:name="_Toc124757298"/>
      <w:r w:rsidRPr="00E867B8">
        <w:rPr>
          <w:rFonts w:asciiTheme="minorHAnsi" w:hAnsiTheme="minorHAnsi" w:cstheme="minorHAnsi"/>
          <w:lang w:val="nl-NL"/>
        </w:rPr>
        <w:t xml:space="preserve">1.2.2 </w:t>
      </w:r>
      <w:r w:rsidR="009A6D40" w:rsidRPr="00E867B8">
        <w:rPr>
          <w:rFonts w:asciiTheme="minorHAnsi" w:hAnsiTheme="minorHAnsi" w:cstheme="minorHAnsi"/>
          <w:lang w:val="nl-NL"/>
        </w:rPr>
        <w:t>Strategie</w:t>
      </w:r>
      <w:bookmarkEnd w:id="36"/>
    </w:p>
    <w:p w14:paraId="39D59962" w14:textId="77777777" w:rsidR="009A6D40" w:rsidRPr="00E867B8" w:rsidRDefault="009A6D40" w:rsidP="009A6D40">
      <w:pPr>
        <w:pStyle w:val="Standard"/>
        <w:rPr>
          <w:rFonts w:asciiTheme="minorHAnsi" w:hAnsiTheme="minorHAnsi" w:cstheme="minorHAnsi"/>
          <w:b/>
          <w:bCs/>
          <w:sz w:val="32"/>
          <w:szCs w:val="32"/>
          <w:lang w:val="nl-NL"/>
        </w:rPr>
      </w:pPr>
    </w:p>
    <w:p w14:paraId="526A2A47" w14:textId="0D7A9273"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Om </w:t>
      </w:r>
      <w:r w:rsidR="00C90955" w:rsidRPr="00E867B8">
        <w:rPr>
          <w:rFonts w:asciiTheme="minorHAnsi" w:hAnsiTheme="minorHAnsi" w:cstheme="minorHAnsi"/>
          <w:lang w:val="nl-NL"/>
        </w:rPr>
        <w:t>erachter</w:t>
      </w:r>
      <w:r w:rsidRPr="00E867B8">
        <w:rPr>
          <w:rFonts w:asciiTheme="minorHAnsi" w:hAnsiTheme="minorHAnsi" w:cstheme="minorHAnsi"/>
          <w:lang w:val="nl-NL"/>
        </w:rPr>
        <w:t xml:space="preserve"> te komen welke vaardigheden er nodig zijn voor het maken van de VSR K</w:t>
      </w:r>
      <w:r w:rsidR="00EB2B1D" w:rsidRPr="00E867B8">
        <w:rPr>
          <w:rFonts w:asciiTheme="minorHAnsi" w:hAnsiTheme="minorHAnsi" w:cstheme="minorHAnsi"/>
          <w:lang w:val="nl-NL"/>
        </w:rPr>
        <w:t>MS</w:t>
      </w:r>
      <w:r w:rsidRPr="00E867B8">
        <w:rPr>
          <w:rFonts w:asciiTheme="minorHAnsi" w:hAnsiTheme="minorHAnsi" w:cstheme="minorHAnsi"/>
          <w:lang w:val="nl-NL"/>
        </w:rPr>
        <w:t xml:space="preserve"> applicatie ligt, </w:t>
      </w:r>
      <w:r w:rsidR="00D50D5A" w:rsidRPr="00E867B8">
        <w:rPr>
          <w:rFonts w:asciiTheme="minorHAnsi" w:hAnsiTheme="minorHAnsi" w:cstheme="minorHAnsi"/>
          <w:lang w:val="nl-NL"/>
        </w:rPr>
        <w:t>wordt er een begin gemaakt aan het maken van de applicatie.</w:t>
      </w:r>
      <w:r w:rsidRPr="00E867B8">
        <w:rPr>
          <w:rFonts w:asciiTheme="minorHAnsi" w:hAnsiTheme="minorHAnsi" w:cstheme="minorHAnsi"/>
          <w:lang w:val="nl-NL"/>
        </w:rPr>
        <w:t xml:space="preserve">. </w:t>
      </w:r>
      <w:r w:rsidR="00D50D5A" w:rsidRPr="00E867B8">
        <w:rPr>
          <w:rFonts w:asciiTheme="minorHAnsi" w:hAnsiTheme="minorHAnsi" w:cstheme="minorHAnsi"/>
          <w:lang w:val="nl-NL"/>
        </w:rPr>
        <w:t>Door</w:t>
      </w:r>
      <w:r w:rsidRPr="00E867B8">
        <w:rPr>
          <w:rFonts w:asciiTheme="minorHAnsi" w:hAnsiTheme="minorHAnsi" w:cstheme="minorHAnsi"/>
          <w:lang w:val="nl-NL"/>
        </w:rPr>
        <w:t xml:space="preserve"> middel van het bekijken van documentatie en tutorials</w:t>
      </w:r>
      <w:r w:rsidR="00190664" w:rsidRPr="00E867B8">
        <w:rPr>
          <w:rFonts w:asciiTheme="minorHAnsi" w:hAnsiTheme="minorHAnsi" w:cstheme="minorHAnsi"/>
          <w:lang w:val="nl-NL"/>
        </w:rPr>
        <w:t xml:space="preserve"> kan er </w:t>
      </w:r>
      <w:r w:rsidRPr="00E867B8">
        <w:rPr>
          <w:rFonts w:asciiTheme="minorHAnsi" w:hAnsiTheme="minorHAnsi" w:cstheme="minorHAnsi"/>
          <w:lang w:val="nl-NL"/>
        </w:rPr>
        <w:t xml:space="preserve"> een beeld</w:t>
      </w:r>
      <w:r w:rsidR="00190664" w:rsidRPr="00E867B8">
        <w:rPr>
          <w:rFonts w:asciiTheme="minorHAnsi" w:hAnsiTheme="minorHAnsi" w:cstheme="minorHAnsi"/>
          <w:lang w:val="nl-NL"/>
        </w:rPr>
        <w:t xml:space="preserve"> geschetst worden</w:t>
      </w:r>
      <w:r w:rsidRPr="00E867B8">
        <w:rPr>
          <w:rFonts w:asciiTheme="minorHAnsi" w:hAnsiTheme="minorHAnsi" w:cstheme="minorHAnsi"/>
          <w:lang w:val="nl-NL"/>
        </w:rPr>
        <w:t xml:space="preserve"> wat er nodig is voor het bouwen van een Blazor applicatie. Vervolgens </w:t>
      </w:r>
      <w:r w:rsidR="00190664" w:rsidRPr="00E867B8">
        <w:rPr>
          <w:rFonts w:asciiTheme="minorHAnsi" w:hAnsiTheme="minorHAnsi" w:cstheme="minorHAnsi"/>
          <w:lang w:val="nl-NL"/>
        </w:rPr>
        <w:t>kan met de verkregen</w:t>
      </w:r>
      <w:r w:rsidRPr="00E867B8">
        <w:rPr>
          <w:rFonts w:asciiTheme="minorHAnsi" w:hAnsiTheme="minorHAnsi" w:cstheme="minorHAnsi"/>
          <w:lang w:val="nl-NL"/>
        </w:rPr>
        <w:t xml:space="preserve"> informatie</w:t>
      </w:r>
      <w:r w:rsidR="00190664" w:rsidRPr="00E867B8">
        <w:rPr>
          <w:rFonts w:asciiTheme="minorHAnsi" w:hAnsiTheme="minorHAnsi" w:cstheme="minorHAnsi"/>
          <w:lang w:val="nl-NL"/>
        </w:rPr>
        <w:t xml:space="preserve"> een prototype gemaakt worden, waar ook daadwerkelijk een meting in gelopen kan worden.</w:t>
      </w:r>
      <w:r w:rsidRPr="00E867B8">
        <w:rPr>
          <w:rFonts w:asciiTheme="minorHAnsi" w:hAnsiTheme="minorHAnsi" w:cstheme="minorHAnsi"/>
          <w:lang w:val="nl-NL"/>
        </w:rPr>
        <w:t xml:space="preserve"> </w:t>
      </w:r>
    </w:p>
    <w:p w14:paraId="4DE4D24A" w14:textId="77777777" w:rsidR="009A6D40" w:rsidRPr="00E867B8" w:rsidRDefault="009A6D40" w:rsidP="009A6D40">
      <w:pPr>
        <w:pStyle w:val="Standard"/>
        <w:rPr>
          <w:rFonts w:asciiTheme="minorHAnsi" w:hAnsiTheme="minorHAnsi" w:cstheme="minorHAnsi"/>
          <w:b/>
          <w:bCs/>
          <w:sz w:val="32"/>
          <w:szCs w:val="32"/>
          <w:lang w:val="nl-NL"/>
        </w:rPr>
      </w:pPr>
    </w:p>
    <w:p w14:paraId="5E643B52" w14:textId="5BB0A60B" w:rsidR="009A6D40" w:rsidRDefault="00190664" w:rsidP="009A6D40">
      <w:pPr>
        <w:pStyle w:val="Kop2"/>
        <w:rPr>
          <w:rFonts w:asciiTheme="minorHAnsi" w:hAnsiTheme="minorHAnsi" w:cstheme="minorHAnsi"/>
          <w:lang w:val="nl-NL"/>
        </w:rPr>
      </w:pPr>
      <w:bookmarkStart w:id="37" w:name="_Toc124757299"/>
      <w:r w:rsidRPr="00E867B8">
        <w:rPr>
          <w:rFonts w:asciiTheme="minorHAnsi" w:hAnsiTheme="minorHAnsi" w:cstheme="minorHAnsi"/>
          <w:lang w:val="nl-NL"/>
        </w:rPr>
        <w:t xml:space="preserve">1.2.3 </w:t>
      </w:r>
      <w:r w:rsidR="009A6D40" w:rsidRPr="00E867B8">
        <w:rPr>
          <w:rFonts w:asciiTheme="minorHAnsi" w:hAnsiTheme="minorHAnsi" w:cstheme="minorHAnsi"/>
          <w:lang w:val="nl-NL"/>
        </w:rPr>
        <w:t>Uitwerking</w:t>
      </w:r>
      <w:bookmarkEnd w:id="37"/>
    </w:p>
    <w:p w14:paraId="22DED8C7" w14:textId="263E2E63" w:rsidR="00AC7E8F" w:rsidRDefault="00AC7E8F" w:rsidP="00AC7E8F">
      <w:pPr>
        <w:rPr>
          <w:lang w:val="nl-NL"/>
        </w:rPr>
      </w:pPr>
    </w:p>
    <w:p w14:paraId="3A864848" w14:textId="1F7356C1" w:rsidR="00AC7E8F" w:rsidRPr="00AC7E8F" w:rsidRDefault="00AC7E8F" w:rsidP="00AC7E8F">
      <w:pPr>
        <w:rPr>
          <w:lang w:val="nl-NL"/>
        </w:rPr>
      </w:pPr>
      <w:r>
        <w:rPr>
          <w:lang w:val="nl-NL"/>
        </w:rPr>
        <w:t>1.2.3.1</w:t>
      </w:r>
      <w:r w:rsidR="00A67F8E">
        <w:rPr>
          <w:lang w:val="nl-NL"/>
        </w:rPr>
        <w:t xml:space="preserve"> Klassendiagram</w:t>
      </w:r>
    </w:p>
    <w:p w14:paraId="46449BD8" w14:textId="77777777" w:rsidR="009A6D40" w:rsidRPr="00E867B8" w:rsidRDefault="009A6D40" w:rsidP="009A6D40">
      <w:pPr>
        <w:pStyle w:val="Standard"/>
        <w:rPr>
          <w:rFonts w:asciiTheme="minorHAnsi" w:hAnsiTheme="minorHAnsi" w:cstheme="minorHAnsi"/>
          <w:lang w:val="nl-NL"/>
        </w:rPr>
      </w:pPr>
    </w:p>
    <w:p w14:paraId="511B8C41" w14:textId="20864FD0" w:rsidR="009A6D40" w:rsidRPr="00E867B8" w:rsidRDefault="00190664" w:rsidP="009A6D40">
      <w:pPr>
        <w:pStyle w:val="Kop3"/>
        <w:rPr>
          <w:lang w:val="nl-NL"/>
        </w:rPr>
      </w:pPr>
      <w:bookmarkStart w:id="38" w:name="_Toc124757300"/>
      <w:r w:rsidRPr="00E867B8">
        <w:rPr>
          <w:lang w:val="nl-NL"/>
        </w:rPr>
        <w:t>1.2.3.</w:t>
      </w:r>
      <w:r w:rsidR="00AC7E8F">
        <w:rPr>
          <w:lang w:val="nl-NL"/>
        </w:rPr>
        <w:t>2</w:t>
      </w:r>
      <w:r w:rsidRPr="00E867B8">
        <w:rPr>
          <w:lang w:val="nl-NL"/>
        </w:rPr>
        <w:t xml:space="preserve"> </w:t>
      </w:r>
      <w:r w:rsidR="009A6D40" w:rsidRPr="00E867B8">
        <w:rPr>
          <w:lang w:val="nl-NL"/>
        </w:rPr>
        <w:t>Ontwerpen</w:t>
      </w:r>
      <w:bookmarkEnd w:id="38"/>
    </w:p>
    <w:p w14:paraId="28E06AD6" w14:textId="1CC2848B" w:rsidR="009A6D40" w:rsidRPr="00E867B8" w:rsidRDefault="009A6D40" w:rsidP="009A6D40">
      <w:pPr>
        <w:pStyle w:val="Standard"/>
        <w:rPr>
          <w:rFonts w:asciiTheme="minorHAnsi" w:hAnsiTheme="minorHAnsi" w:cstheme="minorHAnsi"/>
          <w:b/>
          <w:bCs/>
          <w:lang w:val="nl-NL"/>
        </w:rPr>
      </w:pPr>
    </w:p>
    <w:p w14:paraId="446F69AF" w14:textId="7181363B" w:rsidR="009A6D40" w:rsidRPr="00E867B8" w:rsidRDefault="00190664" w:rsidP="009A6D40">
      <w:pPr>
        <w:pStyle w:val="Standard"/>
        <w:rPr>
          <w:rFonts w:asciiTheme="minorHAnsi" w:hAnsiTheme="minorHAnsi" w:cstheme="minorHAnsi"/>
          <w:lang w:val="nl-NL"/>
        </w:rPr>
      </w:pPr>
      <w:r w:rsidRPr="00E867B8">
        <w:rPr>
          <w:rFonts w:asciiTheme="minorHAnsi" w:hAnsiTheme="minorHAnsi" w:cstheme="minorHAnsi"/>
          <w:lang w:val="nl-NL"/>
        </w:rPr>
        <w:t>Voordat begonnen kan worden met het schrijven van code, moet er eerst nagedacht worden over het ontwerp van de app.  Het moet een overzichtelijk design worden. Alleen de informatie die benodigd is, gaat getoond worden op het scherm. In tegenstelling tot de huidige applicatie, krijgt de applicatie een strakke lay-out die meegaat met de tijd. Voor dit onderzoek is er input gevraagd van een aantal gebruikers</w:t>
      </w:r>
      <w:r w:rsidR="00EB2B1D" w:rsidRPr="00E867B8">
        <w:rPr>
          <w:rFonts w:asciiTheme="minorHAnsi" w:hAnsiTheme="minorHAnsi" w:cstheme="minorHAnsi"/>
          <w:lang w:val="nl-NL"/>
        </w:rPr>
        <w:t xml:space="preserve"> en aan de hand van deze input is er een schets gemaakt voor elke pagina van de applicatie. In figuur 6 is een voorbeeld te zien van een schets van de foutenlijst. (Uitleg geven over wat een foutenlijst is). </w:t>
      </w:r>
    </w:p>
    <w:p w14:paraId="01364588" w14:textId="77777777" w:rsidR="009A6D40" w:rsidRPr="00E867B8" w:rsidRDefault="009A6D40" w:rsidP="009A6D40">
      <w:pPr>
        <w:pStyle w:val="Standard"/>
        <w:rPr>
          <w:rFonts w:asciiTheme="minorHAnsi" w:hAnsiTheme="minorHAnsi" w:cstheme="minorHAnsi"/>
          <w:lang w:val="nl-NL"/>
        </w:rPr>
      </w:pPr>
    </w:p>
    <w:p w14:paraId="1A16158D" w14:textId="77777777" w:rsidR="009A6D40" w:rsidRPr="00E867B8" w:rsidRDefault="009A6D40" w:rsidP="00190664">
      <w:pPr>
        <w:pStyle w:val="Standard"/>
        <w:keepNext/>
        <w:jc w:val="center"/>
        <w:rPr>
          <w:rFonts w:asciiTheme="minorHAnsi" w:hAnsiTheme="minorHAnsi" w:cstheme="minorHAnsi"/>
          <w:lang w:val="nl-NL"/>
        </w:rPr>
      </w:pPr>
      <w:r w:rsidRPr="00E867B8">
        <w:rPr>
          <w:rFonts w:asciiTheme="minorHAnsi" w:hAnsiTheme="minorHAnsi" w:cstheme="minorHAnsi"/>
          <w:noProof/>
          <w:lang w:val="nl-NL"/>
        </w:rPr>
        <w:lastRenderedPageBreak/>
        <w:drawing>
          <wp:inline distT="0" distB="0" distL="0" distR="0" wp14:anchorId="77789B50" wp14:editId="68EB5661">
            <wp:extent cx="4096987" cy="2802577"/>
            <wp:effectExtent l="0" t="0" r="0" b="0"/>
            <wp:docPr id="21" name="Image5" descr="Afbeelding met tafel&#10;&#10;Automatisch gegenereerde beschrijving"/>
            <wp:cNvGraphicFramePr/>
            <a:graphic xmlns:a="http://schemas.openxmlformats.org/drawingml/2006/main">
              <a:graphicData uri="http://schemas.openxmlformats.org/drawingml/2006/picture">
                <pic:pic xmlns:pic="http://schemas.openxmlformats.org/drawingml/2006/picture">
                  <pic:nvPicPr>
                    <pic:cNvPr id="21" name="Image5" descr="Afbeelding met tafel&#10;&#10;Automatisch gegenereerde beschrijving"/>
                    <pic:cNvPicPr/>
                  </pic:nvPicPr>
                  <pic:blipFill>
                    <a:blip r:embed="rId21">
                      <a:lum/>
                      <a:alphaModFix/>
                    </a:blip>
                    <a:srcRect/>
                    <a:stretch>
                      <a:fillRect/>
                    </a:stretch>
                  </pic:blipFill>
                  <pic:spPr>
                    <a:xfrm>
                      <a:off x="0" y="0"/>
                      <a:ext cx="4096987" cy="2802577"/>
                    </a:xfrm>
                    <a:prstGeom prst="rect">
                      <a:avLst/>
                    </a:prstGeom>
                    <a:ln>
                      <a:noFill/>
                      <a:prstDash/>
                    </a:ln>
                  </pic:spPr>
                </pic:pic>
              </a:graphicData>
            </a:graphic>
          </wp:inline>
        </w:drawing>
      </w:r>
    </w:p>
    <w:p w14:paraId="5C457CF7" w14:textId="76A4B08E" w:rsidR="009A6D40" w:rsidRPr="00E867B8" w:rsidRDefault="00190664" w:rsidP="00E867B8">
      <w:pPr>
        <w:pStyle w:val="Bijschrift"/>
        <w:jc w:val="center"/>
        <w:rPr>
          <w:rFonts w:cstheme="minorHAnsi"/>
          <w:lang w:val="nl-NL"/>
        </w:rPr>
      </w:pPr>
      <w:r w:rsidRPr="00E867B8">
        <w:rPr>
          <w:rFonts w:cstheme="minorHAnsi"/>
          <w:lang w:val="nl-NL"/>
        </w:rPr>
        <w:t xml:space="preserve">Figuur 6: </w:t>
      </w:r>
      <w:r w:rsidR="009A6D40" w:rsidRPr="00E867B8">
        <w:rPr>
          <w:rFonts w:cstheme="minorHAnsi"/>
          <w:lang w:val="nl-NL"/>
        </w:rPr>
        <w:t xml:space="preserve">Schets foutenlijst </w:t>
      </w:r>
      <w:r w:rsidR="009A6D40" w:rsidRPr="00E867B8">
        <w:rPr>
          <w:rFonts w:cstheme="minorHAnsi"/>
          <w:lang w:val="nl-NL"/>
        </w:rPr>
        <w:fldChar w:fldCharType="begin"/>
      </w:r>
      <w:r w:rsidR="009A6D40" w:rsidRPr="00E867B8">
        <w:rPr>
          <w:rFonts w:cstheme="minorHAnsi"/>
          <w:lang w:val="nl-NL"/>
        </w:rPr>
        <w:instrText xml:space="preserve"> SEQ Schets_foutenlijst \* ARABIC </w:instrText>
      </w:r>
      <w:r w:rsidR="009A6D40" w:rsidRPr="00E867B8">
        <w:rPr>
          <w:rFonts w:cstheme="minorHAnsi"/>
          <w:lang w:val="nl-NL"/>
        </w:rPr>
        <w:fldChar w:fldCharType="separate"/>
      </w:r>
      <w:r w:rsidR="009A6D40" w:rsidRPr="00E867B8">
        <w:rPr>
          <w:rFonts w:cstheme="minorHAnsi"/>
          <w:lang w:val="nl-NL"/>
        </w:rPr>
        <w:t>1</w:t>
      </w:r>
      <w:r w:rsidR="009A6D40" w:rsidRPr="00E867B8">
        <w:rPr>
          <w:rFonts w:cstheme="minorHAnsi"/>
          <w:lang w:val="nl-NL"/>
        </w:rPr>
        <w:fldChar w:fldCharType="end"/>
      </w:r>
    </w:p>
    <w:p w14:paraId="70D804A7" w14:textId="61CDFEC8" w:rsidR="009A6D40" w:rsidRPr="00E867B8" w:rsidRDefault="00EB2B1D" w:rsidP="009A6D40">
      <w:pPr>
        <w:pStyle w:val="Standard"/>
        <w:rPr>
          <w:rFonts w:asciiTheme="minorHAnsi" w:hAnsiTheme="minorHAnsi" w:cstheme="minorHAnsi"/>
          <w:lang w:val="nl-NL"/>
        </w:rPr>
      </w:pPr>
      <w:r w:rsidRPr="00E867B8">
        <w:rPr>
          <w:rFonts w:asciiTheme="minorHAnsi" w:hAnsiTheme="minorHAnsi" w:cstheme="minorHAnsi"/>
          <w:lang w:val="nl-NL"/>
        </w:rPr>
        <w:t>Nadat alle schetsen voor de UI gemaakt zijn, is er een opzet voor het klassendiagram gemaakt. In de huidige applicatie wordt gebruik gemaakt van JSON</w:t>
      </w:r>
      <w:r w:rsidR="007814C3" w:rsidRPr="00E867B8">
        <w:rPr>
          <w:rFonts w:asciiTheme="minorHAnsi" w:hAnsiTheme="minorHAnsi" w:cstheme="minorHAnsi"/>
          <w:lang w:val="nl-NL"/>
        </w:rPr>
        <w:t xml:space="preserve"> (zie figuur 7)</w:t>
      </w:r>
      <w:r w:rsidRPr="00E867B8">
        <w:rPr>
          <w:rFonts w:asciiTheme="minorHAnsi" w:hAnsiTheme="minorHAnsi" w:cstheme="minorHAnsi"/>
          <w:lang w:val="nl-NL"/>
        </w:rPr>
        <w:t xml:space="preserve">. Voor het maken van het prototype is de bestaande JSON bestudeerd om te bekijken welke data nodig is. Aan de hand hiervan is er een klassendiagram opgesteld. Deze is te zien in figuur 8.  </w:t>
      </w:r>
    </w:p>
    <w:p w14:paraId="4526D8AB" w14:textId="77777777" w:rsidR="009A6D40" w:rsidRPr="00E867B8" w:rsidRDefault="009A6D40" w:rsidP="009A6D40">
      <w:pPr>
        <w:pStyle w:val="Standard"/>
        <w:rPr>
          <w:rFonts w:asciiTheme="minorHAnsi" w:hAnsiTheme="minorHAnsi" w:cstheme="minorHAnsi"/>
          <w:lang w:val="nl-NL"/>
        </w:rPr>
      </w:pPr>
    </w:p>
    <w:p w14:paraId="7E52EFEF"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mc:AlternateContent>
          <mc:Choice Requires="wps">
            <w:drawing>
              <wp:anchor distT="0" distB="0" distL="114300" distR="114300" simplePos="0" relativeHeight="251667456" behindDoc="0" locked="0" layoutInCell="1" allowOverlap="1" wp14:anchorId="275DAD11" wp14:editId="47DE1999">
                <wp:simplePos x="0" y="0"/>
                <wp:positionH relativeFrom="column">
                  <wp:posOffset>723900</wp:posOffset>
                </wp:positionH>
                <wp:positionV relativeFrom="page">
                  <wp:posOffset>4991100</wp:posOffset>
                </wp:positionV>
                <wp:extent cx="4061460" cy="4286250"/>
                <wp:effectExtent l="0" t="0" r="0" b="0"/>
                <wp:wrapNone/>
                <wp:docPr id="15" name="Frame6"/>
                <wp:cNvGraphicFramePr/>
                <a:graphic xmlns:a="http://schemas.openxmlformats.org/drawingml/2006/main">
                  <a:graphicData uri="http://schemas.microsoft.com/office/word/2010/wordprocessingShape">
                    <wps:wsp>
                      <wps:cNvSpPr txBox="1"/>
                      <wps:spPr>
                        <a:xfrm>
                          <a:off x="0" y="0"/>
                          <a:ext cx="4061460" cy="4286250"/>
                        </a:xfrm>
                        <a:prstGeom prst="rect">
                          <a:avLst/>
                        </a:prstGeom>
                        <a:ln>
                          <a:noFill/>
                          <a:prstDash/>
                        </a:ln>
                      </wps:spPr>
                      <wps:txbx>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40D24B84" w:rsidR="009A6D40" w:rsidRPr="00C731BE" w:rsidRDefault="00EB2B1D" w:rsidP="009A6D40">
                            <w:pPr>
                              <w:pStyle w:val="Bijschrift"/>
                            </w:pPr>
                            <w:r>
                              <w:rPr>
                                <w:lang w:val="en-GB"/>
                              </w:rPr>
                              <w:t xml:space="preserve">Figuur 7: </w:t>
                            </w:r>
                            <w:r w:rsidR="009A6D40" w:rsidRPr="00C731BE">
                              <w:t>Een screenshot van de JSON testdata</w:t>
                            </w:r>
                          </w:p>
                        </w:txbxContent>
                      </wps:txbx>
                      <wps:bodyPr vert="horz" wrap="none" lIns="0" tIns="0" rIns="0" bIns="0" compatLnSpc="0">
                        <a:spAutoFit/>
                      </wps:bodyPr>
                    </wps:wsp>
                  </a:graphicData>
                </a:graphic>
              </wp:anchor>
            </w:drawing>
          </mc:Choice>
          <mc:Fallback>
            <w:pict>
              <v:shape w14:anchorId="275DAD11" id="Frame6" o:spid="_x0000_s1030" type="#_x0000_t202" style="position:absolute;margin-left:57pt;margin-top:393pt;width:319.8pt;height:337.5pt;z-index:25166745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" filled="f" stroked="f">
                <v:textbox style="mso-fit-shape-to-text:t" inset="0,0,0,0">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40D24B84" w:rsidR="009A6D40" w:rsidRPr="00C731BE" w:rsidRDefault="00EB2B1D" w:rsidP="009A6D40">
                      <w:pPr>
                        <w:pStyle w:val="Bijschrift"/>
                      </w:pPr>
                      <w:r>
                        <w:rPr>
                          <w:lang w:val="en-GB"/>
                        </w:rPr>
                        <w:t xml:space="preserve">Figuur 7: </w:t>
                      </w:r>
                      <w:r w:rsidR="009A6D40" w:rsidRPr="00C731BE">
                        <w:t>Een screenshot van de JSON testdata</w:t>
                      </w:r>
                    </w:p>
                  </w:txbxContent>
                </v:textbox>
                <w10:wrap anchory="page"/>
              </v:shape>
            </w:pict>
          </mc:Fallback>
        </mc:AlternateContent>
      </w:r>
    </w:p>
    <w:p w14:paraId="4ECB9F88" w14:textId="77777777" w:rsidR="009A6D40" w:rsidRPr="00E867B8" w:rsidRDefault="009A6D40" w:rsidP="009A6D40">
      <w:pPr>
        <w:pStyle w:val="Standard"/>
        <w:rPr>
          <w:rFonts w:asciiTheme="minorHAnsi" w:hAnsiTheme="minorHAnsi" w:cstheme="minorHAnsi"/>
          <w:lang w:val="nl-NL"/>
        </w:rPr>
      </w:pPr>
    </w:p>
    <w:p w14:paraId="74B3FA0C" w14:textId="77777777" w:rsidR="009A6D40" w:rsidRPr="00E867B8" w:rsidRDefault="009A6D40" w:rsidP="009A6D40">
      <w:pPr>
        <w:pStyle w:val="Standard"/>
        <w:rPr>
          <w:rFonts w:asciiTheme="minorHAnsi" w:hAnsiTheme="minorHAnsi" w:cstheme="minorHAnsi"/>
          <w:lang w:val="nl-NL"/>
        </w:rPr>
      </w:pPr>
    </w:p>
    <w:p w14:paraId="378C8FCD" w14:textId="77777777" w:rsidR="009A6D40" w:rsidRPr="00E867B8" w:rsidRDefault="009A6D40" w:rsidP="009A6D40">
      <w:pPr>
        <w:pStyle w:val="Standard"/>
        <w:rPr>
          <w:rFonts w:asciiTheme="minorHAnsi" w:hAnsiTheme="minorHAnsi" w:cstheme="minorHAnsi"/>
          <w:lang w:val="nl-NL"/>
        </w:rPr>
      </w:pPr>
    </w:p>
    <w:p w14:paraId="2675859D" w14:textId="77777777" w:rsidR="009A6D40" w:rsidRPr="00E867B8" w:rsidRDefault="009A6D40" w:rsidP="009A6D40">
      <w:pPr>
        <w:pStyle w:val="Standard"/>
        <w:rPr>
          <w:rFonts w:asciiTheme="minorHAnsi" w:hAnsiTheme="minorHAnsi" w:cstheme="minorHAnsi"/>
          <w:lang w:val="nl-NL"/>
        </w:rPr>
      </w:pPr>
    </w:p>
    <w:p w14:paraId="05939F39" w14:textId="77777777" w:rsidR="009A6D40" w:rsidRPr="00E867B8" w:rsidRDefault="009A6D40" w:rsidP="009A6D40">
      <w:pPr>
        <w:pStyle w:val="Standard"/>
        <w:rPr>
          <w:rFonts w:asciiTheme="minorHAnsi" w:hAnsiTheme="minorHAnsi" w:cstheme="minorHAnsi"/>
          <w:lang w:val="nl-NL"/>
        </w:rPr>
      </w:pPr>
    </w:p>
    <w:p w14:paraId="0B4FF041" w14:textId="77777777" w:rsidR="009A6D40" w:rsidRPr="00E867B8" w:rsidRDefault="009A6D40" w:rsidP="009A6D40">
      <w:pPr>
        <w:pStyle w:val="Standard"/>
        <w:rPr>
          <w:rFonts w:asciiTheme="minorHAnsi" w:hAnsiTheme="minorHAnsi" w:cstheme="minorHAnsi"/>
          <w:lang w:val="nl-NL"/>
        </w:rPr>
      </w:pPr>
    </w:p>
    <w:p w14:paraId="14C096FA" w14:textId="77777777" w:rsidR="009A6D40" w:rsidRPr="00E867B8" w:rsidRDefault="009A6D40" w:rsidP="009A6D40">
      <w:pPr>
        <w:pStyle w:val="Standard"/>
        <w:rPr>
          <w:rFonts w:asciiTheme="minorHAnsi" w:hAnsiTheme="minorHAnsi" w:cstheme="minorHAnsi"/>
          <w:lang w:val="nl-NL"/>
        </w:rPr>
      </w:pPr>
    </w:p>
    <w:p w14:paraId="3B6CB27D" w14:textId="77777777" w:rsidR="009A6D40" w:rsidRPr="00E867B8" w:rsidRDefault="009A6D40" w:rsidP="009A6D40">
      <w:pPr>
        <w:pStyle w:val="Standard"/>
        <w:rPr>
          <w:rFonts w:asciiTheme="minorHAnsi" w:hAnsiTheme="minorHAnsi" w:cstheme="minorHAnsi"/>
          <w:lang w:val="nl-NL"/>
        </w:rPr>
      </w:pPr>
    </w:p>
    <w:p w14:paraId="54082BB1" w14:textId="77777777" w:rsidR="009A6D40" w:rsidRPr="00E867B8" w:rsidRDefault="009A6D40" w:rsidP="009A6D40">
      <w:pPr>
        <w:pStyle w:val="Standard"/>
        <w:rPr>
          <w:rFonts w:asciiTheme="minorHAnsi" w:hAnsiTheme="minorHAnsi" w:cstheme="minorHAnsi"/>
          <w:lang w:val="nl-NL"/>
        </w:rPr>
      </w:pPr>
    </w:p>
    <w:p w14:paraId="58810DAD" w14:textId="77777777" w:rsidR="009A6D40" w:rsidRPr="00E867B8" w:rsidRDefault="009A6D40" w:rsidP="009A6D40">
      <w:pPr>
        <w:pStyle w:val="Standard"/>
        <w:rPr>
          <w:rFonts w:asciiTheme="minorHAnsi" w:hAnsiTheme="minorHAnsi" w:cstheme="minorHAnsi"/>
          <w:lang w:val="nl-NL"/>
        </w:rPr>
      </w:pPr>
    </w:p>
    <w:p w14:paraId="69F680A9" w14:textId="77777777" w:rsidR="009A6D40" w:rsidRPr="00E867B8" w:rsidRDefault="009A6D40" w:rsidP="009A6D40">
      <w:pPr>
        <w:pStyle w:val="Standard"/>
        <w:rPr>
          <w:rFonts w:asciiTheme="minorHAnsi" w:hAnsiTheme="minorHAnsi" w:cstheme="minorHAnsi"/>
          <w:lang w:val="nl-NL"/>
        </w:rPr>
      </w:pPr>
    </w:p>
    <w:p w14:paraId="30B2B2EE" w14:textId="77777777" w:rsidR="009A6D40" w:rsidRPr="00E867B8" w:rsidRDefault="009A6D40" w:rsidP="009A6D40">
      <w:pPr>
        <w:pStyle w:val="Standard"/>
        <w:rPr>
          <w:rFonts w:asciiTheme="minorHAnsi" w:hAnsiTheme="minorHAnsi" w:cstheme="minorHAnsi"/>
          <w:lang w:val="nl-NL"/>
        </w:rPr>
      </w:pPr>
    </w:p>
    <w:p w14:paraId="52871EA4" w14:textId="77777777" w:rsidR="009A6D40" w:rsidRPr="00E867B8" w:rsidRDefault="009A6D40" w:rsidP="009A6D40">
      <w:pPr>
        <w:pStyle w:val="Standard"/>
        <w:rPr>
          <w:rFonts w:asciiTheme="minorHAnsi" w:hAnsiTheme="minorHAnsi" w:cstheme="minorHAnsi"/>
          <w:lang w:val="nl-NL"/>
        </w:rPr>
      </w:pPr>
    </w:p>
    <w:p w14:paraId="24AF4CAD" w14:textId="77777777" w:rsidR="009A6D40" w:rsidRPr="00E867B8" w:rsidRDefault="009A6D40" w:rsidP="009A6D40">
      <w:pPr>
        <w:pStyle w:val="Standard"/>
        <w:rPr>
          <w:rFonts w:asciiTheme="minorHAnsi" w:hAnsiTheme="minorHAnsi" w:cstheme="minorHAnsi"/>
          <w:lang w:val="nl-NL"/>
        </w:rPr>
      </w:pPr>
    </w:p>
    <w:p w14:paraId="741D4D2E" w14:textId="77777777" w:rsidR="009A6D40" w:rsidRPr="00E867B8" w:rsidRDefault="009A6D40" w:rsidP="009A6D40">
      <w:pPr>
        <w:pStyle w:val="Standard"/>
        <w:rPr>
          <w:rFonts w:asciiTheme="minorHAnsi" w:hAnsiTheme="minorHAnsi" w:cstheme="minorHAnsi"/>
          <w:lang w:val="nl-NL"/>
        </w:rPr>
      </w:pPr>
    </w:p>
    <w:p w14:paraId="2326D0BA" w14:textId="77777777" w:rsidR="009A6D40" w:rsidRPr="00E867B8" w:rsidRDefault="009A6D40" w:rsidP="009A6D40">
      <w:pPr>
        <w:pStyle w:val="Standard"/>
        <w:rPr>
          <w:rFonts w:asciiTheme="minorHAnsi" w:hAnsiTheme="minorHAnsi" w:cstheme="minorHAnsi"/>
          <w:lang w:val="nl-NL"/>
        </w:rPr>
      </w:pPr>
    </w:p>
    <w:p w14:paraId="23224285" w14:textId="77777777" w:rsidR="009A6D40" w:rsidRPr="00E867B8" w:rsidRDefault="009A6D40" w:rsidP="009A6D40">
      <w:pPr>
        <w:pStyle w:val="Standard"/>
        <w:rPr>
          <w:rFonts w:asciiTheme="minorHAnsi" w:hAnsiTheme="minorHAnsi" w:cstheme="minorHAnsi"/>
          <w:lang w:val="nl-NL"/>
        </w:rPr>
      </w:pPr>
    </w:p>
    <w:p w14:paraId="745E9EB6" w14:textId="77777777" w:rsidR="009A6D40" w:rsidRPr="00E867B8" w:rsidRDefault="009A6D40" w:rsidP="009A6D40">
      <w:pPr>
        <w:pStyle w:val="Standard"/>
        <w:rPr>
          <w:rFonts w:asciiTheme="minorHAnsi" w:hAnsiTheme="minorHAnsi" w:cstheme="minorHAnsi"/>
          <w:lang w:val="nl-NL"/>
        </w:rPr>
      </w:pPr>
    </w:p>
    <w:p w14:paraId="6CFBA75F" w14:textId="77777777" w:rsidR="009A6D40" w:rsidRPr="00E867B8" w:rsidRDefault="009A6D40" w:rsidP="009A6D40">
      <w:pPr>
        <w:pStyle w:val="Standard"/>
        <w:rPr>
          <w:rFonts w:asciiTheme="minorHAnsi" w:hAnsiTheme="minorHAnsi" w:cstheme="minorHAnsi"/>
          <w:lang w:val="nl-NL"/>
        </w:rPr>
      </w:pPr>
    </w:p>
    <w:p w14:paraId="0D50E013" w14:textId="77777777" w:rsidR="009A6D40" w:rsidRPr="00E867B8" w:rsidRDefault="009A6D40" w:rsidP="009A6D40">
      <w:pPr>
        <w:pStyle w:val="Standard"/>
        <w:rPr>
          <w:rFonts w:asciiTheme="minorHAnsi" w:hAnsiTheme="minorHAnsi" w:cstheme="minorHAnsi"/>
          <w:lang w:val="nl-NL"/>
        </w:rPr>
      </w:pPr>
    </w:p>
    <w:p w14:paraId="72B0F66A" w14:textId="77777777" w:rsidR="009A6D40" w:rsidRPr="00E867B8" w:rsidRDefault="009A6D40" w:rsidP="009A6D40">
      <w:pPr>
        <w:pStyle w:val="Standard"/>
        <w:rPr>
          <w:rFonts w:asciiTheme="minorHAnsi" w:hAnsiTheme="minorHAnsi" w:cstheme="minorHAnsi"/>
          <w:lang w:val="nl-NL"/>
        </w:rPr>
      </w:pPr>
    </w:p>
    <w:p w14:paraId="09EA4596" w14:textId="77777777" w:rsidR="009A6D40" w:rsidRPr="00E867B8" w:rsidRDefault="009A6D40" w:rsidP="009A6D40">
      <w:pPr>
        <w:pStyle w:val="Standard"/>
        <w:rPr>
          <w:rFonts w:asciiTheme="minorHAnsi" w:hAnsiTheme="minorHAnsi" w:cstheme="minorHAnsi"/>
          <w:lang w:val="nl-NL"/>
        </w:rPr>
      </w:pPr>
    </w:p>
    <w:p w14:paraId="7B7C2F61" w14:textId="77777777" w:rsidR="009A6D40" w:rsidRPr="00E867B8" w:rsidRDefault="009A6D40" w:rsidP="009A6D40">
      <w:pPr>
        <w:pStyle w:val="Standard"/>
        <w:rPr>
          <w:rFonts w:asciiTheme="minorHAnsi" w:hAnsiTheme="minorHAnsi" w:cstheme="minorHAnsi"/>
          <w:lang w:val="nl-NL"/>
        </w:rPr>
      </w:pPr>
      <w:r w:rsidRPr="00E867B8">
        <w:rPr>
          <w:noProof/>
          <w:lang w:val="nl-NL"/>
        </w:rPr>
        <w:lastRenderedPageBreak/>
        <w:drawing>
          <wp:anchor distT="0" distB="0" distL="114300" distR="114300" simplePos="0" relativeHeight="251675648" behindDoc="0" locked="0" layoutInCell="1" allowOverlap="1" wp14:anchorId="5C31F815" wp14:editId="454F044E">
            <wp:simplePos x="0" y="0"/>
            <wp:positionH relativeFrom="margin">
              <wp:align>center</wp:align>
            </wp:positionH>
            <wp:positionV relativeFrom="paragraph">
              <wp:posOffset>201576</wp:posOffset>
            </wp:positionV>
            <wp:extent cx="3431969" cy="3538847"/>
            <wp:effectExtent l="0" t="0" r="0" b="5080"/>
            <wp:wrapSquare wrapText="bothSides"/>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3431969" cy="3538847"/>
                    </a:xfrm>
                    <a:prstGeom prst="rect">
                      <a:avLst/>
                    </a:prstGeom>
                  </pic:spPr>
                </pic:pic>
              </a:graphicData>
            </a:graphic>
          </wp:anchor>
        </w:drawing>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66329CAA" w14:textId="77777777" w:rsidR="009A6D40" w:rsidRPr="00E867B8" w:rsidRDefault="009A6D40" w:rsidP="009A6D40">
      <w:pPr>
        <w:pStyle w:val="Standard"/>
        <w:rPr>
          <w:rFonts w:asciiTheme="minorHAnsi" w:hAnsiTheme="minorHAnsi" w:cstheme="minorHAnsi"/>
          <w:lang w:val="nl-NL"/>
        </w:rPr>
      </w:pPr>
    </w:p>
    <w:p w14:paraId="3EB10C7C" w14:textId="77777777" w:rsidR="009A6D40" w:rsidRPr="00E867B8" w:rsidRDefault="009A6D40" w:rsidP="009A6D40">
      <w:pPr>
        <w:pStyle w:val="Standard"/>
        <w:rPr>
          <w:rFonts w:asciiTheme="minorHAnsi" w:hAnsiTheme="minorHAnsi" w:cstheme="minorHAnsi"/>
          <w:lang w:val="nl-NL"/>
        </w:rPr>
      </w:pPr>
    </w:p>
    <w:p w14:paraId="2938CC03" w14:textId="77777777" w:rsidR="009A6D40" w:rsidRPr="00E867B8" w:rsidRDefault="009A6D40" w:rsidP="009A6D40">
      <w:pPr>
        <w:pStyle w:val="Standard"/>
        <w:rPr>
          <w:rFonts w:asciiTheme="minorHAnsi" w:hAnsiTheme="minorHAnsi" w:cstheme="minorHAnsi"/>
          <w:lang w:val="nl-NL"/>
        </w:rPr>
      </w:pPr>
    </w:p>
    <w:p w14:paraId="02F75633" w14:textId="77777777" w:rsidR="009A6D40" w:rsidRPr="00E867B8" w:rsidRDefault="009A6D40" w:rsidP="009A6D40">
      <w:pPr>
        <w:pStyle w:val="Standard"/>
        <w:rPr>
          <w:rFonts w:asciiTheme="minorHAnsi" w:hAnsiTheme="minorHAnsi" w:cstheme="minorHAnsi"/>
          <w:lang w:val="nl-NL"/>
        </w:rPr>
      </w:pPr>
    </w:p>
    <w:p w14:paraId="65B2A476" w14:textId="77777777" w:rsidR="009A6D40" w:rsidRPr="00E867B8" w:rsidRDefault="009A6D40" w:rsidP="009A6D40">
      <w:pPr>
        <w:pStyle w:val="Standard"/>
        <w:rPr>
          <w:rFonts w:asciiTheme="minorHAnsi" w:hAnsiTheme="minorHAnsi" w:cstheme="minorHAnsi"/>
          <w:lang w:val="nl-NL"/>
        </w:rPr>
      </w:pPr>
    </w:p>
    <w:p w14:paraId="115C3D15" w14:textId="77777777" w:rsidR="009A6D40" w:rsidRPr="00E867B8" w:rsidRDefault="009A6D40" w:rsidP="009A6D40">
      <w:pPr>
        <w:pStyle w:val="Standard"/>
        <w:rPr>
          <w:rFonts w:asciiTheme="minorHAnsi" w:hAnsiTheme="minorHAnsi" w:cstheme="minorHAnsi"/>
          <w:lang w:val="nl-NL"/>
        </w:rPr>
      </w:pPr>
    </w:p>
    <w:p w14:paraId="1A9FFC90" w14:textId="77777777" w:rsidR="009A6D40" w:rsidRPr="00E867B8" w:rsidRDefault="009A6D40" w:rsidP="009A6D40">
      <w:pPr>
        <w:pStyle w:val="Standard"/>
        <w:rPr>
          <w:rFonts w:asciiTheme="minorHAnsi" w:hAnsiTheme="minorHAnsi" w:cstheme="minorHAnsi"/>
          <w:lang w:val="nl-NL"/>
        </w:rPr>
      </w:pPr>
    </w:p>
    <w:p w14:paraId="06A8E10E" w14:textId="77777777" w:rsidR="009A6D40" w:rsidRPr="00E867B8" w:rsidRDefault="009A6D40" w:rsidP="009A6D40">
      <w:pPr>
        <w:pStyle w:val="Standard"/>
        <w:rPr>
          <w:rFonts w:asciiTheme="minorHAnsi" w:hAnsiTheme="minorHAnsi" w:cstheme="minorHAnsi"/>
          <w:lang w:val="nl-NL"/>
        </w:rPr>
      </w:pPr>
    </w:p>
    <w:p w14:paraId="17CE872B" w14:textId="77777777" w:rsidR="009A6D40" w:rsidRPr="00E867B8" w:rsidRDefault="009A6D40" w:rsidP="009A6D40">
      <w:pPr>
        <w:pStyle w:val="Standard"/>
        <w:rPr>
          <w:rFonts w:asciiTheme="minorHAnsi" w:hAnsiTheme="minorHAnsi" w:cstheme="minorHAnsi"/>
          <w:lang w:val="nl-NL"/>
        </w:rPr>
      </w:pPr>
    </w:p>
    <w:p w14:paraId="69242F1F" w14:textId="77777777" w:rsidR="009A6D40" w:rsidRPr="00E867B8" w:rsidRDefault="009A6D40" w:rsidP="009A6D40">
      <w:pPr>
        <w:pStyle w:val="Standard"/>
        <w:rPr>
          <w:rFonts w:asciiTheme="minorHAnsi" w:hAnsiTheme="minorHAnsi" w:cstheme="minorHAnsi"/>
          <w:lang w:val="nl-NL"/>
        </w:rPr>
      </w:pPr>
    </w:p>
    <w:p w14:paraId="2C30A270" w14:textId="77777777" w:rsidR="009A6D40" w:rsidRPr="00E867B8" w:rsidRDefault="009A6D40" w:rsidP="009A6D40">
      <w:pPr>
        <w:pStyle w:val="Standard"/>
        <w:rPr>
          <w:rFonts w:asciiTheme="minorHAnsi" w:hAnsiTheme="minorHAnsi" w:cstheme="minorHAnsi"/>
          <w:lang w:val="nl-NL"/>
        </w:rPr>
      </w:pPr>
    </w:p>
    <w:p w14:paraId="60D464EC" w14:textId="77777777" w:rsidR="009A6D40" w:rsidRPr="00E867B8" w:rsidRDefault="009A6D40" w:rsidP="009A6D40">
      <w:pPr>
        <w:pStyle w:val="Standard"/>
        <w:rPr>
          <w:rFonts w:asciiTheme="minorHAnsi" w:hAnsiTheme="minorHAnsi" w:cstheme="minorHAnsi"/>
          <w:lang w:val="nl-NL"/>
        </w:rPr>
      </w:pPr>
    </w:p>
    <w:p w14:paraId="4F30A174" w14:textId="77777777" w:rsidR="009A6D40" w:rsidRPr="00E867B8" w:rsidRDefault="009A6D40" w:rsidP="009A6D40">
      <w:pPr>
        <w:pStyle w:val="Standard"/>
        <w:rPr>
          <w:rFonts w:asciiTheme="minorHAnsi" w:hAnsiTheme="minorHAnsi" w:cstheme="minorHAnsi"/>
          <w:lang w:val="nl-NL"/>
        </w:rPr>
      </w:pPr>
    </w:p>
    <w:p w14:paraId="17AEB250" w14:textId="77777777" w:rsidR="009A6D40" w:rsidRPr="00E867B8" w:rsidRDefault="009A6D40" w:rsidP="009A6D40">
      <w:pPr>
        <w:pStyle w:val="Standard"/>
        <w:rPr>
          <w:rFonts w:asciiTheme="minorHAnsi" w:hAnsiTheme="minorHAnsi" w:cstheme="minorHAnsi"/>
          <w:lang w:val="nl-NL"/>
        </w:rPr>
      </w:pPr>
    </w:p>
    <w:p w14:paraId="23FB725E" w14:textId="77777777" w:rsidR="009A6D40" w:rsidRPr="00E867B8" w:rsidRDefault="009A6D40" w:rsidP="009A6D40">
      <w:pPr>
        <w:pStyle w:val="Standard"/>
        <w:rPr>
          <w:rFonts w:asciiTheme="minorHAnsi" w:hAnsiTheme="minorHAnsi" w:cstheme="minorHAnsi"/>
          <w:lang w:val="nl-NL"/>
        </w:rPr>
      </w:pPr>
    </w:p>
    <w:p w14:paraId="005F48AF" w14:textId="77777777" w:rsidR="009A6D40" w:rsidRPr="00E867B8" w:rsidRDefault="009A6D40" w:rsidP="009A6D40">
      <w:pPr>
        <w:pStyle w:val="Standard"/>
        <w:rPr>
          <w:rFonts w:asciiTheme="minorHAnsi" w:hAnsiTheme="minorHAnsi" w:cstheme="minorHAnsi"/>
          <w:lang w:val="nl-NL"/>
        </w:rPr>
      </w:pPr>
    </w:p>
    <w:p w14:paraId="62740E74" w14:textId="77777777" w:rsidR="009A6D40" w:rsidRPr="00E867B8" w:rsidRDefault="009A6D40" w:rsidP="009A6D40">
      <w:pPr>
        <w:pStyle w:val="Standard"/>
        <w:rPr>
          <w:rFonts w:asciiTheme="minorHAnsi" w:hAnsiTheme="minorHAnsi" w:cstheme="minorHAnsi"/>
          <w:lang w:val="nl-NL"/>
        </w:rPr>
      </w:pPr>
    </w:p>
    <w:p w14:paraId="195B70C8" w14:textId="77777777" w:rsidR="009A6D40" w:rsidRPr="00E867B8" w:rsidRDefault="009A6D40" w:rsidP="009A6D40">
      <w:pPr>
        <w:pStyle w:val="Standard"/>
        <w:rPr>
          <w:rFonts w:asciiTheme="minorHAnsi" w:hAnsiTheme="minorHAnsi" w:cstheme="minorHAnsi"/>
          <w:lang w:val="nl-NL"/>
        </w:rPr>
      </w:pPr>
      <w:r w:rsidRPr="00E867B8">
        <w:rPr>
          <w:noProof/>
          <w:lang w:val="nl-NL"/>
        </w:rPr>
        <mc:AlternateContent>
          <mc:Choice Requires="wps">
            <w:drawing>
              <wp:anchor distT="0" distB="0" distL="114300" distR="114300" simplePos="0" relativeHeight="251676672" behindDoc="0" locked="0" layoutInCell="1" allowOverlap="1" wp14:anchorId="209A7711" wp14:editId="60D6958D">
                <wp:simplePos x="0" y="0"/>
                <wp:positionH relativeFrom="column">
                  <wp:posOffset>869282</wp:posOffset>
                </wp:positionH>
                <wp:positionV relativeFrom="paragraph">
                  <wp:posOffset>297881</wp:posOffset>
                </wp:positionV>
                <wp:extent cx="3431540" cy="635"/>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52BF9427" w14:textId="471AB33B" w:rsidR="009A6D40" w:rsidRPr="00AC7E8F" w:rsidRDefault="007814C3" w:rsidP="009A6D40">
                            <w:pPr>
                              <w:pStyle w:val="Bijschrift"/>
                              <w:jc w:val="center"/>
                              <w:rPr>
                                <w:rFonts w:ascii="Liberation Serif" w:eastAsia="Segoe UI" w:hAnsi="Liberation Serif" w:cs="Tahoma"/>
                                <w:noProof/>
                                <w:color w:val="000000"/>
                                <w:kern w:val="3"/>
                                <w:sz w:val="24"/>
                                <w:szCs w:val="24"/>
                                <w:lang w:val="en-US" w:eastAsia="zh-CN" w:bidi="hi-IN"/>
                              </w:rPr>
                            </w:pPr>
                            <w:r>
                              <w:rPr>
                                <w:lang w:val="en-GB"/>
                              </w:rPr>
                              <w:t xml:space="preserve">Figuur 8: </w:t>
                            </w:r>
                            <w:r w:rsidR="009A6D40">
                              <w:t xml:space="preserve">Screenshot </w:t>
                            </w:r>
                            <w:r w:rsidR="00AC7E8F">
                              <w:rPr>
                                <w:lang w:val="en-US"/>
                              </w:rPr>
                              <w:t>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7711" id="Tekstvak 16" o:spid="_x0000_s1031" type="#_x0000_t202" style="position:absolute;margin-left:68.45pt;margin-top:23.45pt;width:270.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" stroked="f">
                <v:textbox style="mso-fit-shape-to-text:t" inset="0,0,0,0">
                  <w:txbxContent>
                    <w:p w14:paraId="52BF9427" w14:textId="471AB33B" w:rsidR="009A6D40" w:rsidRPr="00AC7E8F" w:rsidRDefault="007814C3" w:rsidP="009A6D40">
                      <w:pPr>
                        <w:pStyle w:val="Bijschrift"/>
                        <w:jc w:val="center"/>
                        <w:rPr>
                          <w:rFonts w:ascii="Liberation Serif" w:eastAsia="Segoe UI" w:hAnsi="Liberation Serif" w:cs="Tahoma"/>
                          <w:noProof/>
                          <w:color w:val="000000"/>
                          <w:kern w:val="3"/>
                          <w:sz w:val="24"/>
                          <w:szCs w:val="24"/>
                          <w:lang w:val="en-US" w:eastAsia="zh-CN" w:bidi="hi-IN"/>
                        </w:rPr>
                      </w:pPr>
                      <w:r>
                        <w:rPr>
                          <w:lang w:val="en-GB"/>
                        </w:rPr>
                        <w:t xml:space="preserve">Figuur 8: </w:t>
                      </w:r>
                      <w:r w:rsidR="009A6D40">
                        <w:t xml:space="preserve">Screenshot </w:t>
                      </w:r>
                      <w:r w:rsidR="00AC7E8F">
                        <w:rPr>
                          <w:lang w:val="en-US"/>
                        </w:rPr>
                        <w:t>datamodel</w:t>
                      </w:r>
                    </w:p>
                  </w:txbxContent>
                </v:textbox>
              </v:shape>
            </w:pict>
          </mc:Fallback>
        </mc:AlternateContent>
      </w:r>
    </w:p>
    <w:p w14:paraId="7575E58C" w14:textId="77777777" w:rsidR="007814C3" w:rsidRPr="00E867B8" w:rsidRDefault="007814C3" w:rsidP="009A6D40">
      <w:pPr>
        <w:pStyle w:val="Standard"/>
        <w:rPr>
          <w:rFonts w:asciiTheme="minorHAnsi" w:hAnsiTheme="minorHAnsi" w:cstheme="minorHAnsi"/>
          <w:lang w:val="nl-NL"/>
        </w:rPr>
      </w:pPr>
    </w:p>
    <w:p w14:paraId="5F0E7326" w14:textId="77777777" w:rsidR="007814C3" w:rsidRPr="00E867B8" w:rsidRDefault="007814C3" w:rsidP="009A6D40">
      <w:pPr>
        <w:pStyle w:val="Standard"/>
        <w:rPr>
          <w:rFonts w:asciiTheme="minorHAnsi" w:hAnsiTheme="minorHAnsi" w:cstheme="minorHAnsi"/>
          <w:lang w:val="nl-NL"/>
        </w:rPr>
      </w:pPr>
    </w:p>
    <w:p w14:paraId="04FE7776" w14:textId="77777777" w:rsidR="007814C3" w:rsidRPr="00E867B8" w:rsidRDefault="007814C3" w:rsidP="009A6D40">
      <w:pPr>
        <w:pStyle w:val="Standard"/>
        <w:rPr>
          <w:rFonts w:asciiTheme="minorHAnsi" w:hAnsiTheme="minorHAnsi" w:cstheme="minorHAnsi"/>
          <w:lang w:val="nl-NL"/>
        </w:rPr>
      </w:pPr>
    </w:p>
    <w:p w14:paraId="64025516" w14:textId="45F91D32"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Tijdens het maken van </w:t>
      </w:r>
      <w:commentRangeStart w:id="39"/>
      <w:r w:rsidRPr="00E867B8">
        <w:rPr>
          <w:rFonts w:asciiTheme="minorHAnsi" w:hAnsiTheme="minorHAnsi" w:cstheme="minorHAnsi"/>
          <w:lang w:val="nl-NL"/>
        </w:rPr>
        <w:t xml:space="preserve">de </w:t>
      </w:r>
      <w:r w:rsidR="008D2983">
        <w:rPr>
          <w:rFonts w:asciiTheme="minorHAnsi" w:hAnsiTheme="minorHAnsi" w:cstheme="minorHAnsi"/>
          <w:lang w:val="nl-NL"/>
        </w:rPr>
        <w:t>data-</w:t>
      </w:r>
      <w:r w:rsidRPr="00E867B8">
        <w:rPr>
          <w:rFonts w:asciiTheme="minorHAnsi" w:hAnsiTheme="minorHAnsi" w:cstheme="minorHAnsi"/>
          <w:lang w:val="nl-NL"/>
        </w:rPr>
        <w:t>modellen</w:t>
      </w:r>
      <w:commentRangeEnd w:id="39"/>
      <w:r w:rsidR="007814C3" w:rsidRPr="00E867B8">
        <w:rPr>
          <w:rStyle w:val="Verwijzingopmerking"/>
          <w:rFonts w:asciiTheme="minorHAnsi" w:eastAsiaTheme="minorHAnsi" w:hAnsiTheme="minorHAnsi" w:cstheme="minorBidi"/>
          <w:color w:val="auto"/>
          <w:kern w:val="0"/>
          <w:lang w:val="nl-NL" w:eastAsia="en-US" w:bidi="ar-SA"/>
        </w:rPr>
        <w:commentReference w:id="39"/>
      </w:r>
      <w:r w:rsidRPr="00E867B8">
        <w:rPr>
          <w:rFonts w:asciiTheme="minorHAnsi" w:hAnsiTheme="minorHAnsi" w:cstheme="minorHAnsi"/>
          <w:lang w:val="nl-NL"/>
        </w:rPr>
        <w:t xml:space="preserve"> </w:t>
      </w:r>
      <w:r w:rsidR="008D2983">
        <w:rPr>
          <w:rFonts w:asciiTheme="minorHAnsi" w:hAnsiTheme="minorHAnsi" w:cstheme="minorHAnsi"/>
          <w:lang w:val="nl-NL"/>
        </w:rPr>
        <w:t xml:space="preserve">in de nieuwe applicatie, </w:t>
      </w:r>
      <w:r w:rsidRPr="00E867B8">
        <w:rPr>
          <w:rFonts w:asciiTheme="minorHAnsi" w:hAnsiTheme="minorHAnsi" w:cstheme="minorHAnsi"/>
          <w:lang w:val="nl-NL"/>
        </w:rPr>
        <w:t>kom ik al snel oude en slechte code tegen. Zo worden de foutsoorten op dit moment hardcoded in de front-end gegenereerd en dus niet vanuit de back</w:t>
      </w:r>
      <w:r w:rsidR="007814C3" w:rsidRPr="00E867B8">
        <w:rPr>
          <w:rFonts w:asciiTheme="minorHAnsi" w:hAnsiTheme="minorHAnsi" w:cstheme="minorHAnsi"/>
          <w:lang w:val="nl-NL"/>
        </w:rPr>
        <w:t>-</w:t>
      </w:r>
      <w:r w:rsidRPr="00E867B8">
        <w:rPr>
          <w:rFonts w:asciiTheme="minorHAnsi" w:hAnsiTheme="minorHAnsi" w:cstheme="minorHAnsi"/>
          <w:lang w:val="nl-NL"/>
        </w:rPr>
        <w:t>end meegegeven</w:t>
      </w:r>
      <w:r w:rsidR="007814C3" w:rsidRPr="00E867B8">
        <w:rPr>
          <w:rFonts w:asciiTheme="minorHAnsi" w:hAnsiTheme="minorHAnsi" w:cstheme="minorHAnsi"/>
          <w:lang w:val="nl-NL"/>
        </w:rPr>
        <w:t xml:space="preserve">. Dit zou wel wenselijk zijn (waarom?) Bij de huidige applicatie gaat dit al jaren goed, omdat er bij het VSR KMS systeem altijd dezelfde foutsoorten gebruikt worden. </w:t>
      </w:r>
      <w:r w:rsidRPr="00E867B8">
        <w:rPr>
          <w:rFonts w:asciiTheme="minorHAnsi" w:hAnsiTheme="minorHAnsi" w:cstheme="minorHAnsi"/>
          <w:lang w:val="nl-NL"/>
        </w:rPr>
        <w:t xml:space="preserve"> Echter wanneer er een nieuwe foutsoort bij zou komen, wat niet definitief uit te sluiten is, is de code niet meer bruikbaar.</w:t>
      </w:r>
      <w:r w:rsidR="007814C3" w:rsidRPr="00E867B8">
        <w:rPr>
          <w:rFonts w:asciiTheme="minorHAnsi" w:hAnsiTheme="minorHAnsi" w:cstheme="minorHAnsi"/>
          <w:lang w:val="nl-NL"/>
        </w:rPr>
        <w:t xml:space="preserve"> In dit onderzoek zal de scope niet zo groot worden om dit verder te onderzoeken? </w:t>
      </w:r>
      <w:r w:rsidRPr="00E867B8">
        <w:rPr>
          <w:rFonts w:asciiTheme="minorHAnsi" w:hAnsiTheme="minorHAnsi" w:cstheme="minorHAnsi"/>
          <w:lang w:val="nl-NL"/>
        </w:rPr>
        <w:t xml:space="preserve"> Aangezien ik de scope niet te groot wil maken, maar zelf niet de foutsoorten hardcoded wil aanmaken, maak ik er een class voor die de foutsoorten retourneert als een lijst, welke eenvoudig aan te passen is.</w:t>
      </w:r>
    </w:p>
    <w:p w14:paraId="4887222E"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w:lastRenderedPageBreak/>
        <mc:AlternateContent>
          <mc:Choice Requires="wps">
            <w:drawing>
              <wp:anchor distT="0" distB="0" distL="114300" distR="114300" simplePos="0" relativeHeight="251668480" behindDoc="0" locked="0" layoutInCell="1" allowOverlap="1" wp14:anchorId="23341BEA" wp14:editId="211FA3BF">
                <wp:simplePos x="0" y="0"/>
                <wp:positionH relativeFrom="column">
                  <wp:posOffset>740410</wp:posOffset>
                </wp:positionH>
                <wp:positionV relativeFrom="paragraph">
                  <wp:posOffset>59055</wp:posOffset>
                </wp:positionV>
                <wp:extent cx="4959985" cy="2329815"/>
                <wp:effectExtent l="0" t="0" r="0" b="0"/>
                <wp:wrapTopAndBottom/>
                <wp:docPr id="17" name="Frame7"/>
                <wp:cNvGraphicFramePr/>
                <a:graphic xmlns:a="http://schemas.openxmlformats.org/drawingml/2006/main">
                  <a:graphicData uri="http://schemas.microsoft.com/office/word/2010/wordprocessingShape">
                    <wps:wsp>
                      <wps:cNvSpPr txBox="1"/>
                      <wps:spPr>
                        <a:xfrm>
                          <a:off x="0" y="0"/>
                          <a:ext cx="4959985" cy="2329815"/>
                        </a:xfrm>
                        <a:prstGeom prst="rect">
                          <a:avLst/>
                        </a:prstGeom>
                        <a:ln>
                          <a:noFill/>
                          <a:prstDash/>
                        </a:ln>
                      </wps:spPr>
                      <wps:txbx>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A39FA6A"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 xml:space="preserve">Figuur 9: </w:t>
                            </w:r>
                            <w:r w:rsidR="009A6D40" w:rsidRPr="00C731BE">
                              <w:rPr>
                                <w:rFonts w:asciiTheme="minorHAnsi" w:eastAsiaTheme="minorHAnsi" w:hAnsiTheme="minorHAnsi" w:cstheme="minorBidi"/>
                                <w:color w:val="44546A" w:themeColor="text2"/>
                                <w:kern w:val="0"/>
                                <w:sz w:val="18"/>
                                <w:szCs w:val="18"/>
                                <w:lang w:val="en-NL" w:eastAsia="en-US" w:bidi="ar-SA"/>
                              </w:rPr>
                              <w:t xml:space="preserve">Foutsoorten hardcoded in de originele </w:t>
                            </w:r>
                            <w:r w:rsidR="009A6D40">
                              <w:rPr>
                                <w:rFonts w:asciiTheme="minorHAnsi" w:eastAsiaTheme="minorHAnsi" w:hAnsiTheme="minorHAnsi" w:cstheme="minorBidi"/>
                                <w:color w:val="44546A" w:themeColor="text2"/>
                                <w:kern w:val="0"/>
                                <w:sz w:val="18"/>
                                <w:szCs w:val="18"/>
                                <w:lang w:val="en-NL" w:eastAsia="en-US" w:bidi="ar-SA"/>
                              </w:rPr>
                              <w:t>front-end</w:t>
                            </w:r>
                          </w:p>
                        </w:txbxContent>
                      </wps:txbx>
                      <wps:bodyPr vert="horz" wrap="none" lIns="0" tIns="0" rIns="0" bIns="0" compatLnSpc="0">
                        <a:spAutoFit/>
                      </wps:bodyPr>
                    </wps:wsp>
                  </a:graphicData>
                </a:graphic>
              </wp:anchor>
            </w:drawing>
          </mc:Choice>
          <mc:Fallback>
            <w:pict>
              <v:shape w14:anchorId="23341BEA" id="Frame7" o:spid="_x0000_s1032" type="#_x0000_t202" style="position:absolute;margin-left:58.3pt;margin-top:4.65pt;width:390.55pt;height:183.4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" filled="f" stroked="f">
                <v:textbox style="mso-fit-shape-to-text:t" inset="0,0,0,0">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A39FA6A"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 xml:space="preserve">Figuur 9: </w:t>
                      </w:r>
                      <w:r w:rsidR="009A6D40" w:rsidRPr="00C731BE">
                        <w:rPr>
                          <w:rFonts w:asciiTheme="minorHAnsi" w:eastAsiaTheme="minorHAnsi" w:hAnsiTheme="minorHAnsi" w:cstheme="minorBidi"/>
                          <w:color w:val="44546A" w:themeColor="text2"/>
                          <w:kern w:val="0"/>
                          <w:sz w:val="18"/>
                          <w:szCs w:val="18"/>
                          <w:lang w:val="en-NL" w:eastAsia="en-US" w:bidi="ar-SA"/>
                        </w:rPr>
                        <w:t xml:space="preserve">Foutsoorten hardcoded in de originele </w:t>
                      </w:r>
                      <w:r w:rsidR="009A6D40">
                        <w:rPr>
                          <w:rFonts w:asciiTheme="minorHAnsi" w:eastAsiaTheme="minorHAnsi" w:hAnsiTheme="minorHAnsi" w:cstheme="minorBidi"/>
                          <w:color w:val="44546A" w:themeColor="text2"/>
                          <w:kern w:val="0"/>
                          <w:sz w:val="18"/>
                          <w:szCs w:val="18"/>
                          <w:lang w:val="en-NL" w:eastAsia="en-US" w:bidi="ar-SA"/>
                        </w:rPr>
                        <w:t>front-end</w:t>
                      </w:r>
                    </w:p>
                  </w:txbxContent>
                </v:textbox>
                <w10:wrap type="topAndBottom"/>
              </v:shape>
            </w:pict>
          </mc:Fallback>
        </mc:AlternateContent>
      </w:r>
    </w:p>
    <w:p w14:paraId="03371BDA"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74342534" w14:textId="708D8539"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Wanneer deze applicatie in de toekomst gebruikt gaat worden, is het dan  makkelijk om te bouwen naar de gewenste methode. Zo is het dan alleen nodig om de onderstaande </w:t>
      </w:r>
      <w:r w:rsidR="008D2983">
        <w:rPr>
          <w:rFonts w:asciiTheme="minorHAnsi" w:hAnsiTheme="minorHAnsi" w:cstheme="minorHAnsi"/>
          <w:lang w:val="nl-NL"/>
        </w:rPr>
        <w:t>list</w:t>
      </w:r>
      <w:r w:rsidRPr="00E867B8">
        <w:rPr>
          <w:rFonts w:asciiTheme="minorHAnsi" w:hAnsiTheme="minorHAnsi" w:cstheme="minorHAnsi"/>
          <w:lang w:val="nl-NL"/>
        </w:rPr>
        <w:t xml:space="preserve"> te vervangen met een in JSON meegegeven object.</w:t>
      </w:r>
    </w:p>
    <w:p w14:paraId="0F841FC7" w14:textId="77777777" w:rsidR="009A6D40" w:rsidRPr="00E867B8" w:rsidRDefault="009A6D40" w:rsidP="009A6D40">
      <w:pPr>
        <w:pStyle w:val="Standard"/>
        <w:rPr>
          <w:rFonts w:asciiTheme="minorHAnsi" w:hAnsiTheme="minorHAnsi" w:cstheme="minorHAnsi"/>
          <w:lang w:val="nl-NL"/>
        </w:rPr>
      </w:pPr>
    </w:p>
    <w:p w14:paraId="5AC3BE47"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mc:AlternateContent>
          <mc:Choice Requires="wps">
            <w:drawing>
              <wp:anchor distT="0" distB="0" distL="114300" distR="114300" simplePos="0" relativeHeight="251669504" behindDoc="0" locked="0" layoutInCell="1" allowOverlap="1" wp14:anchorId="55D991A7" wp14:editId="16B5A783">
                <wp:simplePos x="0" y="0"/>
                <wp:positionH relativeFrom="column">
                  <wp:align>center</wp:align>
                </wp:positionH>
                <wp:positionV relativeFrom="paragraph">
                  <wp:align>top</wp:align>
                </wp:positionV>
                <wp:extent cx="4506163" cy="1892899"/>
                <wp:effectExtent l="0" t="0" r="0" b="0"/>
                <wp:wrapSquare wrapText="bothSides"/>
                <wp:docPr id="18" name="Frame8"/>
                <wp:cNvGraphicFramePr/>
                <a:graphic xmlns:a="http://schemas.openxmlformats.org/drawingml/2006/main">
                  <a:graphicData uri="http://schemas.microsoft.com/office/word/2010/wordprocessingShape">
                    <wps:wsp>
                      <wps:cNvSpPr txBox="1"/>
                      <wps:spPr>
                        <a:xfrm>
                          <a:off x="0" y="0"/>
                          <a:ext cx="4506163" cy="1892899"/>
                        </a:xfrm>
                        <a:prstGeom prst="rect">
                          <a:avLst/>
                        </a:prstGeom>
                        <a:ln>
                          <a:noFill/>
                          <a:prstDash/>
                        </a:ln>
                      </wps:spPr>
                      <wps:txbx>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3652FDE6"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 xml:space="preserve">Figuur 10: </w:t>
                            </w:r>
                            <w:r w:rsidR="009A6D40" w:rsidRPr="00C731BE">
                              <w:rPr>
                                <w:rFonts w:asciiTheme="minorHAnsi" w:eastAsiaTheme="minorHAnsi" w:hAnsiTheme="minorHAnsi" w:cstheme="minorBidi"/>
                                <w:color w:val="44546A" w:themeColor="text2"/>
                                <w:kern w:val="0"/>
                                <w:sz w:val="18"/>
                                <w:szCs w:val="18"/>
                                <w:lang w:val="en-NL" w:eastAsia="en-US" w:bidi="ar-SA"/>
                              </w:rPr>
                              <w:t>Tijdelijke oplossing voor de hardcoded foutsoorten</w:t>
                            </w:r>
                          </w:p>
                        </w:txbxContent>
                      </wps:txbx>
                      <wps:bodyPr vert="horz" wrap="none" lIns="0" tIns="0" rIns="0" bIns="0" compatLnSpc="0">
                        <a:spAutoFit/>
                      </wps:bodyPr>
                    </wps:wsp>
                  </a:graphicData>
                </a:graphic>
              </wp:anchor>
            </w:drawing>
          </mc:Choice>
          <mc:Fallback>
            <w:pict>
              <v:shape w14:anchorId="55D991A7" id="Frame8" o:spid="_x0000_s1033" type="#_x0000_t202" style="position:absolute;margin-left:0;margin-top:0;width:354.8pt;height:149.05pt;z-index:2516695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" filled="f" stroked="f">
                <v:textbox style="mso-fit-shape-to-text:t" inset="0,0,0,0">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3652FDE6"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 xml:space="preserve">Figuur 10: </w:t>
                      </w:r>
                      <w:r w:rsidR="009A6D40" w:rsidRPr="00C731BE">
                        <w:rPr>
                          <w:rFonts w:asciiTheme="minorHAnsi" w:eastAsiaTheme="minorHAnsi" w:hAnsiTheme="minorHAnsi" w:cstheme="minorBidi"/>
                          <w:color w:val="44546A" w:themeColor="text2"/>
                          <w:kern w:val="0"/>
                          <w:sz w:val="18"/>
                          <w:szCs w:val="18"/>
                          <w:lang w:val="en-NL" w:eastAsia="en-US" w:bidi="ar-SA"/>
                        </w:rPr>
                        <w:t>Tijdelijke oplossing voor de hardcoded foutsoorten</w:t>
                      </w:r>
                    </w:p>
                  </w:txbxContent>
                </v:textbox>
                <w10:wrap type="square"/>
              </v:shape>
            </w:pict>
          </mc:Fallback>
        </mc:AlternateContent>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2218BF04" w14:textId="77777777" w:rsidR="007814C3" w:rsidRPr="00E867B8" w:rsidRDefault="007814C3" w:rsidP="007814C3">
      <w:pPr>
        <w:pStyle w:val="Kop3"/>
        <w:rPr>
          <w:lang w:val="nl-NL"/>
        </w:rPr>
      </w:pPr>
    </w:p>
    <w:p w14:paraId="79A28A90" w14:textId="77777777" w:rsidR="007814C3" w:rsidRPr="00E867B8" w:rsidRDefault="007814C3" w:rsidP="007814C3">
      <w:pPr>
        <w:pStyle w:val="Kop3"/>
        <w:rPr>
          <w:lang w:val="nl-NL"/>
        </w:rPr>
      </w:pPr>
    </w:p>
    <w:p w14:paraId="571EE748" w14:textId="77777777" w:rsidR="007814C3" w:rsidRPr="00E867B8" w:rsidRDefault="007814C3" w:rsidP="007814C3">
      <w:pPr>
        <w:pStyle w:val="Kop3"/>
        <w:rPr>
          <w:lang w:val="nl-NL"/>
        </w:rPr>
      </w:pPr>
    </w:p>
    <w:p w14:paraId="7AFA386A" w14:textId="77777777" w:rsidR="007814C3" w:rsidRPr="00E867B8" w:rsidRDefault="007814C3" w:rsidP="007814C3">
      <w:pPr>
        <w:pStyle w:val="Kop3"/>
        <w:rPr>
          <w:lang w:val="nl-NL"/>
        </w:rPr>
      </w:pPr>
    </w:p>
    <w:p w14:paraId="22679159" w14:textId="218D3C88" w:rsidR="009A6D40" w:rsidRPr="00E867B8" w:rsidRDefault="007814C3" w:rsidP="00E867B8">
      <w:pPr>
        <w:pStyle w:val="Kop3"/>
        <w:rPr>
          <w:lang w:val="nl-NL"/>
        </w:rPr>
      </w:pPr>
      <w:bookmarkStart w:id="40" w:name="_Toc124757301"/>
      <w:r w:rsidRPr="00E867B8">
        <w:rPr>
          <w:lang w:val="nl-NL"/>
        </w:rPr>
        <w:t>1.2.3.</w:t>
      </w:r>
      <w:r w:rsidR="00AC7E8F">
        <w:rPr>
          <w:lang w:val="nl-NL"/>
        </w:rPr>
        <w:t>3</w:t>
      </w:r>
      <w:r w:rsidR="00BC6B93">
        <w:rPr>
          <w:lang w:val="nl-NL"/>
        </w:rPr>
        <w:t xml:space="preserve"> </w:t>
      </w:r>
      <w:bookmarkEnd w:id="40"/>
      <w:r w:rsidR="00E75611">
        <w:rPr>
          <w:lang w:val="nl-NL"/>
        </w:rPr>
        <w:t>Components</w:t>
      </w:r>
    </w:p>
    <w:p w14:paraId="797D330F" w14:textId="0AA5EE36"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Met Blazor kan men, zoals eerder </w:t>
      </w:r>
      <w:commentRangeStart w:id="41"/>
      <w:commentRangeStart w:id="42"/>
      <w:r w:rsidRPr="00E867B8">
        <w:rPr>
          <w:rFonts w:asciiTheme="minorHAnsi" w:hAnsiTheme="minorHAnsi" w:cstheme="minorHAnsi"/>
          <w:lang w:val="nl-NL"/>
        </w:rPr>
        <w:t>aangegeven</w:t>
      </w:r>
      <w:commentRangeEnd w:id="41"/>
      <w:r w:rsidR="007814C3" w:rsidRPr="00E867B8">
        <w:rPr>
          <w:rStyle w:val="Verwijzingopmerking"/>
          <w:rFonts w:asciiTheme="minorHAnsi" w:eastAsiaTheme="minorHAnsi" w:hAnsiTheme="minorHAnsi" w:cstheme="minorBidi"/>
          <w:color w:val="auto"/>
          <w:kern w:val="0"/>
          <w:lang w:val="nl-NL" w:eastAsia="en-US" w:bidi="ar-SA"/>
        </w:rPr>
        <w:commentReference w:id="41"/>
      </w:r>
      <w:commentRangeEnd w:id="42"/>
      <w:r w:rsidR="007814C3" w:rsidRPr="00E867B8">
        <w:rPr>
          <w:rStyle w:val="Verwijzingopmerking"/>
          <w:rFonts w:asciiTheme="minorHAnsi" w:eastAsiaTheme="minorHAnsi" w:hAnsiTheme="minorHAnsi" w:cstheme="minorBidi"/>
          <w:color w:val="auto"/>
          <w:kern w:val="0"/>
          <w:lang w:val="nl-NL" w:eastAsia="en-US" w:bidi="ar-SA"/>
        </w:rPr>
        <w:commentReference w:id="42"/>
      </w:r>
      <w:r w:rsidRPr="00E867B8">
        <w:rPr>
          <w:rFonts w:asciiTheme="minorHAnsi" w:hAnsiTheme="minorHAnsi" w:cstheme="minorHAnsi"/>
          <w:lang w:val="nl-NL"/>
        </w:rPr>
        <w:t xml:space="preserve">, front-end applicaties schrijven in C#. Een blazor applicatie bestaat uit verschillende componenten. Een component kan omschreven worden als UI element, bijvoorbeeld een pagina, dialoog, </w:t>
      </w:r>
      <w:r w:rsidR="00BC6861" w:rsidRPr="00E867B8">
        <w:rPr>
          <w:rFonts w:asciiTheme="minorHAnsi" w:hAnsiTheme="minorHAnsi" w:cstheme="minorHAnsi"/>
          <w:lang w:val="nl-NL"/>
        </w:rPr>
        <w:t>HTML</w:t>
      </w:r>
      <w:r w:rsidRPr="00E867B8">
        <w:rPr>
          <w:rFonts w:asciiTheme="minorHAnsi" w:hAnsiTheme="minorHAnsi" w:cstheme="minorHAnsi"/>
          <w:lang w:val="nl-NL"/>
        </w:rPr>
        <w:t xml:space="preserve">-element of formulier. Een </w:t>
      </w:r>
      <w:r w:rsidR="007814C3" w:rsidRPr="00E867B8">
        <w:rPr>
          <w:rFonts w:asciiTheme="minorHAnsi" w:hAnsiTheme="minorHAnsi" w:cstheme="minorHAnsi"/>
          <w:lang w:val="nl-NL"/>
        </w:rPr>
        <w:t>Blazor</w:t>
      </w:r>
      <w:r w:rsidRPr="00E867B8">
        <w:rPr>
          <w:rFonts w:asciiTheme="minorHAnsi" w:hAnsiTheme="minorHAnsi" w:cstheme="minorHAnsi"/>
          <w:lang w:val="nl-NL"/>
        </w:rPr>
        <w:t xml:space="preserve"> component heeft altijd een .razor extensie, wat beteken</w:t>
      </w:r>
      <w:r w:rsidR="007814C3" w:rsidRPr="00E867B8">
        <w:rPr>
          <w:rFonts w:asciiTheme="minorHAnsi" w:hAnsiTheme="minorHAnsi" w:cstheme="minorHAnsi"/>
          <w:lang w:val="nl-NL"/>
        </w:rPr>
        <w:t>t</w:t>
      </w:r>
      <w:r w:rsidRPr="00E867B8">
        <w:rPr>
          <w:rFonts w:asciiTheme="minorHAnsi" w:hAnsiTheme="minorHAnsi" w:cstheme="minorHAnsi"/>
          <w:lang w:val="nl-NL"/>
        </w:rPr>
        <w:t xml:space="preserve"> dat er door middel van </w:t>
      </w:r>
      <w:r w:rsidR="00BC6861" w:rsidRPr="00E867B8">
        <w:rPr>
          <w:rFonts w:asciiTheme="minorHAnsi" w:hAnsiTheme="minorHAnsi" w:cstheme="minorHAnsi"/>
          <w:lang w:val="nl-NL"/>
        </w:rPr>
        <w:t>R</w:t>
      </w:r>
      <w:r w:rsidRPr="00E867B8">
        <w:rPr>
          <w:rFonts w:asciiTheme="minorHAnsi" w:hAnsiTheme="minorHAnsi" w:cstheme="minorHAnsi"/>
          <w:lang w:val="nl-NL"/>
        </w:rPr>
        <w:t xml:space="preserve">azor geprogrammeerd kan worden binnen een component. Met </w:t>
      </w:r>
      <w:r w:rsidR="00BC6861" w:rsidRPr="00E867B8">
        <w:rPr>
          <w:rFonts w:asciiTheme="minorHAnsi" w:hAnsiTheme="minorHAnsi" w:cstheme="minorHAnsi"/>
          <w:lang w:val="nl-NL"/>
        </w:rPr>
        <w:t>R</w:t>
      </w:r>
      <w:r w:rsidRPr="00E867B8">
        <w:rPr>
          <w:rFonts w:asciiTheme="minorHAnsi" w:hAnsiTheme="minorHAnsi" w:cstheme="minorHAnsi"/>
          <w:lang w:val="nl-NL"/>
        </w:rPr>
        <w:t xml:space="preserve">azor is het bijvoorbeeld mogelijk om in dezelfde regel code zowel </w:t>
      </w:r>
      <w:r w:rsidR="00BC6861" w:rsidRPr="00E867B8">
        <w:rPr>
          <w:rFonts w:asciiTheme="minorHAnsi" w:hAnsiTheme="minorHAnsi" w:cstheme="minorHAnsi"/>
          <w:lang w:val="nl-NL"/>
        </w:rPr>
        <w:t xml:space="preserve">HTML </w:t>
      </w:r>
      <w:r w:rsidRPr="00E867B8">
        <w:rPr>
          <w:rFonts w:asciiTheme="minorHAnsi" w:hAnsiTheme="minorHAnsi" w:cstheme="minorHAnsi"/>
          <w:lang w:val="nl-NL"/>
        </w:rPr>
        <w:t>als C# te kunnen programmeren</w:t>
      </w:r>
      <w:r w:rsidR="00BC6861" w:rsidRPr="00E867B8">
        <w:rPr>
          <w:rFonts w:asciiTheme="minorHAnsi" w:hAnsiTheme="minorHAnsi" w:cstheme="minorHAnsi"/>
          <w:lang w:val="nl-NL"/>
        </w:rPr>
        <w:t>.</w:t>
      </w:r>
      <w:r w:rsidR="009F501F">
        <w:rPr>
          <w:rFonts w:asciiTheme="minorHAnsi" w:hAnsiTheme="minorHAnsi" w:cstheme="minorHAnsi"/>
          <w:lang w:val="nl-NL"/>
        </w:rPr>
        <w:t xml:space="preserve"> Oo</w:t>
      </w:r>
      <w:r w:rsidRPr="00E867B8">
        <w:rPr>
          <w:rFonts w:asciiTheme="minorHAnsi" w:hAnsiTheme="minorHAnsi" w:cstheme="minorHAnsi"/>
          <w:lang w:val="nl-NL"/>
        </w:rPr>
        <w:t xml:space="preserve">k is het mogelijk om met Blazor </w:t>
      </w:r>
      <w:r w:rsidR="009F501F" w:rsidRPr="00E867B8">
        <w:rPr>
          <w:rFonts w:asciiTheme="minorHAnsi" w:hAnsiTheme="minorHAnsi" w:cstheme="minorHAnsi"/>
          <w:lang w:val="nl-NL"/>
        </w:rPr>
        <w:t>Javascript</w:t>
      </w:r>
      <w:r w:rsidRPr="00E867B8">
        <w:rPr>
          <w:rFonts w:asciiTheme="minorHAnsi" w:hAnsiTheme="minorHAnsi" w:cstheme="minorHAnsi"/>
          <w:lang w:val="nl-NL"/>
        </w:rPr>
        <w:t xml:space="preserve"> aan te roepen en andersom. Dit wordt gebruikt wanneer een Blazor applicatie toegang heeft tot bijvoorbeeld de browser </w:t>
      </w:r>
      <w:commentRangeStart w:id="43"/>
      <w:r w:rsidRPr="00E867B8">
        <w:rPr>
          <w:rFonts w:asciiTheme="minorHAnsi" w:hAnsiTheme="minorHAnsi" w:cstheme="minorHAnsi"/>
          <w:lang w:val="nl-NL"/>
        </w:rPr>
        <w:t>API</w:t>
      </w:r>
      <w:r w:rsidR="00BC6861" w:rsidRPr="00E867B8">
        <w:rPr>
          <w:rFonts w:asciiTheme="minorHAnsi" w:hAnsiTheme="minorHAnsi" w:cstheme="minorHAnsi"/>
          <w:lang w:val="nl-NL"/>
        </w:rPr>
        <w:t>’</w:t>
      </w:r>
      <w:r w:rsidRPr="00E867B8">
        <w:rPr>
          <w:rFonts w:asciiTheme="minorHAnsi" w:hAnsiTheme="minorHAnsi" w:cstheme="minorHAnsi"/>
          <w:lang w:val="nl-NL"/>
        </w:rPr>
        <w:t>s</w:t>
      </w:r>
      <w:commentRangeEnd w:id="43"/>
      <w:r w:rsidR="00BC6861" w:rsidRPr="00E867B8">
        <w:rPr>
          <w:rStyle w:val="Verwijzingopmerking"/>
          <w:rFonts w:asciiTheme="minorHAnsi" w:eastAsiaTheme="minorHAnsi" w:hAnsiTheme="minorHAnsi" w:cstheme="minorBidi"/>
          <w:color w:val="auto"/>
          <w:kern w:val="0"/>
          <w:lang w:val="nl-NL" w:eastAsia="en-US" w:bidi="ar-SA"/>
        </w:rPr>
        <w:commentReference w:id="43"/>
      </w:r>
      <w:r w:rsidRPr="00E867B8">
        <w:rPr>
          <w:rFonts w:asciiTheme="minorHAnsi" w:hAnsiTheme="minorHAnsi" w:cstheme="minorHAnsi"/>
          <w:lang w:val="nl-NL"/>
        </w:rPr>
        <w:t xml:space="preserve">. Dit </w:t>
      </w:r>
      <w:r w:rsidR="00BC6861" w:rsidRPr="00E867B8">
        <w:rPr>
          <w:rFonts w:asciiTheme="minorHAnsi" w:hAnsiTheme="minorHAnsi" w:cstheme="minorHAnsi"/>
          <w:lang w:val="nl-NL"/>
        </w:rPr>
        <w:t>wordt gebruikt in de</w:t>
      </w:r>
      <w:r w:rsidR="009F501F">
        <w:rPr>
          <w:rFonts w:asciiTheme="minorHAnsi" w:hAnsiTheme="minorHAnsi" w:cstheme="minorHAnsi"/>
          <w:lang w:val="nl-NL"/>
        </w:rPr>
        <w:t xml:space="preserve"> </w:t>
      </w:r>
      <w:r w:rsidRPr="00E867B8">
        <w:rPr>
          <w:rFonts w:asciiTheme="minorHAnsi" w:hAnsiTheme="minorHAnsi" w:cstheme="minorHAnsi"/>
          <w:lang w:val="nl-NL"/>
        </w:rPr>
        <w:t>IndexedDB API.</w:t>
      </w:r>
    </w:p>
    <w:p w14:paraId="531CB2DF" w14:textId="04EDA73E"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br/>
      </w:r>
      <w:r w:rsidR="009F501F">
        <w:rPr>
          <w:rFonts w:asciiTheme="minorHAnsi" w:hAnsiTheme="minorHAnsi" w:cstheme="minorHAnsi"/>
          <w:lang w:val="nl-NL"/>
        </w:rPr>
        <w:t xml:space="preserve">Ook heeft </w:t>
      </w:r>
      <w:commentRangeStart w:id="44"/>
      <w:commentRangeStart w:id="45"/>
      <w:r w:rsidRPr="00E867B8">
        <w:rPr>
          <w:rFonts w:asciiTheme="minorHAnsi" w:hAnsiTheme="minorHAnsi" w:cstheme="minorHAnsi"/>
          <w:lang w:val="nl-NL"/>
        </w:rPr>
        <w:t>Blazor een index.htm</w:t>
      </w:r>
      <w:r w:rsidR="009F501F">
        <w:rPr>
          <w:rFonts w:asciiTheme="minorHAnsi" w:hAnsiTheme="minorHAnsi" w:cstheme="minorHAnsi"/>
          <w:lang w:val="nl-NL"/>
        </w:rPr>
        <w:t>l</w:t>
      </w:r>
      <w:r w:rsidRPr="00E867B8">
        <w:rPr>
          <w:rFonts w:asciiTheme="minorHAnsi" w:hAnsiTheme="minorHAnsi" w:cstheme="minorHAnsi"/>
          <w:lang w:val="nl-NL"/>
        </w:rPr>
        <w:t xml:space="preserve">. </w:t>
      </w:r>
      <w:commentRangeEnd w:id="44"/>
      <w:r w:rsidR="00BC6861" w:rsidRPr="00E867B8">
        <w:rPr>
          <w:rStyle w:val="Verwijzingopmerking"/>
          <w:rFonts w:asciiTheme="minorHAnsi" w:eastAsiaTheme="minorHAnsi" w:hAnsiTheme="minorHAnsi" w:cstheme="minorBidi"/>
          <w:color w:val="auto"/>
          <w:kern w:val="0"/>
          <w:lang w:val="nl-NL" w:eastAsia="en-US" w:bidi="ar-SA"/>
        </w:rPr>
        <w:commentReference w:id="44"/>
      </w:r>
      <w:r w:rsidRPr="00E867B8">
        <w:rPr>
          <w:rFonts w:asciiTheme="minorHAnsi" w:hAnsiTheme="minorHAnsi" w:cstheme="minorHAnsi"/>
          <w:lang w:val="nl-NL"/>
        </w:rPr>
        <w:t xml:space="preserve">Dit is een normale </w:t>
      </w:r>
      <w:r w:rsidR="00BC6861" w:rsidRPr="00E867B8">
        <w:rPr>
          <w:rFonts w:asciiTheme="minorHAnsi" w:hAnsiTheme="minorHAnsi" w:cstheme="minorHAnsi"/>
          <w:lang w:val="nl-NL"/>
        </w:rPr>
        <w:t xml:space="preserve">HTML </w:t>
      </w:r>
      <w:r w:rsidRPr="00E867B8">
        <w:rPr>
          <w:rFonts w:asciiTheme="minorHAnsi" w:hAnsiTheme="minorHAnsi" w:cstheme="minorHAnsi"/>
          <w:lang w:val="nl-NL"/>
        </w:rPr>
        <w:t xml:space="preserve">pagina, waar alle script en stylesheet imports gedefinieerd worden. Daar zit ook een body met id “app”, hierin worden </w:t>
      </w:r>
      <w:r w:rsidRPr="00E867B8">
        <w:rPr>
          <w:rFonts w:asciiTheme="minorHAnsi" w:hAnsiTheme="minorHAnsi" w:cstheme="minorHAnsi"/>
          <w:lang w:val="nl-NL"/>
        </w:rPr>
        <w:lastRenderedPageBreak/>
        <w:t>alle Blazor components geladen. Hier wordt tijdens het ontwikkelen, op misschien het toevoegen van third-party scripts (in mijn geval IndexedDb.js), niets meer aan veranderd.</w:t>
      </w:r>
      <w:commentRangeEnd w:id="45"/>
      <w:r w:rsidR="00BC6861" w:rsidRPr="00E867B8">
        <w:rPr>
          <w:rStyle w:val="Verwijzingopmerking"/>
          <w:rFonts w:asciiTheme="minorHAnsi" w:eastAsiaTheme="minorHAnsi" w:hAnsiTheme="minorHAnsi" w:cstheme="minorBidi"/>
          <w:color w:val="auto"/>
          <w:kern w:val="0"/>
          <w:lang w:val="nl-NL" w:eastAsia="en-US" w:bidi="ar-SA"/>
        </w:rPr>
        <w:commentReference w:id="45"/>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noProof/>
          <w:lang w:val="nl-NL"/>
        </w:rPr>
        <mc:AlternateContent>
          <mc:Choice Requires="wps">
            <w:drawing>
              <wp:anchor distT="0" distB="0" distL="114300" distR="114300" simplePos="0" relativeHeight="251670528" behindDoc="0" locked="0" layoutInCell="1" allowOverlap="1" wp14:anchorId="51E7F906" wp14:editId="4B492A01">
                <wp:simplePos x="0" y="0"/>
                <wp:positionH relativeFrom="column">
                  <wp:posOffset>810707</wp:posOffset>
                </wp:positionH>
                <wp:positionV relativeFrom="paragraph">
                  <wp:posOffset>1227947</wp:posOffset>
                </wp:positionV>
                <wp:extent cx="4564410" cy="2351836"/>
                <wp:effectExtent l="0" t="0" r="0" b="0"/>
                <wp:wrapSquare wrapText="bothSides"/>
                <wp:docPr id="19" name="Frame9"/>
                <wp:cNvGraphicFramePr/>
                <a:graphic xmlns:a="http://schemas.openxmlformats.org/drawingml/2006/main">
                  <a:graphicData uri="http://schemas.microsoft.com/office/word/2010/wordprocessingShape">
                    <wps:wsp>
                      <wps:cNvSpPr txBox="1"/>
                      <wps:spPr>
                        <a:xfrm>
                          <a:off x="0" y="0"/>
                          <a:ext cx="4564410" cy="2351836"/>
                        </a:xfrm>
                        <a:prstGeom prst="rect">
                          <a:avLst/>
                        </a:prstGeom>
                        <a:ln>
                          <a:noFill/>
                          <a:prstDash/>
                        </a:ln>
                      </wps:spPr>
                      <wps:txbx>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662D7290"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 xml:space="preserve">Figuur 11: </w:t>
                            </w:r>
                            <w:r w:rsidR="009A6D40" w:rsidRPr="00C731BE">
                              <w:rPr>
                                <w:rFonts w:asciiTheme="minorHAnsi" w:eastAsiaTheme="minorHAnsi" w:hAnsiTheme="minorHAnsi" w:cstheme="minorBidi"/>
                                <w:color w:val="44546A" w:themeColor="text2"/>
                                <w:kern w:val="0"/>
                                <w:sz w:val="18"/>
                                <w:szCs w:val="18"/>
                                <w:lang w:val="en-NL" w:eastAsia="en-US" w:bidi="ar-SA"/>
                              </w:rPr>
                              <w:t>index.html</w:t>
                            </w:r>
                          </w:p>
                        </w:txbxContent>
                      </wps:txbx>
                      <wps:bodyPr vert="horz" wrap="none" lIns="0" tIns="0" rIns="0" bIns="0" compatLnSpc="0">
                        <a:spAutoFit/>
                      </wps:bodyPr>
                    </wps:wsp>
                  </a:graphicData>
                </a:graphic>
              </wp:anchor>
            </w:drawing>
          </mc:Choice>
          <mc:Fallback>
            <w:pict>
              <v:shape w14:anchorId="51E7F906" id="Frame9" o:spid="_x0000_s1034" type="#_x0000_t202" style="position:absolute;margin-left:63.85pt;margin-top:96.7pt;width:359.4pt;height:185.2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" filled="f" stroked="f">
                <v:textbox style="mso-fit-shape-to-text:t" inset="0,0,0,0">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662D7290"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 xml:space="preserve">Figuur 11: </w:t>
                      </w:r>
                      <w:r w:rsidR="009A6D40" w:rsidRPr="00C731BE">
                        <w:rPr>
                          <w:rFonts w:asciiTheme="minorHAnsi" w:eastAsiaTheme="minorHAnsi" w:hAnsiTheme="minorHAnsi" w:cstheme="minorBidi"/>
                          <w:color w:val="44546A" w:themeColor="text2"/>
                          <w:kern w:val="0"/>
                          <w:sz w:val="18"/>
                          <w:szCs w:val="18"/>
                          <w:lang w:val="en-NL" w:eastAsia="en-US" w:bidi="ar-SA"/>
                        </w:rPr>
                        <w:t>index.html</w:t>
                      </w:r>
                    </w:p>
                  </w:txbxContent>
                </v:textbox>
                <w10:wrap type="square"/>
              </v:shape>
            </w:pict>
          </mc:Fallback>
        </mc:AlternateContent>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lang w:val="nl-NL"/>
        </w:rPr>
        <w:br/>
      </w:r>
    </w:p>
    <w:p w14:paraId="0F06E88F" w14:textId="77777777" w:rsidR="009A6D40" w:rsidRPr="00E867B8" w:rsidRDefault="009A6D40" w:rsidP="009A6D40">
      <w:pPr>
        <w:pStyle w:val="Standard"/>
        <w:rPr>
          <w:rFonts w:asciiTheme="minorHAnsi" w:hAnsiTheme="minorHAnsi" w:cstheme="minorHAnsi"/>
          <w:lang w:val="nl-NL"/>
        </w:rPr>
      </w:pPr>
    </w:p>
    <w:p w14:paraId="17147DBC" w14:textId="77777777" w:rsidR="009A6D40" w:rsidRPr="00E867B8" w:rsidRDefault="009A6D40" w:rsidP="009A6D40">
      <w:pPr>
        <w:pStyle w:val="Standard"/>
        <w:rPr>
          <w:rFonts w:asciiTheme="minorHAnsi" w:hAnsiTheme="minorHAnsi" w:cstheme="minorHAnsi"/>
          <w:lang w:val="nl-NL"/>
        </w:rPr>
      </w:pPr>
    </w:p>
    <w:p w14:paraId="0828493A" w14:textId="77777777" w:rsidR="009A6D40" w:rsidRPr="00E867B8" w:rsidRDefault="009A6D40" w:rsidP="009A6D40">
      <w:pPr>
        <w:pStyle w:val="Standard"/>
        <w:rPr>
          <w:rFonts w:asciiTheme="minorHAnsi" w:hAnsiTheme="minorHAnsi" w:cstheme="minorHAnsi"/>
          <w:lang w:val="nl-NL"/>
        </w:rPr>
      </w:pPr>
    </w:p>
    <w:p w14:paraId="0C8DE4D4" w14:textId="77777777" w:rsidR="009A6D40" w:rsidRPr="00E867B8" w:rsidRDefault="009A6D40" w:rsidP="009A6D40">
      <w:pPr>
        <w:pStyle w:val="Standard"/>
        <w:rPr>
          <w:rFonts w:asciiTheme="minorHAnsi" w:hAnsiTheme="minorHAnsi" w:cstheme="minorHAnsi"/>
          <w:lang w:val="nl-NL"/>
        </w:rPr>
      </w:pPr>
    </w:p>
    <w:p w14:paraId="3A9059AE" w14:textId="77777777" w:rsidR="009A6D40" w:rsidRPr="00E867B8" w:rsidRDefault="009A6D40" w:rsidP="009A6D40">
      <w:pPr>
        <w:pStyle w:val="Standard"/>
        <w:rPr>
          <w:rFonts w:asciiTheme="minorHAnsi" w:hAnsiTheme="minorHAnsi" w:cstheme="minorHAnsi"/>
          <w:lang w:val="nl-NL"/>
        </w:rPr>
      </w:pPr>
    </w:p>
    <w:p w14:paraId="4ECD38AF" w14:textId="77777777" w:rsidR="009A6D40" w:rsidRPr="00E867B8" w:rsidRDefault="009A6D40" w:rsidP="009A6D40">
      <w:pPr>
        <w:pStyle w:val="Standard"/>
        <w:rPr>
          <w:rFonts w:asciiTheme="minorHAnsi" w:hAnsiTheme="minorHAnsi" w:cstheme="minorHAnsi"/>
          <w:lang w:val="nl-NL"/>
        </w:rPr>
      </w:pPr>
    </w:p>
    <w:p w14:paraId="32046E90" w14:textId="77777777" w:rsidR="009A6D40" w:rsidRPr="00E867B8" w:rsidRDefault="009A6D40" w:rsidP="009A6D40">
      <w:pPr>
        <w:pStyle w:val="Standard"/>
        <w:rPr>
          <w:rFonts w:asciiTheme="minorHAnsi" w:hAnsiTheme="minorHAnsi" w:cstheme="minorHAnsi"/>
          <w:lang w:val="nl-NL"/>
        </w:rPr>
      </w:pPr>
    </w:p>
    <w:p w14:paraId="6F124DBF" w14:textId="77777777" w:rsidR="009A6D40" w:rsidRPr="00E867B8" w:rsidRDefault="009A6D40" w:rsidP="009A6D40">
      <w:pPr>
        <w:pStyle w:val="Standard"/>
        <w:rPr>
          <w:rFonts w:asciiTheme="minorHAnsi" w:hAnsiTheme="minorHAnsi" w:cstheme="minorHAnsi"/>
          <w:lang w:val="nl-NL"/>
        </w:rPr>
      </w:pPr>
    </w:p>
    <w:p w14:paraId="2C3D8483" w14:textId="77777777" w:rsidR="009A6D40" w:rsidRPr="00E867B8" w:rsidRDefault="009A6D40" w:rsidP="009A6D40">
      <w:pPr>
        <w:pStyle w:val="Standard"/>
        <w:rPr>
          <w:rFonts w:asciiTheme="minorHAnsi" w:hAnsiTheme="minorHAnsi" w:cstheme="minorHAnsi"/>
          <w:lang w:val="nl-NL"/>
        </w:rPr>
      </w:pPr>
    </w:p>
    <w:p w14:paraId="4F114D43" w14:textId="77777777" w:rsidR="009A6D40" w:rsidRPr="00E867B8" w:rsidRDefault="009A6D40" w:rsidP="009A6D40">
      <w:pPr>
        <w:pStyle w:val="Standard"/>
        <w:rPr>
          <w:rFonts w:asciiTheme="minorHAnsi" w:hAnsiTheme="minorHAnsi" w:cstheme="minorHAnsi"/>
          <w:lang w:val="nl-NL"/>
        </w:rPr>
      </w:pPr>
    </w:p>
    <w:p w14:paraId="65CDDB9A" w14:textId="77777777" w:rsidR="009A6D40" w:rsidRPr="00E867B8" w:rsidRDefault="009A6D40" w:rsidP="009A6D40">
      <w:pPr>
        <w:pStyle w:val="Standard"/>
        <w:rPr>
          <w:rFonts w:asciiTheme="minorHAnsi" w:hAnsiTheme="minorHAnsi" w:cstheme="minorHAnsi"/>
          <w:b/>
          <w:bCs/>
          <w:sz w:val="28"/>
          <w:szCs w:val="28"/>
          <w:lang w:val="nl-NL"/>
        </w:rPr>
      </w:pPr>
    </w:p>
    <w:p w14:paraId="256EA21A" w14:textId="77777777" w:rsidR="009A6D40" w:rsidRPr="00E867B8" w:rsidRDefault="009A6D40" w:rsidP="009A6D40">
      <w:pPr>
        <w:pStyle w:val="Standard"/>
        <w:rPr>
          <w:rFonts w:asciiTheme="minorHAnsi" w:hAnsiTheme="minorHAnsi" w:cstheme="minorHAnsi"/>
          <w:b/>
          <w:bCs/>
          <w:sz w:val="28"/>
          <w:szCs w:val="28"/>
          <w:lang w:val="nl-NL"/>
        </w:rPr>
      </w:pPr>
    </w:p>
    <w:p w14:paraId="06EF55F2" w14:textId="77777777" w:rsidR="00AC7E8F" w:rsidRDefault="00AC7E8F" w:rsidP="009A6D40">
      <w:pPr>
        <w:pStyle w:val="Kop3"/>
        <w:rPr>
          <w:lang w:val="nl-NL"/>
        </w:rPr>
      </w:pPr>
      <w:bookmarkStart w:id="46" w:name="_Toc124757302"/>
    </w:p>
    <w:p w14:paraId="50A475B4" w14:textId="090B2337" w:rsidR="00AC7E8F" w:rsidRDefault="00AC7E8F" w:rsidP="009A6D40">
      <w:pPr>
        <w:pStyle w:val="Kop3"/>
        <w:rPr>
          <w:lang w:val="nl-NL"/>
        </w:rPr>
      </w:pPr>
    </w:p>
    <w:p w14:paraId="0B52AB75" w14:textId="7D885D00" w:rsidR="00F40A9B" w:rsidRDefault="00F40A9B" w:rsidP="00F40A9B">
      <w:pPr>
        <w:rPr>
          <w:lang w:val="nl-NL"/>
        </w:rPr>
      </w:pPr>
    </w:p>
    <w:p w14:paraId="7364BD5C" w14:textId="7AC17611" w:rsidR="00F40A9B" w:rsidRDefault="00F40A9B" w:rsidP="00F40A9B">
      <w:pPr>
        <w:rPr>
          <w:lang w:val="nl-NL"/>
        </w:rPr>
      </w:pPr>
    </w:p>
    <w:p w14:paraId="6ADB6FEC" w14:textId="7F619369" w:rsidR="00F40A9B" w:rsidRDefault="00F40A9B" w:rsidP="00F40A9B">
      <w:pPr>
        <w:rPr>
          <w:lang w:val="nl-NL"/>
        </w:rPr>
      </w:pPr>
    </w:p>
    <w:p w14:paraId="5D612BE3" w14:textId="73DD9055" w:rsidR="00F40A9B" w:rsidRDefault="00F40A9B" w:rsidP="00F40A9B">
      <w:pPr>
        <w:rPr>
          <w:lang w:val="nl-NL"/>
        </w:rPr>
      </w:pPr>
    </w:p>
    <w:p w14:paraId="15F70A29" w14:textId="414D9558" w:rsidR="00F40A9B" w:rsidRDefault="00F40A9B" w:rsidP="00F40A9B">
      <w:pPr>
        <w:rPr>
          <w:lang w:val="nl-NL"/>
        </w:rPr>
      </w:pPr>
    </w:p>
    <w:p w14:paraId="586731A0" w14:textId="09E7AD1B" w:rsidR="00F40A9B" w:rsidRDefault="00F40A9B" w:rsidP="00F40A9B">
      <w:pPr>
        <w:rPr>
          <w:lang w:val="nl-NL"/>
        </w:rPr>
      </w:pPr>
    </w:p>
    <w:p w14:paraId="17E8A074" w14:textId="52604C18" w:rsidR="00F40A9B" w:rsidRDefault="00F40A9B" w:rsidP="00F40A9B">
      <w:pPr>
        <w:rPr>
          <w:lang w:val="nl-NL"/>
        </w:rPr>
      </w:pPr>
    </w:p>
    <w:p w14:paraId="53541946" w14:textId="5C5A6320" w:rsidR="00F40A9B" w:rsidRDefault="00F40A9B" w:rsidP="00F40A9B">
      <w:pPr>
        <w:rPr>
          <w:lang w:val="nl-NL"/>
        </w:rPr>
      </w:pPr>
    </w:p>
    <w:p w14:paraId="1299B485" w14:textId="2DAF0964" w:rsidR="00F40A9B" w:rsidRDefault="00F40A9B" w:rsidP="00F40A9B">
      <w:pPr>
        <w:rPr>
          <w:lang w:val="nl-NL"/>
        </w:rPr>
      </w:pPr>
    </w:p>
    <w:p w14:paraId="2F080836" w14:textId="622FD303" w:rsidR="00F40A9B" w:rsidRDefault="00F40A9B" w:rsidP="00F40A9B">
      <w:pPr>
        <w:rPr>
          <w:lang w:val="nl-NL"/>
        </w:rPr>
      </w:pPr>
    </w:p>
    <w:p w14:paraId="5FBEFA4C" w14:textId="3C951824" w:rsidR="00F40A9B" w:rsidRDefault="00F40A9B" w:rsidP="00F40A9B">
      <w:pPr>
        <w:rPr>
          <w:lang w:val="nl-NL"/>
        </w:rPr>
      </w:pPr>
    </w:p>
    <w:p w14:paraId="3ECBF173" w14:textId="30FA907C" w:rsidR="00F40A9B" w:rsidRDefault="00F40A9B" w:rsidP="00F40A9B">
      <w:pPr>
        <w:rPr>
          <w:lang w:val="nl-NL"/>
        </w:rPr>
      </w:pPr>
    </w:p>
    <w:p w14:paraId="1785B85F" w14:textId="7FFEC762" w:rsidR="00F40A9B" w:rsidRDefault="00F40A9B" w:rsidP="00F40A9B">
      <w:pPr>
        <w:rPr>
          <w:lang w:val="nl-NL"/>
        </w:rPr>
      </w:pPr>
    </w:p>
    <w:p w14:paraId="6C34079D" w14:textId="23150C8C" w:rsidR="00F40A9B" w:rsidRDefault="00F40A9B" w:rsidP="00F40A9B">
      <w:pPr>
        <w:rPr>
          <w:lang w:val="nl-NL"/>
        </w:rPr>
      </w:pPr>
    </w:p>
    <w:p w14:paraId="798F09BC" w14:textId="7F7557F2" w:rsidR="00F40A9B" w:rsidRDefault="00F40A9B" w:rsidP="00F40A9B">
      <w:pPr>
        <w:rPr>
          <w:lang w:val="nl-NL"/>
        </w:rPr>
      </w:pPr>
    </w:p>
    <w:p w14:paraId="53BBD96C" w14:textId="77777777" w:rsidR="00F40A9B" w:rsidRPr="00F40A9B" w:rsidRDefault="00F40A9B" w:rsidP="00F40A9B">
      <w:pPr>
        <w:rPr>
          <w:lang w:val="nl-NL"/>
        </w:rPr>
      </w:pPr>
    </w:p>
    <w:p w14:paraId="04D1C8CD" w14:textId="4EE9F9EA" w:rsidR="00052D66" w:rsidRDefault="00052D66" w:rsidP="008C5BE3">
      <w:pPr>
        <w:pStyle w:val="Kop3"/>
        <w:rPr>
          <w:lang w:val="nl-NL"/>
        </w:rPr>
      </w:pPr>
      <w:r w:rsidRPr="00E867B8">
        <w:rPr>
          <w:lang w:val="nl-NL"/>
        </w:rPr>
        <w:lastRenderedPageBreak/>
        <w:t>1.2.3.</w:t>
      </w:r>
      <w:r>
        <w:rPr>
          <w:lang w:val="nl-NL"/>
        </w:rPr>
        <w:t>4</w:t>
      </w:r>
      <w:r>
        <w:rPr>
          <w:lang w:val="nl-NL"/>
        </w:rPr>
        <w:t xml:space="preserve"> Klasse</w:t>
      </w:r>
      <w:r w:rsidR="00E05B8C">
        <w:rPr>
          <w:lang w:val="nl-NL"/>
        </w:rPr>
        <w:t>n</w:t>
      </w:r>
      <w:r>
        <w:rPr>
          <w:lang w:val="nl-NL"/>
        </w:rPr>
        <w:t>diagram</w:t>
      </w:r>
    </w:p>
    <w:p w14:paraId="638845A6" w14:textId="230FFC99" w:rsidR="008C5BE3" w:rsidRDefault="008C5BE3" w:rsidP="008C5BE3">
      <w:pPr>
        <w:rPr>
          <w:lang w:val="nl-NL"/>
        </w:rPr>
      </w:pPr>
    </w:p>
    <w:p w14:paraId="38F80533" w14:textId="77777777" w:rsidR="00FD1934" w:rsidRDefault="00FD1934" w:rsidP="00FD1934">
      <w:pPr>
        <w:keepNext/>
      </w:pPr>
      <w:r>
        <w:rPr>
          <w:noProof/>
          <w:lang w:val="nl-NL"/>
        </w:rPr>
        <w:drawing>
          <wp:inline distT="0" distB="0" distL="0" distR="0" wp14:anchorId="07047674" wp14:editId="48BFD1BB">
            <wp:extent cx="5730875" cy="3838575"/>
            <wp:effectExtent l="0" t="0" r="3175"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838575"/>
                    </a:xfrm>
                    <a:prstGeom prst="rect">
                      <a:avLst/>
                    </a:prstGeom>
                    <a:noFill/>
                    <a:ln>
                      <a:noFill/>
                    </a:ln>
                  </pic:spPr>
                </pic:pic>
              </a:graphicData>
            </a:graphic>
          </wp:inline>
        </w:drawing>
      </w:r>
    </w:p>
    <w:p w14:paraId="375A3021" w14:textId="1D294BA7" w:rsidR="00FD1934" w:rsidRPr="00FD1934" w:rsidRDefault="009B6E0B" w:rsidP="00FD1934">
      <w:pPr>
        <w:pStyle w:val="Bijschrift"/>
        <w:rPr>
          <w:lang w:val="en-US"/>
        </w:rPr>
      </w:pPr>
      <w:r>
        <w:rPr>
          <w:lang w:val="en-US"/>
        </w:rPr>
        <w:t>Fi</w:t>
      </w:r>
      <w:r w:rsidR="00FD1934">
        <w:t>guur 16: Klassendiagra</w:t>
      </w:r>
      <w:r w:rsidR="00FD1934">
        <w:rPr>
          <w:lang w:val="en-US"/>
        </w:rPr>
        <w:t>m</w:t>
      </w:r>
    </w:p>
    <w:p w14:paraId="4FEFDDFB" w14:textId="6846C911" w:rsidR="008C5BE3" w:rsidRDefault="000740BF" w:rsidP="008C5BE3">
      <w:pPr>
        <w:rPr>
          <w:lang w:val="nl-NL"/>
        </w:rPr>
      </w:pPr>
      <w:r>
        <w:rPr>
          <w:lang w:val="nl-NL"/>
        </w:rPr>
        <w:t>Tijdens de ontwerpfase is een ontwerp gemaakt. Tijdens het ontwikkelen en het onderzoeken van de applicatie is de diagram, zoals in te zien in figuur 16, tot stand gekomen.</w:t>
      </w:r>
    </w:p>
    <w:p w14:paraId="7E9C74E7" w14:textId="3382F89F" w:rsidR="00BA6C2D" w:rsidRDefault="00BA6C2D" w:rsidP="008C5BE3">
      <w:pPr>
        <w:rPr>
          <w:lang w:val="nl-NL"/>
        </w:rPr>
      </w:pPr>
      <w:r>
        <w:rPr>
          <w:lang w:val="nl-NL"/>
        </w:rPr>
        <w:t>Binnen Blazor kan er voor gekozen worden om de code binnen een aparte class te schrijven of binnen de pagina zelf. Voor deze opzet is de keuze gemaakt om de code binnen een pagina te schrijven, omdat de code niet herbruikbaar is binnen de applicatie en dit geen nadelen heeft voor het beheer van de code. Wanneer bepaalde code in de toekomst wel herbruikbaar zal worden, kan de keuze om de code onder te brengen in een class alsnog gemaakt worden.</w:t>
      </w:r>
    </w:p>
    <w:p w14:paraId="49562F11" w14:textId="59DABD97" w:rsidR="00F40A9B" w:rsidRPr="00BA6C2D" w:rsidRDefault="00F40A9B" w:rsidP="00F40A9B">
      <w:pPr>
        <w:rPr>
          <w:b/>
          <w:bCs/>
          <w:lang w:val="nl-NL"/>
        </w:rPr>
      </w:pPr>
      <w:r w:rsidRPr="00BA6C2D">
        <w:rPr>
          <w:b/>
          <w:bCs/>
          <w:lang w:val="nl-NL"/>
        </w:rPr>
        <w:t>NavigationManager.cs</w:t>
      </w:r>
    </w:p>
    <w:p w14:paraId="37A8372D" w14:textId="3EC04886" w:rsidR="00F40A9B" w:rsidRDefault="00F40A9B" w:rsidP="00F40A9B">
      <w:pPr>
        <w:rPr>
          <w:lang w:val="nl-NL"/>
        </w:rPr>
      </w:pPr>
      <w:r>
        <w:rPr>
          <w:lang w:val="nl-NL"/>
        </w:rPr>
        <w:t>Dit is en standaard class, welke beschikbaar is wanneer men een Blazor applicatie aanmaakt.</w:t>
      </w:r>
      <w:r w:rsidR="00D37A0A">
        <w:rPr>
          <w:lang w:val="nl-NL"/>
        </w:rPr>
        <w:t xml:space="preserve"> Deze class zorgt er voor dat de applicatie toegang heeft tot de navigatiemogelijkheden binnen de browser waar de applicatie draait. De VSR-KMS applicatie maakt echter alleen gebruik van de</w:t>
      </w:r>
      <w:r w:rsidR="00BA6C2D">
        <w:rPr>
          <w:lang w:val="nl-NL"/>
        </w:rPr>
        <w:t xml:space="preserve"> </w:t>
      </w:r>
      <w:r w:rsidR="00BA6C2D" w:rsidRPr="00BA6C2D">
        <w:rPr>
          <w:b/>
          <w:bCs/>
          <w:i/>
          <w:iCs/>
          <w:lang w:val="nl-NL"/>
        </w:rPr>
        <w:t>’Navigate’</w:t>
      </w:r>
      <w:r w:rsidR="00D37A0A">
        <w:rPr>
          <w:lang w:val="nl-NL"/>
        </w:rPr>
        <w:t xml:space="preserve"> functie, waarmee tussen de Blazor pagina’ genavigeerd kan worden.</w:t>
      </w:r>
      <w:r w:rsidR="00BA6C2D">
        <w:rPr>
          <w:lang w:val="nl-NL"/>
        </w:rPr>
        <w:t xml:space="preserve"> Alle pagina’s binnen de app maken gebruik van deze class.</w:t>
      </w:r>
    </w:p>
    <w:p w14:paraId="0D24200B" w14:textId="4E5B6C8D" w:rsidR="00BA6C2D" w:rsidRDefault="00BA6C2D" w:rsidP="00F40A9B">
      <w:pPr>
        <w:rPr>
          <w:b/>
          <w:bCs/>
          <w:lang w:val="nl-NL"/>
        </w:rPr>
      </w:pPr>
      <w:r w:rsidRPr="00BA6C2D">
        <w:rPr>
          <w:b/>
          <w:bCs/>
          <w:lang w:val="nl-NL"/>
        </w:rPr>
        <w:t>Index.razor</w:t>
      </w:r>
    </w:p>
    <w:p w14:paraId="24602F45" w14:textId="47336802" w:rsidR="00BA6C2D" w:rsidRDefault="00BA6C2D" w:rsidP="00F40A9B">
      <w:pPr>
        <w:rPr>
          <w:lang w:val="nl-NL"/>
        </w:rPr>
      </w:pPr>
      <w:r>
        <w:rPr>
          <w:lang w:val="nl-NL"/>
        </w:rPr>
        <w:t>Deze class is de begin pagina wanneer de applicatie gestart wordt.</w:t>
      </w:r>
      <w:r w:rsidR="00B35AFD">
        <w:rPr>
          <w:lang w:val="nl-NL"/>
        </w:rPr>
        <w:t xml:space="preserve"> Deze pagina gebruikt De IndexedD</w:t>
      </w:r>
      <w:r w:rsidR="00A5632D">
        <w:rPr>
          <w:lang w:val="nl-NL"/>
        </w:rPr>
        <w:t>bF</w:t>
      </w:r>
      <w:r w:rsidR="00B35AFD">
        <w:rPr>
          <w:lang w:val="nl-NL"/>
        </w:rPr>
        <w:t>actory om voorheen gedownloade metingen op te halen uit de browser opslag.</w:t>
      </w:r>
      <w:r w:rsidR="00A5632D">
        <w:rPr>
          <w:lang w:val="nl-NL"/>
        </w:rPr>
        <w:t xml:space="preserve"> Ook kan vanaf deze pagina genavigeerd worden naar de AuditMain.razor.</w:t>
      </w:r>
    </w:p>
    <w:p w14:paraId="1A29EABF" w14:textId="551F68F1" w:rsidR="00BE65EB" w:rsidRDefault="00BE65EB" w:rsidP="00F40A9B">
      <w:pPr>
        <w:rPr>
          <w:lang w:val="nl-NL"/>
        </w:rPr>
      </w:pPr>
    </w:p>
    <w:p w14:paraId="3109D14D" w14:textId="7864AB61" w:rsidR="00BE65EB" w:rsidRDefault="00BE65EB" w:rsidP="00F40A9B">
      <w:pPr>
        <w:rPr>
          <w:b/>
          <w:bCs/>
          <w:lang w:val="nl-NL"/>
        </w:rPr>
      </w:pPr>
      <w:r w:rsidRPr="00BE65EB">
        <w:rPr>
          <w:b/>
          <w:bCs/>
          <w:lang w:val="nl-NL"/>
        </w:rPr>
        <w:lastRenderedPageBreak/>
        <w:t>AuditMain.razor</w:t>
      </w:r>
    </w:p>
    <w:p w14:paraId="490FAB96" w14:textId="18BF1AEC" w:rsidR="00BE65EB" w:rsidRDefault="00BE65EB" w:rsidP="00F40A9B">
      <w:pPr>
        <w:rPr>
          <w:lang w:val="nl-NL"/>
        </w:rPr>
      </w:pPr>
      <w:r w:rsidRPr="00BE65EB">
        <w:rPr>
          <w:lang w:val="nl-NL"/>
        </w:rPr>
        <w:t>De</w:t>
      </w:r>
      <w:r>
        <w:rPr>
          <w:lang w:val="nl-NL"/>
        </w:rPr>
        <w:t>ze pagina staat in direct verbinding met de Index en AuditRoomList, aangezien er van en naar deze pagina’s kan worden genavigeerd. Deze pagina maakt ook gebruik van de NavigationManager voor het kunnen navigeren en van de Current voor de statemanagement.</w:t>
      </w:r>
    </w:p>
    <w:p w14:paraId="0C1734B6" w14:textId="72E7BE6F" w:rsidR="00C16B6A" w:rsidRDefault="00C16B6A" w:rsidP="00C16B6A">
      <w:pPr>
        <w:rPr>
          <w:b/>
          <w:bCs/>
          <w:lang w:val="nl-NL"/>
        </w:rPr>
      </w:pPr>
      <w:r>
        <w:rPr>
          <w:b/>
          <w:bCs/>
          <w:lang w:val="nl-NL"/>
        </w:rPr>
        <w:t>AuditRoomList</w:t>
      </w:r>
      <w:r w:rsidRPr="00BE65EB">
        <w:rPr>
          <w:b/>
          <w:bCs/>
          <w:lang w:val="nl-NL"/>
        </w:rPr>
        <w:t>.razor</w:t>
      </w:r>
    </w:p>
    <w:p w14:paraId="714DD57F" w14:textId="1F845497" w:rsidR="00C16B6A" w:rsidRPr="00BE65EB" w:rsidRDefault="00C16B6A" w:rsidP="00C16B6A">
      <w:pPr>
        <w:rPr>
          <w:lang w:val="nl-NL"/>
        </w:rPr>
      </w:pPr>
      <w:r w:rsidRPr="00BE65EB">
        <w:rPr>
          <w:lang w:val="nl-NL"/>
        </w:rPr>
        <w:t>De</w:t>
      </w:r>
      <w:r>
        <w:rPr>
          <w:lang w:val="nl-NL"/>
        </w:rPr>
        <w:t xml:space="preserve">ze pagina staat in direct verbinding met de </w:t>
      </w:r>
      <w:r>
        <w:rPr>
          <w:lang w:val="nl-NL"/>
        </w:rPr>
        <w:t>AuditMain</w:t>
      </w:r>
      <w:r>
        <w:rPr>
          <w:lang w:val="nl-NL"/>
        </w:rPr>
        <w:t xml:space="preserve"> en AuditRoom</w:t>
      </w:r>
      <w:r>
        <w:rPr>
          <w:lang w:val="nl-NL"/>
        </w:rPr>
        <w:t>Element</w:t>
      </w:r>
      <w:r>
        <w:rPr>
          <w:lang w:val="nl-NL"/>
        </w:rPr>
        <w:t>List, aangezien er van en naar deze pagina’s kan worden genavigeerd. Deze pagina maakt ook gebruik van de NavigationManager voor het kunnen navigeren en van de Current voor de statemanagement.</w:t>
      </w:r>
    </w:p>
    <w:p w14:paraId="43C4797C" w14:textId="53C109FB" w:rsidR="00EC06B0" w:rsidRDefault="00EC06B0" w:rsidP="00EC06B0">
      <w:pPr>
        <w:rPr>
          <w:b/>
          <w:bCs/>
          <w:lang w:val="nl-NL"/>
        </w:rPr>
      </w:pPr>
      <w:r>
        <w:rPr>
          <w:b/>
          <w:bCs/>
          <w:lang w:val="nl-NL"/>
        </w:rPr>
        <w:t>AuditRoomElementList</w:t>
      </w:r>
      <w:r w:rsidRPr="00BE65EB">
        <w:rPr>
          <w:b/>
          <w:bCs/>
          <w:lang w:val="nl-NL"/>
        </w:rPr>
        <w:t>.razor</w:t>
      </w:r>
    </w:p>
    <w:p w14:paraId="63755892" w14:textId="3EF46286" w:rsidR="00EC06B0" w:rsidRPr="00BE65EB" w:rsidRDefault="00EC06B0" w:rsidP="00EC06B0">
      <w:pPr>
        <w:rPr>
          <w:lang w:val="nl-NL"/>
        </w:rPr>
      </w:pPr>
      <w:r w:rsidRPr="00BE65EB">
        <w:rPr>
          <w:lang w:val="nl-NL"/>
        </w:rPr>
        <w:t>De</w:t>
      </w:r>
      <w:r>
        <w:rPr>
          <w:lang w:val="nl-NL"/>
        </w:rPr>
        <w:t xml:space="preserve">ze pagina staat in direct verbinding met de </w:t>
      </w:r>
      <w:r>
        <w:rPr>
          <w:lang w:val="nl-NL"/>
        </w:rPr>
        <w:t>AuditRoomElementFaultList</w:t>
      </w:r>
      <w:r>
        <w:rPr>
          <w:lang w:val="nl-NL"/>
        </w:rPr>
        <w:t xml:space="preserve"> en AuditRoomList, aangezien er van en naar deze pagina’s kan worden genavigeerd. Deze pagina maakt ook gebruik van de NavigationManager voor het kunnen navigeren en van de Current voor de statemanagement.</w:t>
      </w:r>
    </w:p>
    <w:p w14:paraId="40748D04" w14:textId="24DDB286" w:rsidR="00EC06B0" w:rsidRDefault="00EC06B0" w:rsidP="00EC06B0">
      <w:pPr>
        <w:rPr>
          <w:b/>
          <w:bCs/>
          <w:lang w:val="nl-NL"/>
        </w:rPr>
      </w:pPr>
      <w:r w:rsidRPr="00EC06B0">
        <w:rPr>
          <w:b/>
          <w:bCs/>
          <w:lang w:val="nl-NL"/>
        </w:rPr>
        <w:t>AuditRoomElementFaultList</w:t>
      </w:r>
      <w:r w:rsidRPr="00BE65EB">
        <w:rPr>
          <w:b/>
          <w:bCs/>
          <w:lang w:val="nl-NL"/>
        </w:rPr>
        <w:t>.razor</w:t>
      </w:r>
    </w:p>
    <w:p w14:paraId="033C1C45" w14:textId="4FBC8F75" w:rsidR="00A5632D" w:rsidRDefault="00EC06B0" w:rsidP="00F40A9B">
      <w:pPr>
        <w:rPr>
          <w:lang w:val="nl-NL"/>
        </w:rPr>
      </w:pPr>
      <w:r w:rsidRPr="00BE65EB">
        <w:rPr>
          <w:lang w:val="nl-NL"/>
        </w:rPr>
        <w:t>De</w:t>
      </w:r>
      <w:r>
        <w:rPr>
          <w:lang w:val="nl-NL"/>
        </w:rPr>
        <w:t xml:space="preserve">ze pagina staat in direct verbinding met de </w:t>
      </w:r>
      <w:r w:rsidRPr="00EC06B0">
        <w:rPr>
          <w:lang w:val="nl-NL"/>
        </w:rPr>
        <w:t>AuditRoomElementList</w:t>
      </w:r>
      <w:r>
        <w:rPr>
          <w:lang w:val="nl-NL"/>
        </w:rPr>
        <w:t>, aangezien er van en naar deze pagina</w:t>
      </w:r>
      <w:r>
        <w:rPr>
          <w:lang w:val="nl-NL"/>
        </w:rPr>
        <w:t xml:space="preserve"> </w:t>
      </w:r>
      <w:r>
        <w:rPr>
          <w:lang w:val="nl-NL"/>
        </w:rPr>
        <w:t>kan worden genavigeerd. Deze pagina maakt ook gebruik van de NavigationManager voor het kunnen navigeren en van de Current voor de statemanagement.</w:t>
      </w:r>
    </w:p>
    <w:p w14:paraId="59C915D4" w14:textId="26DA9D73" w:rsidR="00A5632D" w:rsidRDefault="00A5632D" w:rsidP="00F40A9B">
      <w:pPr>
        <w:rPr>
          <w:b/>
          <w:bCs/>
          <w:lang w:val="nl-NL"/>
        </w:rPr>
      </w:pPr>
      <w:r w:rsidRPr="00A5632D">
        <w:rPr>
          <w:b/>
          <w:bCs/>
          <w:lang w:val="nl-NL"/>
        </w:rPr>
        <w:t>Current</w:t>
      </w:r>
      <w:r>
        <w:rPr>
          <w:b/>
          <w:bCs/>
          <w:lang w:val="nl-NL"/>
        </w:rPr>
        <w:t>.cs</w:t>
      </w:r>
    </w:p>
    <w:p w14:paraId="2B5635A1" w14:textId="5266CDBD" w:rsidR="00A5632D" w:rsidRDefault="00A5632D" w:rsidP="00F40A9B">
      <w:pPr>
        <w:rPr>
          <w:lang w:val="nl-NL"/>
        </w:rPr>
      </w:pPr>
      <w:r w:rsidRPr="00A5632D">
        <w:rPr>
          <w:lang w:val="nl-NL"/>
        </w:rPr>
        <w:t>Deze</w:t>
      </w:r>
      <w:r>
        <w:rPr>
          <w:lang w:val="nl-NL"/>
        </w:rPr>
        <w:t xml:space="preserve"> class wordt gebruikt voor de statemanagement binnen de applicatie. Deze class is een singleton, aangezien deze door alle classes binnen de applicatie aangesproken moet kunnen worden.</w:t>
      </w:r>
    </w:p>
    <w:p w14:paraId="4CEFB3F6" w14:textId="474260CA" w:rsidR="00A5632D" w:rsidRPr="00A5632D" w:rsidRDefault="00A5632D" w:rsidP="00F40A9B">
      <w:pPr>
        <w:rPr>
          <w:b/>
          <w:bCs/>
          <w:lang w:val="nl-NL"/>
        </w:rPr>
      </w:pPr>
      <w:r w:rsidRPr="00A5632D">
        <w:rPr>
          <w:b/>
          <w:bCs/>
          <w:lang w:val="nl-NL"/>
        </w:rPr>
        <w:t>IndexedDbFactory</w:t>
      </w:r>
    </w:p>
    <w:p w14:paraId="5887F63B" w14:textId="0E2C950B" w:rsidR="00A5632D" w:rsidRPr="00A5632D" w:rsidRDefault="00A5632D" w:rsidP="00F40A9B">
      <w:pPr>
        <w:rPr>
          <w:lang w:val="nl-NL"/>
        </w:rPr>
      </w:pPr>
      <w:r>
        <w:rPr>
          <w:lang w:val="nl-NL"/>
        </w:rPr>
        <w:t xml:space="preserve">Deze class zorgt er voor dat alle classes binnen de applicatie toegang hebben tot de storage van de browser. </w:t>
      </w:r>
      <w:r w:rsidR="00614090">
        <w:rPr>
          <w:lang w:val="nl-NL"/>
        </w:rPr>
        <w:t>Ook deze class is aangemaakt volgens het singleton principe.</w:t>
      </w:r>
    </w:p>
    <w:p w14:paraId="7EE81291" w14:textId="77777777" w:rsidR="00A5632D" w:rsidRPr="00A5632D" w:rsidRDefault="00A5632D" w:rsidP="00F40A9B">
      <w:pPr>
        <w:rPr>
          <w:b/>
          <w:bCs/>
          <w:lang w:val="nl-NL"/>
        </w:rPr>
      </w:pPr>
    </w:p>
    <w:p w14:paraId="188D519D" w14:textId="77777777" w:rsidR="00F40A9B" w:rsidRPr="008C5BE3" w:rsidRDefault="00F40A9B" w:rsidP="008C5BE3">
      <w:pPr>
        <w:rPr>
          <w:lang w:val="nl-NL"/>
        </w:rPr>
      </w:pPr>
    </w:p>
    <w:p w14:paraId="204D7C4A" w14:textId="4E11991F" w:rsidR="009A6D40" w:rsidRPr="00E867B8" w:rsidRDefault="00BC6861" w:rsidP="009A6D40">
      <w:pPr>
        <w:pStyle w:val="Kop3"/>
        <w:rPr>
          <w:lang w:val="nl-NL"/>
        </w:rPr>
      </w:pPr>
      <w:r w:rsidRPr="00E867B8">
        <w:rPr>
          <w:lang w:val="nl-NL"/>
        </w:rPr>
        <w:t>1.2.3.</w:t>
      </w:r>
      <w:r w:rsidR="00052D66">
        <w:rPr>
          <w:lang w:val="nl-NL"/>
        </w:rPr>
        <w:t>5</w:t>
      </w:r>
      <w:r w:rsidR="00AC7E8F">
        <w:rPr>
          <w:lang w:val="nl-NL"/>
        </w:rPr>
        <w:t xml:space="preserve"> </w:t>
      </w:r>
      <w:r w:rsidR="009A6D40" w:rsidRPr="00E867B8">
        <w:rPr>
          <w:lang w:val="nl-NL"/>
        </w:rPr>
        <w:t>Pagina’s aanmaken binnen de app</w:t>
      </w:r>
      <w:bookmarkEnd w:id="46"/>
    </w:p>
    <w:p w14:paraId="57A5E93D" w14:textId="77777777" w:rsidR="009A6D40" w:rsidRPr="00E867B8" w:rsidRDefault="009A6D40" w:rsidP="009A6D40">
      <w:pPr>
        <w:pStyle w:val="Standard"/>
        <w:rPr>
          <w:rFonts w:asciiTheme="minorHAnsi" w:hAnsiTheme="minorHAnsi" w:cstheme="minorHAnsi"/>
          <w:lang w:val="nl-NL"/>
        </w:rPr>
      </w:pPr>
    </w:p>
    <w:p w14:paraId="12F1B882" w14:textId="0566AE4D"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De VSR-KMS applicatie </w:t>
      </w:r>
      <w:r w:rsidR="00BC6861" w:rsidRPr="00E867B8">
        <w:rPr>
          <w:rFonts w:asciiTheme="minorHAnsi" w:hAnsiTheme="minorHAnsi" w:cstheme="minorHAnsi"/>
          <w:lang w:val="nl-NL"/>
        </w:rPr>
        <w:t>is gebouwd volgens de initiële schetsen (zie bijlage)</w:t>
      </w:r>
      <w:r w:rsidRPr="00E867B8">
        <w:rPr>
          <w:rFonts w:asciiTheme="minorHAnsi" w:hAnsiTheme="minorHAnsi" w:cstheme="minorHAnsi"/>
          <w:lang w:val="nl-NL"/>
        </w:rPr>
        <w:t xml:space="preserve"> . Voor elke schets (pagina) </w:t>
      </w:r>
      <w:r w:rsidR="00BC6861" w:rsidRPr="00E867B8">
        <w:rPr>
          <w:rFonts w:asciiTheme="minorHAnsi" w:hAnsiTheme="minorHAnsi" w:cstheme="minorHAnsi"/>
          <w:lang w:val="nl-NL"/>
        </w:rPr>
        <w:t>is een</w:t>
      </w:r>
      <w:r w:rsidRPr="00E867B8">
        <w:rPr>
          <w:rFonts w:asciiTheme="minorHAnsi" w:hAnsiTheme="minorHAnsi" w:cstheme="minorHAnsi"/>
          <w:lang w:val="nl-NL"/>
        </w:rPr>
        <w:t xml:space="preserve"> </w:t>
      </w:r>
      <w:r w:rsidR="00BC6861" w:rsidRPr="00E867B8">
        <w:rPr>
          <w:rFonts w:asciiTheme="minorHAnsi" w:hAnsiTheme="minorHAnsi" w:cstheme="minorHAnsi"/>
          <w:lang w:val="nl-NL"/>
        </w:rPr>
        <w:t>Blazor</w:t>
      </w:r>
      <w:r w:rsidRPr="00E867B8">
        <w:rPr>
          <w:rFonts w:asciiTheme="minorHAnsi" w:hAnsiTheme="minorHAnsi" w:cstheme="minorHAnsi"/>
          <w:lang w:val="nl-NL"/>
        </w:rPr>
        <w:t xml:space="preserve"> component aangemaakt. Tussen deze pagina’s valt erg makkelijk te navigeren, waarbij de history goed bijgehouden wordt. Zo kan de gebruiker, in tegenstelling tot de huidige app</w:t>
      </w:r>
      <w:r w:rsidR="00BC6861" w:rsidRPr="00E867B8">
        <w:rPr>
          <w:rFonts w:asciiTheme="minorHAnsi" w:hAnsiTheme="minorHAnsi" w:cstheme="minorHAnsi"/>
          <w:lang w:val="nl-NL"/>
        </w:rPr>
        <w:t>licatie</w:t>
      </w:r>
      <w:r w:rsidRPr="00E867B8">
        <w:rPr>
          <w:rFonts w:asciiTheme="minorHAnsi" w:hAnsiTheme="minorHAnsi" w:cstheme="minorHAnsi"/>
          <w:lang w:val="nl-NL"/>
        </w:rPr>
        <w:t xml:space="preserve">, wel standaard gebruik maken van de browser back- en forwardbutton. </w:t>
      </w:r>
      <w:r w:rsidR="00BC6861" w:rsidRPr="00E867B8">
        <w:rPr>
          <w:rFonts w:asciiTheme="minorHAnsi" w:hAnsiTheme="minorHAnsi" w:cstheme="minorHAnsi"/>
          <w:lang w:val="nl-NL"/>
        </w:rPr>
        <w:t xml:space="preserve">In de huidige applicatie werd dit als zeer vervelend ervaren door de gebruikers. </w:t>
      </w:r>
    </w:p>
    <w:p w14:paraId="5E40038E" w14:textId="77777777" w:rsidR="009A6D40" w:rsidRPr="00E867B8" w:rsidRDefault="009A6D40" w:rsidP="009A6D40">
      <w:pPr>
        <w:pStyle w:val="Standard"/>
        <w:rPr>
          <w:rFonts w:asciiTheme="minorHAnsi" w:hAnsiTheme="minorHAnsi" w:cstheme="minorHAnsi"/>
          <w:lang w:val="nl-NL"/>
        </w:rPr>
      </w:pPr>
    </w:p>
    <w:p w14:paraId="58D53E7E" w14:textId="7C30C25A"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Om te navigeren tussen pagina’s dient er in het Blazor component een relatieve</w:t>
      </w:r>
      <w:r w:rsidR="00BC6861" w:rsidRPr="00E867B8">
        <w:rPr>
          <w:rFonts w:asciiTheme="minorHAnsi" w:hAnsiTheme="minorHAnsi" w:cstheme="minorHAnsi"/>
          <w:lang w:val="nl-NL"/>
        </w:rPr>
        <w:t xml:space="preserve"> URL</w:t>
      </w:r>
      <w:r w:rsidRPr="00E867B8">
        <w:rPr>
          <w:rFonts w:asciiTheme="minorHAnsi" w:hAnsiTheme="minorHAnsi" w:cstheme="minorHAnsi"/>
          <w:lang w:val="nl-NL"/>
        </w:rPr>
        <w:t xml:space="preserve"> gedefinieerd te worden. Bijvoorbeeld: </w:t>
      </w:r>
      <w:r w:rsidRPr="00E867B8">
        <w:rPr>
          <w:rFonts w:asciiTheme="minorHAnsi" w:hAnsiTheme="minorHAnsi" w:cstheme="minorHAnsi"/>
          <w:sz w:val="19"/>
          <w:shd w:val="clear" w:color="auto" w:fill="EEEEEE"/>
          <w:lang w:val="nl-NL"/>
        </w:rPr>
        <w:t xml:space="preserve">@page </w:t>
      </w:r>
      <w:r w:rsidRPr="00E867B8">
        <w:rPr>
          <w:rFonts w:asciiTheme="minorHAnsi" w:hAnsiTheme="minorHAnsi" w:cstheme="minorHAnsi"/>
          <w:color w:val="A31515"/>
          <w:sz w:val="19"/>
          <w:shd w:val="clear" w:color="auto" w:fill="EEEEEE"/>
          <w:lang w:val="nl-NL"/>
        </w:rPr>
        <w:t>"/Index"</w:t>
      </w:r>
    </w:p>
    <w:p w14:paraId="07CB54CC" w14:textId="26E1FE02"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Om vanaf elk</w:t>
      </w:r>
      <w:r w:rsidR="00CB1315" w:rsidRPr="00E867B8">
        <w:rPr>
          <w:rFonts w:asciiTheme="minorHAnsi" w:hAnsiTheme="minorHAnsi" w:cstheme="minorHAnsi"/>
          <w:lang w:val="nl-NL"/>
        </w:rPr>
        <w:t>e</w:t>
      </w:r>
      <w:r w:rsidRPr="00E867B8">
        <w:rPr>
          <w:rFonts w:asciiTheme="minorHAnsi" w:hAnsiTheme="minorHAnsi" w:cstheme="minorHAnsi"/>
          <w:lang w:val="nl-NL"/>
        </w:rPr>
        <w:t xml:space="preserve"> willekeurige andere pagina naar de </w:t>
      </w:r>
      <w:r w:rsidR="00CB1315" w:rsidRPr="00E867B8">
        <w:rPr>
          <w:rFonts w:asciiTheme="minorHAnsi" w:hAnsiTheme="minorHAnsi" w:cstheme="minorHAnsi"/>
          <w:lang w:val="nl-NL"/>
        </w:rPr>
        <w:t>‘’</w:t>
      </w:r>
      <w:r w:rsidRPr="00E867B8">
        <w:rPr>
          <w:rFonts w:asciiTheme="minorHAnsi" w:hAnsiTheme="minorHAnsi" w:cstheme="minorHAnsi"/>
          <w:lang w:val="nl-NL"/>
        </w:rPr>
        <w:t>Index</w:t>
      </w:r>
      <w:r w:rsidR="00CB1315" w:rsidRPr="00E867B8">
        <w:rPr>
          <w:rFonts w:asciiTheme="minorHAnsi" w:hAnsiTheme="minorHAnsi" w:cstheme="minorHAnsi"/>
          <w:lang w:val="nl-NL"/>
        </w:rPr>
        <w:t>’’</w:t>
      </w:r>
      <w:r w:rsidRPr="00E867B8">
        <w:rPr>
          <w:rFonts w:asciiTheme="minorHAnsi" w:hAnsiTheme="minorHAnsi" w:cstheme="minorHAnsi"/>
          <w:lang w:val="nl-NL"/>
        </w:rPr>
        <w:t xml:space="preserve"> te navigeren dient er alleen </w:t>
      </w:r>
      <w:r w:rsidRPr="00E867B8">
        <w:rPr>
          <w:rFonts w:asciiTheme="minorHAnsi" w:hAnsiTheme="minorHAnsi" w:cstheme="minorHAnsi"/>
          <w:sz w:val="19"/>
          <w:shd w:val="clear" w:color="auto" w:fill="EEEEEE"/>
          <w:lang w:val="nl-NL"/>
        </w:rPr>
        <w:t>NavManager.NavigateTo(</w:t>
      </w:r>
      <w:r w:rsidRPr="00E867B8">
        <w:rPr>
          <w:rFonts w:asciiTheme="minorHAnsi" w:hAnsiTheme="minorHAnsi" w:cstheme="minorHAnsi"/>
          <w:color w:val="A31515"/>
          <w:sz w:val="19"/>
          <w:shd w:val="clear" w:color="auto" w:fill="EEEEEE"/>
          <w:lang w:val="nl-NL"/>
        </w:rPr>
        <w:t>"/AuditMain"</w:t>
      </w:r>
      <w:r w:rsidRPr="00E867B8">
        <w:rPr>
          <w:rFonts w:asciiTheme="minorHAnsi" w:hAnsiTheme="minorHAnsi" w:cstheme="minorHAnsi"/>
          <w:sz w:val="19"/>
          <w:shd w:val="clear" w:color="auto" w:fill="EEEEEE"/>
          <w:lang w:val="nl-NL"/>
        </w:rPr>
        <w:t>);</w:t>
      </w:r>
      <w:r w:rsidRPr="00E867B8">
        <w:rPr>
          <w:rFonts w:asciiTheme="minorHAnsi" w:hAnsiTheme="minorHAnsi" w:cstheme="minorHAnsi"/>
          <w:lang w:val="nl-NL"/>
        </w:rPr>
        <w:t xml:space="preserve"> te worden aangeroepen.</w:t>
      </w:r>
    </w:p>
    <w:p w14:paraId="1E80D49A" w14:textId="77777777" w:rsidR="009A6D40" w:rsidRPr="00E867B8" w:rsidRDefault="009A6D40" w:rsidP="009A6D40">
      <w:pPr>
        <w:pStyle w:val="Standard"/>
        <w:rPr>
          <w:rFonts w:asciiTheme="minorHAnsi" w:hAnsiTheme="minorHAnsi" w:cstheme="minorHAnsi"/>
          <w:lang w:val="nl-NL"/>
        </w:rPr>
      </w:pPr>
    </w:p>
    <w:p w14:paraId="051F5F94" w14:textId="02E3A97B" w:rsidR="009A6D40"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Dit </w:t>
      </w:r>
      <w:r w:rsidR="00C90955" w:rsidRPr="00E867B8">
        <w:rPr>
          <w:rFonts w:asciiTheme="minorHAnsi" w:hAnsiTheme="minorHAnsi" w:cstheme="minorHAnsi"/>
          <w:lang w:val="nl-NL"/>
        </w:rPr>
        <w:t>betekent</w:t>
      </w:r>
      <w:r w:rsidRPr="00E867B8">
        <w:rPr>
          <w:rFonts w:asciiTheme="minorHAnsi" w:hAnsiTheme="minorHAnsi" w:cstheme="minorHAnsi"/>
          <w:lang w:val="nl-NL"/>
        </w:rPr>
        <w:t xml:space="preserve">  dat er geen kennis van browsers of kennis van het beheren van browser history nodig is, waar dit </w:t>
      </w:r>
      <w:commentRangeStart w:id="47"/>
      <w:r w:rsidRPr="00E867B8">
        <w:rPr>
          <w:rFonts w:asciiTheme="minorHAnsi" w:hAnsiTheme="minorHAnsi" w:cstheme="minorHAnsi"/>
          <w:lang w:val="nl-NL"/>
        </w:rPr>
        <w:t xml:space="preserve">bij </w:t>
      </w:r>
      <w:r w:rsidR="00C9649F">
        <w:rPr>
          <w:rFonts w:asciiTheme="minorHAnsi" w:hAnsiTheme="minorHAnsi" w:cstheme="minorHAnsi"/>
          <w:lang w:val="nl-NL"/>
        </w:rPr>
        <w:t xml:space="preserve">het huidige front-end framework, </w:t>
      </w:r>
      <w:r w:rsidRPr="00E867B8">
        <w:rPr>
          <w:rFonts w:asciiTheme="minorHAnsi" w:hAnsiTheme="minorHAnsi" w:cstheme="minorHAnsi"/>
          <w:lang w:val="nl-NL"/>
        </w:rPr>
        <w:t>JQuery Mobile</w:t>
      </w:r>
      <w:r w:rsidR="00C9649F">
        <w:rPr>
          <w:rFonts w:asciiTheme="minorHAnsi" w:hAnsiTheme="minorHAnsi" w:cstheme="minorHAnsi"/>
          <w:lang w:val="nl-NL"/>
        </w:rPr>
        <w:t>,</w:t>
      </w:r>
      <w:r w:rsidRPr="00E867B8">
        <w:rPr>
          <w:rFonts w:asciiTheme="minorHAnsi" w:hAnsiTheme="minorHAnsi" w:cstheme="minorHAnsi"/>
          <w:lang w:val="nl-NL"/>
        </w:rPr>
        <w:t xml:space="preserve"> </w:t>
      </w:r>
      <w:commentRangeEnd w:id="47"/>
      <w:r w:rsidR="00CB1315" w:rsidRPr="00E867B8">
        <w:rPr>
          <w:rStyle w:val="Verwijzingopmerking"/>
          <w:rFonts w:asciiTheme="minorHAnsi" w:eastAsiaTheme="minorHAnsi" w:hAnsiTheme="minorHAnsi" w:cstheme="minorBidi"/>
          <w:color w:val="auto"/>
          <w:kern w:val="0"/>
          <w:lang w:val="nl-NL" w:eastAsia="en-US" w:bidi="ar-SA"/>
        </w:rPr>
        <w:commentReference w:id="47"/>
      </w:r>
      <w:r w:rsidRPr="00E867B8">
        <w:rPr>
          <w:rFonts w:asciiTheme="minorHAnsi" w:hAnsiTheme="minorHAnsi" w:cstheme="minorHAnsi"/>
          <w:lang w:val="nl-NL"/>
        </w:rPr>
        <w:t>wel het geval was.</w:t>
      </w:r>
    </w:p>
    <w:p w14:paraId="20E65F15" w14:textId="77777777" w:rsidR="009F501F" w:rsidRPr="00E867B8" w:rsidRDefault="009F501F" w:rsidP="009A6D40">
      <w:pPr>
        <w:pStyle w:val="Standard"/>
        <w:rPr>
          <w:rFonts w:asciiTheme="minorHAnsi" w:hAnsiTheme="minorHAnsi" w:cstheme="minorHAnsi"/>
          <w:lang w:val="nl-NL"/>
        </w:rPr>
      </w:pPr>
    </w:p>
    <w:p w14:paraId="1FA26957" w14:textId="2AF1A128" w:rsidR="009A6D40" w:rsidRPr="00E867B8" w:rsidRDefault="00CB1315" w:rsidP="009A6D40">
      <w:pPr>
        <w:pStyle w:val="Kop3"/>
        <w:rPr>
          <w:lang w:val="nl-NL"/>
        </w:rPr>
      </w:pPr>
      <w:bookmarkStart w:id="48" w:name="_Toc124757303"/>
      <w:r w:rsidRPr="00E867B8">
        <w:rPr>
          <w:lang w:val="nl-NL"/>
        </w:rPr>
        <w:t xml:space="preserve">1.2.3.5 </w:t>
      </w:r>
      <w:r w:rsidR="009A6D40" w:rsidRPr="00E867B8">
        <w:rPr>
          <w:lang w:val="nl-NL"/>
        </w:rPr>
        <w:t>Inline Razor en Databinding</w:t>
      </w:r>
      <w:bookmarkEnd w:id="48"/>
    </w:p>
    <w:p w14:paraId="34AFE767" w14:textId="77777777" w:rsidR="009A6D40" w:rsidRPr="00E867B8" w:rsidRDefault="009A6D40" w:rsidP="009A6D40">
      <w:pPr>
        <w:pStyle w:val="Standard"/>
        <w:rPr>
          <w:rFonts w:asciiTheme="minorHAnsi" w:hAnsiTheme="minorHAnsi" w:cstheme="minorHAnsi"/>
          <w:lang w:val="nl-NL"/>
        </w:rPr>
      </w:pPr>
    </w:p>
    <w:p w14:paraId="5B4D281E" w14:textId="0BA58A0B" w:rsidR="009A6D40" w:rsidRPr="00E867B8" w:rsidRDefault="00C9649F" w:rsidP="009A6D40">
      <w:pPr>
        <w:pStyle w:val="Standard"/>
        <w:rPr>
          <w:rFonts w:asciiTheme="minorHAnsi" w:hAnsiTheme="minorHAnsi" w:cstheme="minorHAnsi"/>
          <w:lang w:val="nl-NL"/>
        </w:rPr>
      </w:pPr>
      <w:r>
        <w:rPr>
          <w:rFonts w:asciiTheme="minorHAnsi" w:hAnsiTheme="minorHAnsi" w:cstheme="minorHAnsi"/>
          <w:lang w:val="nl-NL"/>
        </w:rPr>
        <w:t>Ook maakt de mogelijkheid tot in-line razor het werkvan de developer erg makkelijk</w:t>
      </w:r>
      <w:commentRangeStart w:id="49"/>
      <w:r w:rsidR="009A6D40" w:rsidRPr="00E867B8">
        <w:rPr>
          <w:rFonts w:asciiTheme="minorHAnsi" w:hAnsiTheme="minorHAnsi" w:cstheme="minorHAnsi"/>
          <w:lang w:val="nl-NL"/>
        </w:rPr>
        <w:t xml:space="preserve">. </w:t>
      </w:r>
      <w:commentRangeEnd w:id="49"/>
      <w:r w:rsidR="00CB1315" w:rsidRPr="00E867B8">
        <w:rPr>
          <w:rStyle w:val="Verwijzingopmerking"/>
          <w:rFonts w:asciiTheme="minorHAnsi" w:eastAsiaTheme="minorHAnsi" w:hAnsiTheme="minorHAnsi" w:cstheme="minorBidi"/>
          <w:color w:val="auto"/>
          <w:kern w:val="0"/>
          <w:lang w:val="nl-NL" w:eastAsia="en-US" w:bidi="ar-SA"/>
        </w:rPr>
        <w:commentReference w:id="49"/>
      </w:r>
      <w:r w:rsidR="009A6D40" w:rsidRPr="00E867B8">
        <w:rPr>
          <w:rFonts w:asciiTheme="minorHAnsi" w:hAnsiTheme="minorHAnsi" w:cstheme="minorHAnsi"/>
          <w:lang w:val="nl-NL"/>
        </w:rPr>
        <w:t>Zo kan er, zoals in de onderstaande pagina van mijn prototype, makkelijk aangegeven worden of de tabel of de loadspinner weergegeven moet worden.</w:t>
      </w:r>
    </w:p>
    <w:p w14:paraId="3A08EE9A"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mc:AlternateContent>
          <mc:Choice Requires="wps">
            <w:drawing>
              <wp:anchor distT="0" distB="0" distL="114300" distR="114300" simplePos="0" relativeHeight="251671552" behindDoc="0" locked="0" layoutInCell="1" allowOverlap="1" wp14:anchorId="50DD4580" wp14:editId="53C010DF">
                <wp:simplePos x="0" y="0"/>
                <wp:positionH relativeFrom="column">
                  <wp:align>center</wp:align>
                </wp:positionH>
                <wp:positionV relativeFrom="paragraph">
                  <wp:align>top</wp:align>
                </wp:positionV>
                <wp:extent cx="4952847" cy="2913827"/>
                <wp:effectExtent l="0" t="0" r="0" b="0"/>
                <wp:wrapSquare wrapText="bothSides"/>
                <wp:docPr id="20" name="Frame11"/>
                <wp:cNvGraphicFramePr/>
                <a:graphic xmlns:a="http://schemas.openxmlformats.org/drawingml/2006/main">
                  <a:graphicData uri="http://schemas.microsoft.com/office/word/2010/wordprocessingShape">
                    <wps:wsp>
                      <wps:cNvSpPr txBox="1"/>
                      <wps:spPr>
                        <a:xfrm>
                          <a:off x="0" y="0"/>
                          <a:ext cx="4952847" cy="2913827"/>
                        </a:xfrm>
                        <a:prstGeom prst="rect">
                          <a:avLst/>
                        </a:prstGeom>
                        <a:ln>
                          <a:noFill/>
                          <a:prstDash/>
                        </a:ln>
                      </wps:spPr>
                      <wps:txbx>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619CD205"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Figuur 12:</w:t>
                            </w:r>
                            <w:r w:rsidR="009A6D40" w:rsidRPr="00C731BE">
                              <w:rPr>
                                <w:rFonts w:asciiTheme="minorHAnsi" w:eastAsiaTheme="minorHAnsi" w:hAnsiTheme="minorHAnsi" w:cstheme="minorBidi"/>
                                <w:color w:val="44546A" w:themeColor="text2"/>
                                <w:kern w:val="0"/>
                                <w:sz w:val="18"/>
                                <w:szCs w:val="18"/>
                                <w:lang w:val="en-NL" w:eastAsia="en-US" w:bidi="ar-SA"/>
                              </w:rPr>
                              <w:t>: Voorbeeld in-line Razor</w:t>
                            </w:r>
                          </w:p>
                        </w:txbxContent>
                      </wps:txbx>
                      <wps:bodyPr vert="horz" wrap="none" lIns="0" tIns="0" rIns="0" bIns="0" compatLnSpc="0">
                        <a:spAutoFit/>
                      </wps:bodyPr>
                    </wps:wsp>
                  </a:graphicData>
                </a:graphic>
              </wp:anchor>
            </w:drawing>
          </mc:Choice>
          <mc:Fallback>
            <w:pict>
              <v:shape w14:anchorId="50DD4580" id="Frame11" o:spid="_x0000_s1035" type="#_x0000_t202" style="position:absolute;margin-left:0;margin-top:0;width:390pt;height:229.45pt;z-index:25167155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" filled="f" stroked="f">
                <v:textbox style="mso-fit-shape-to-text:t" inset="0,0,0,0">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619CD205"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rFonts w:asciiTheme="minorHAnsi" w:eastAsiaTheme="minorHAnsi" w:hAnsiTheme="minorHAnsi" w:cstheme="minorBidi"/>
                          <w:color w:val="44546A" w:themeColor="text2"/>
                          <w:kern w:val="0"/>
                          <w:sz w:val="18"/>
                          <w:szCs w:val="18"/>
                          <w:lang w:val="en-GB" w:eastAsia="en-US" w:bidi="ar-SA"/>
                        </w:rPr>
                        <w:t>Figuur 12:</w:t>
                      </w:r>
                      <w:r w:rsidR="009A6D40" w:rsidRPr="00C731BE">
                        <w:rPr>
                          <w:rFonts w:asciiTheme="minorHAnsi" w:eastAsiaTheme="minorHAnsi" w:hAnsiTheme="minorHAnsi" w:cstheme="minorBidi"/>
                          <w:color w:val="44546A" w:themeColor="text2"/>
                          <w:kern w:val="0"/>
                          <w:sz w:val="18"/>
                          <w:szCs w:val="18"/>
                          <w:lang w:val="en-NL" w:eastAsia="en-US" w:bidi="ar-SA"/>
                        </w:rPr>
                        <w:t>: Voorbeeld in-line Razor</w:t>
                      </w:r>
                    </w:p>
                  </w:txbxContent>
                </v:textbox>
                <w10:wrap type="square"/>
              </v:shape>
            </w:pict>
          </mc:Fallback>
        </mc:AlternateContent>
      </w:r>
    </w:p>
    <w:p w14:paraId="03B64C69" w14:textId="77777777" w:rsidR="009A6D40" w:rsidRPr="00E867B8" w:rsidRDefault="009A6D40" w:rsidP="009A6D40">
      <w:pPr>
        <w:pStyle w:val="Standard"/>
        <w:rPr>
          <w:rFonts w:asciiTheme="minorHAnsi" w:hAnsiTheme="minorHAnsi" w:cstheme="minorHAnsi"/>
          <w:lang w:val="nl-NL"/>
        </w:rPr>
      </w:pPr>
    </w:p>
    <w:p w14:paraId="039E100C" w14:textId="77777777" w:rsidR="009A6D40" w:rsidRPr="00E867B8" w:rsidRDefault="009A6D40" w:rsidP="009A6D40">
      <w:pPr>
        <w:pStyle w:val="Standard"/>
        <w:rPr>
          <w:rFonts w:asciiTheme="minorHAnsi" w:hAnsiTheme="minorHAnsi" w:cstheme="minorHAnsi"/>
          <w:b/>
          <w:bCs/>
          <w:sz w:val="28"/>
          <w:szCs w:val="28"/>
          <w:lang w:val="nl-NL"/>
        </w:rPr>
      </w:pPr>
    </w:p>
    <w:p w14:paraId="61DA3CCD"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p>
    <w:p w14:paraId="0C5B7744" w14:textId="77777777" w:rsidR="009A6D40" w:rsidRPr="00E867B8" w:rsidRDefault="009A6D40" w:rsidP="009A6D40">
      <w:pPr>
        <w:pStyle w:val="Standard"/>
        <w:rPr>
          <w:rFonts w:asciiTheme="minorHAnsi" w:hAnsiTheme="minorHAnsi" w:cstheme="minorHAnsi"/>
          <w:b/>
          <w:bCs/>
          <w:sz w:val="28"/>
          <w:szCs w:val="28"/>
          <w:lang w:val="nl-NL"/>
        </w:rPr>
      </w:pPr>
    </w:p>
    <w:p w14:paraId="2BFB29AC" w14:textId="77777777" w:rsidR="009A6D40" w:rsidRPr="00E867B8" w:rsidRDefault="009A6D40" w:rsidP="009A6D40">
      <w:pPr>
        <w:pStyle w:val="Standard"/>
        <w:rPr>
          <w:rFonts w:asciiTheme="minorHAnsi" w:hAnsiTheme="minorHAnsi" w:cstheme="minorHAnsi"/>
          <w:b/>
          <w:bCs/>
          <w:sz w:val="28"/>
          <w:szCs w:val="28"/>
          <w:lang w:val="nl-NL"/>
        </w:rPr>
      </w:pPr>
    </w:p>
    <w:p w14:paraId="5D7A6747" w14:textId="77777777" w:rsidR="009A6D40" w:rsidRPr="00E867B8" w:rsidRDefault="009A6D40" w:rsidP="009A6D40">
      <w:pPr>
        <w:pStyle w:val="Standard"/>
        <w:rPr>
          <w:rFonts w:asciiTheme="minorHAnsi" w:hAnsiTheme="minorHAnsi" w:cstheme="minorHAnsi"/>
          <w:b/>
          <w:bCs/>
          <w:sz w:val="28"/>
          <w:szCs w:val="28"/>
          <w:lang w:val="nl-NL"/>
        </w:rPr>
      </w:pPr>
    </w:p>
    <w:p w14:paraId="3BD8E6AF" w14:textId="506716FC"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Wanneer Current audit null is, wordt de spinner weergegeven, en andersom. Wanneer CurrentAudit door een methode aangepast wordt en deze ineens wel of niet null wordt, wordt de if-else opnieuw gecheckt. Dit kan </w:t>
      </w:r>
      <w:r w:rsidR="00C90955" w:rsidRPr="00E867B8">
        <w:rPr>
          <w:rFonts w:asciiTheme="minorHAnsi" w:hAnsiTheme="minorHAnsi" w:cstheme="minorHAnsi"/>
          <w:lang w:val="nl-NL"/>
        </w:rPr>
        <w:t>ervoor</w:t>
      </w:r>
      <w:r w:rsidRPr="00E867B8">
        <w:rPr>
          <w:rFonts w:asciiTheme="minorHAnsi" w:hAnsiTheme="minorHAnsi" w:cstheme="minorHAnsi"/>
          <w:lang w:val="nl-NL"/>
        </w:rPr>
        <w:t xml:space="preserve"> zorgen dat de tabel dan weer wel of niet zichtbaar wordt. Voorheen moesten voor het opnieuw doen van die validatie aparte functies geschreven worden. Inline Razor maakt het werk van de developer hiermee een stuk makkelijker.</w:t>
      </w:r>
    </w:p>
    <w:p w14:paraId="0B16A3E4" w14:textId="77777777" w:rsidR="009A6D40" w:rsidRPr="00E867B8" w:rsidRDefault="009A6D40" w:rsidP="009A6D40">
      <w:pPr>
        <w:pStyle w:val="Standard"/>
        <w:rPr>
          <w:rFonts w:asciiTheme="minorHAnsi" w:hAnsiTheme="minorHAnsi" w:cstheme="minorHAnsi"/>
          <w:lang w:val="nl-NL"/>
        </w:rPr>
      </w:pPr>
    </w:p>
    <w:p w14:paraId="7E9A0CE9" w14:textId="77777777" w:rsidR="009A6D40" w:rsidRPr="00E867B8" w:rsidRDefault="009A6D40" w:rsidP="009A6D40">
      <w:pPr>
        <w:pStyle w:val="Standard"/>
        <w:rPr>
          <w:rFonts w:asciiTheme="minorHAnsi" w:hAnsiTheme="minorHAnsi" w:cstheme="minorHAnsi"/>
          <w:lang w:val="nl-NL"/>
        </w:rPr>
      </w:pPr>
    </w:p>
    <w:p w14:paraId="76EE317D"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Databinding speelt binnen Blazor ook een grote rol en zorgt wederom voor gemak van de developer.</w:t>
      </w:r>
    </w:p>
    <w:p w14:paraId="2AED8983" w14:textId="77777777" w:rsidR="009A6D40" w:rsidRPr="00E867B8" w:rsidRDefault="009A6D40" w:rsidP="009A6D40">
      <w:pPr>
        <w:pStyle w:val="Standard"/>
        <w:rPr>
          <w:rFonts w:asciiTheme="minorHAnsi" w:hAnsiTheme="minorHAnsi" w:cstheme="minorHAnsi"/>
          <w:lang w:val="nl-NL"/>
        </w:rPr>
      </w:pPr>
    </w:p>
    <w:p w14:paraId="75C13F3A" w14:textId="77777777" w:rsidR="009A6D40" w:rsidRPr="00E867B8" w:rsidRDefault="009A6D40" w:rsidP="009A6D40">
      <w:pPr>
        <w:pStyle w:val="Standard"/>
        <w:rPr>
          <w:rFonts w:asciiTheme="minorHAnsi" w:hAnsiTheme="minorHAnsi" w:cstheme="minorHAnsi"/>
          <w:lang w:val="nl-NL"/>
        </w:rPr>
      </w:pPr>
      <w:r w:rsidRPr="00E867B8">
        <w:rPr>
          <w:noProof/>
          <w:lang w:val="nl-NL"/>
        </w:rPr>
        <w:lastRenderedPageBreak/>
        <mc:AlternateContent>
          <mc:Choice Requires="wps">
            <w:drawing>
              <wp:anchor distT="0" distB="0" distL="114300" distR="114300" simplePos="0" relativeHeight="251677696" behindDoc="0" locked="0" layoutInCell="1" allowOverlap="1" wp14:anchorId="0A541EE5" wp14:editId="5831EF89">
                <wp:simplePos x="0" y="0"/>
                <wp:positionH relativeFrom="column">
                  <wp:posOffset>0</wp:posOffset>
                </wp:positionH>
                <wp:positionV relativeFrom="paragraph">
                  <wp:posOffset>1951990</wp:posOffset>
                </wp:positionV>
                <wp:extent cx="611949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67C5C2B" w14:textId="35F2E620" w:rsidR="009A6D40" w:rsidRPr="003803C4" w:rsidRDefault="00702720" w:rsidP="009A6D40">
                            <w:pPr>
                              <w:pStyle w:val="Bijschrift"/>
                              <w:jc w:val="center"/>
                              <w:rPr>
                                <w:rFonts w:eastAsia="Segoe UI" w:cstheme="minorHAnsi"/>
                                <w:noProof/>
                                <w:color w:val="000000"/>
                                <w:kern w:val="3"/>
                                <w:sz w:val="24"/>
                                <w:szCs w:val="24"/>
                                <w:lang w:val="nl-NL" w:eastAsia="zh-CN" w:bidi="hi-IN"/>
                              </w:rPr>
                            </w:pPr>
                            <w:bookmarkStart w:id="50" w:name="_Hlk120612437"/>
                            <w:bookmarkEnd w:id="50"/>
                            <w:r>
                              <w:rPr>
                                <w:lang w:val="en-GB"/>
                              </w:rPr>
                              <w:t xml:space="preserve">Figuur 13: </w:t>
                            </w:r>
                            <w:r w:rsidR="009A6D40">
                              <w:t xml:space="preserve">In-line databinding en eventhandler </w:t>
                            </w:r>
                            <w:fldSimple w:instr=" SEQ In-line_databinding_en_eventhandler \* ARABIC ">
                              <w:r w:rsidR="009A6D4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1EE5" id="Tekstvak 30" o:spid="_x0000_s1036" type="#_x0000_t202" style="position:absolute;margin-left:0;margin-top:153.7pt;width:481.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b8GgIAAEAEAAAOAAAAZHJzL2Uyb0RvYy54bWysU8Fu2zAMvQ/YPwi6L066NVi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" stroked="f">
                <v:textbox style="mso-fit-shape-to-text:t" inset="0,0,0,0">
                  <w:txbxContent>
                    <w:p w14:paraId="267C5C2B" w14:textId="35F2E620" w:rsidR="009A6D40" w:rsidRPr="003803C4" w:rsidRDefault="00702720" w:rsidP="009A6D40">
                      <w:pPr>
                        <w:pStyle w:val="Bijschrift"/>
                        <w:jc w:val="center"/>
                        <w:rPr>
                          <w:rFonts w:eastAsia="Segoe UI" w:cstheme="minorHAnsi"/>
                          <w:noProof/>
                          <w:color w:val="000000"/>
                          <w:kern w:val="3"/>
                          <w:sz w:val="24"/>
                          <w:szCs w:val="24"/>
                          <w:lang w:val="nl-NL" w:eastAsia="zh-CN" w:bidi="hi-IN"/>
                        </w:rPr>
                      </w:pPr>
                      <w:bookmarkStart w:id="51" w:name="_Hlk120612437"/>
                      <w:bookmarkEnd w:id="51"/>
                      <w:r>
                        <w:rPr>
                          <w:lang w:val="en-GB"/>
                        </w:rPr>
                        <w:t xml:space="preserve">Figuur 13: </w:t>
                      </w:r>
                      <w:r w:rsidR="009A6D40">
                        <w:t xml:space="preserve">In-line databinding en eventhandler </w:t>
                      </w:r>
                      <w:fldSimple w:instr=" SEQ In-line_databinding_en_eventhandler \* ARABIC ">
                        <w:r w:rsidR="009A6D40">
                          <w:rPr>
                            <w:noProof/>
                          </w:rPr>
                          <w:t>1</w:t>
                        </w:r>
                      </w:fldSimple>
                    </w:p>
                  </w:txbxContent>
                </v:textbox>
                <w10:wrap type="square"/>
              </v:shape>
            </w:pict>
          </mc:Fallback>
        </mc:AlternateContent>
      </w:r>
      <w:r w:rsidRPr="00E867B8">
        <w:rPr>
          <w:rFonts w:asciiTheme="minorHAnsi" w:hAnsiTheme="minorHAnsi" w:cstheme="minorHAnsi"/>
          <w:noProof/>
          <w:lang w:val="nl-NL"/>
        </w:rPr>
        <w:drawing>
          <wp:anchor distT="0" distB="0" distL="114300" distR="114300" simplePos="0" relativeHeight="251674624" behindDoc="0" locked="0" layoutInCell="1" allowOverlap="1" wp14:anchorId="0EBF4B64" wp14:editId="5BBBEF07">
            <wp:simplePos x="0" y="0"/>
            <wp:positionH relativeFrom="column">
              <wp:align>center</wp:align>
            </wp:positionH>
            <wp:positionV relativeFrom="paragraph">
              <wp:align>top</wp:align>
            </wp:positionV>
            <wp:extent cx="6119987" cy="1895368"/>
            <wp:effectExtent l="0" t="0" r="0" b="0"/>
            <wp:wrapSquare wrapText="bothSides"/>
            <wp:docPr id="31" name="Image1" descr="Afbeelding met tekst, binnen, schermafbeelding, scherm&#10;&#10;Automatisch gegenereerde beschrijving"/>
            <wp:cNvGraphicFramePr/>
            <a:graphic xmlns:a="http://schemas.openxmlformats.org/drawingml/2006/main">
              <a:graphicData uri="http://schemas.openxmlformats.org/drawingml/2006/picture">
                <pic:pic xmlns:pic="http://schemas.openxmlformats.org/drawingml/2006/picture">
                  <pic:nvPicPr>
                    <pic:cNvPr id="15" name="Image1" descr="Afbeelding met tekst, binnen, schermafbeelding, scherm&#10;&#10;Automatisch gegenereerde beschrijving"/>
                    <pic:cNvPicPr/>
                  </pic:nvPicPr>
                  <pic:blipFill>
                    <a:blip r:embed="rId29">
                      <a:lum/>
                      <a:alphaModFix/>
                    </a:blip>
                    <a:srcRect/>
                    <a:stretch>
                      <a:fillRect/>
                    </a:stretch>
                  </pic:blipFill>
                  <pic:spPr>
                    <a:xfrm>
                      <a:off x="0" y="0"/>
                      <a:ext cx="6119987" cy="1895368"/>
                    </a:xfrm>
                    <a:prstGeom prst="rect">
                      <a:avLst/>
                    </a:prstGeom>
                  </pic:spPr>
                </pic:pic>
              </a:graphicData>
            </a:graphic>
          </wp:anchor>
        </w:drawing>
      </w:r>
      <w:r w:rsidRPr="00E867B8">
        <w:rPr>
          <w:rFonts w:asciiTheme="minorHAnsi" w:hAnsiTheme="minorHAnsi" w:cstheme="minorHAnsi"/>
          <w:lang w:val="nl-NL"/>
        </w:rPr>
        <w:tab/>
      </w:r>
    </w:p>
    <w:p w14:paraId="11A38FB5"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Zo kan er makkelijk aangegeven worden wat een value van, in dit geval, een spinbox is. Ook kan daarbij meteen aangegeven worden welke methode er aangeroepen moet worden in het geval van een aanpassing van die value. Ook in dit geval weer, wanneer </w:t>
      </w:r>
      <w:r w:rsidRPr="00E867B8">
        <w:rPr>
          <w:rFonts w:asciiTheme="minorHAnsi" w:hAnsiTheme="minorHAnsi" w:cstheme="minorHAnsi"/>
          <w:sz w:val="19"/>
          <w:shd w:val="clear" w:color="auto" w:fill="EEEEEE"/>
          <w:lang w:val="nl-NL"/>
        </w:rPr>
        <w:t>count</w:t>
      </w:r>
      <w:r w:rsidRPr="00E867B8">
        <w:rPr>
          <w:rFonts w:asciiTheme="minorHAnsi" w:hAnsiTheme="minorHAnsi" w:cstheme="minorHAnsi"/>
          <w:lang w:val="nl-NL"/>
        </w:rPr>
        <w:t xml:space="preserve"> aangepast wordt, wordt dit ook in de UI aangepast.</w:t>
      </w:r>
    </w:p>
    <w:p w14:paraId="4ACCBB24" w14:textId="77777777" w:rsidR="009A6D40" w:rsidRPr="00E867B8" w:rsidRDefault="009A6D40" w:rsidP="009A6D40">
      <w:pPr>
        <w:pStyle w:val="Standard"/>
        <w:rPr>
          <w:rFonts w:asciiTheme="minorHAnsi" w:hAnsiTheme="minorHAnsi" w:cstheme="minorHAnsi"/>
          <w:lang w:val="nl-NL"/>
        </w:rPr>
      </w:pPr>
    </w:p>
    <w:p w14:paraId="2B342A3F" w14:textId="77777777" w:rsidR="009A6D40" w:rsidRPr="00E867B8" w:rsidRDefault="009A6D40" w:rsidP="009A6D40">
      <w:pPr>
        <w:pStyle w:val="Standard"/>
        <w:rPr>
          <w:rFonts w:asciiTheme="minorHAnsi" w:hAnsiTheme="minorHAnsi" w:cstheme="minorHAnsi"/>
          <w:lang w:val="nl-NL"/>
        </w:rPr>
      </w:pPr>
    </w:p>
    <w:p w14:paraId="0B458862" w14:textId="77777777" w:rsidR="009A6D40" w:rsidRPr="00E867B8" w:rsidRDefault="009A6D40" w:rsidP="009A6D40">
      <w:pPr>
        <w:pStyle w:val="Standard"/>
        <w:rPr>
          <w:rFonts w:asciiTheme="minorHAnsi" w:hAnsiTheme="minorHAnsi" w:cstheme="minorHAnsi"/>
          <w:lang w:val="nl-NL"/>
        </w:rPr>
      </w:pPr>
    </w:p>
    <w:p w14:paraId="058DD4BF" w14:textId="6AFB0F19" w:rsidR="009A6D40" w:rsidRPr="00E867B8" w:rsidRDefault="00526550" w:rsidP="009A6D40">
      <w:pPr>
        <w:pStyle w:val="Kop3"/>
        <w:rPr>
          <w:lang w:val="nl-NL"/>
        </w:rPr>
      </w:pPr>
      <w:bookmarkStart w:id="52" w:name="_Toc124757304"/>
      <w:r w:rsidRPr="00E867B8">
        <w:rPr>
          <w:lang w:val="nl-NL"/>
        </w:rPr>
        <w:t>1.2.3.</w:t>
      </w:r>
      <w:r w:rsidR="00AC7E8F">
        <w:rPr>
          <w:lang w:val="nl-NL"/>
        </w:rPr>
        <w:t>5</w:t>
      </w:r>
      <w:r w:rsidRPr="00E867B8">
        <w:rPr>
          <w:lang w:val="nl-NL"/>
        </w:rPr>
        <w:t xml:space="preserve"> </w:t>
      </w:r>
      <w:r w:rsidR="009A6D40" w:rsidRPr="00E867B8">
        <w:rPr>
          <w:lang w:val="nl-NL"/>
        </w:rPr>
        <w:t>Components</w:t>
      </w:r>
      <w:bookmarkEnd w:id="52"/>
    </w:p>
    <w:p w14:paraId="2D275F42" w14:textId="77777777" w:rsidR="009A6D40" w:rsidRPr="00E867B8" w:rsidRDefault="009A6D40" w:rsidP="009A6D40">
      <w:pPr>
        <w:pStyle w:val="Standard"/>
        <w:rPr>
          <w:rFonts w:asciiTheme="minorHAnsi" w:hAnsiTheme="minorHAnsi" w:cstheme="minorHAnsi"/>
          <w:lang w:val="nl-NL"/>
        </w:rPr>
      </w:pPr>
    </w:p>
    <w:p w14:paraId="5A7E1F79" w14:textId="7412C991"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Zoals genoemd is kan een Blazor component voor verschillende doeleinden worden gebruikt. </w:t>
      </w:r>
      <w:r w:rsidR="00526550" w:rsidRPr="00E867B8">
        <w:rPr>
          <w:rFonts w:asciiTheme="minorHAnsi" w:hAnsiTheme="minorHAnsi" w:cstheme="minorHAnsi"/>
          <w:lang w:val="nl-NL"/>
        </w:rPr>
        <w:t>In het prototype worden de components voornamelijk als pagina’s gebruikt. Echter</w:t>
      </w:r>
      <w:r w:rsidRPr="00E867B8">
        <w:rPr>
          <w:rFonts w:asciiTheme="minorHAnsi" w:hAnsiTheme="minorHAnsi" w:cstheme="minorHAnsi"/>
          <w:lang w:val="nl-NL"/>
        </w:rPr>
        <w:t xml:space="preserve"> wann</w:t>
      </w:r>
      <w:r w:rsidR="00526550" w:rsidRPr="00E867B8">
        <w:rPr>
          <w:rFonts w:asciiTheme="minorHAnsi" w:hAnsiTheme="minorHAnsi" w:cstheme="minorHAnsi"/>
          <w:lang w:val="nl-NL"/>
        </w:rPr>
        <w:t>e</w:t>
      </w:r>
      <w:r w:rsidRPr="00E867B8">
        <w:rPr>
          <w:rFonts w:asciiTheme="minorHAnsi" w:hAnsiTheme="minorHAnsi" w:cstheme="minorHAnsi"/>
          <w:lang w:val="nl-NL"/>
        </w:rPr>
        <w:t xml:space="preserve">er er een bepaald stuk </w:t>
      </w:r>
      <w:r w:rsidR="00526550" w:rsidRPr="00E867B8">
        <w:rPr>
          <w:rFonts w:asciiTheme="minorHAnsi" w:hAnsiTheme="minorHAnsi" w:cstheme="minorHAnsi"/>
          <w:lang w:val="nl-NL"/>
        </w:rPr>
        <w:t>HTML-</w:t>
      </w:r>
      <w:r w:rsidRPr="00E867B8">
        <w:rPr>
          <w:rFonts w:asciiTheme="minorHAnsi" w:hAnsiTheme="minorHAnsi" w:cstheme="minorHAnsi"/>
          <w:lang w:val="nl-NL"/>
        </w:rPr>
        <w:t xml:space="preserve">code vaker voorkomt binnen </w:t>
      </w:r>
      <w:r w:rsidR="00526550" w:rsidRPr="00E867B8">
        <w:rPr>
          <w:rFonts w:asciiTheme="minorHAnsi" w:hAnsiTheme="minorHAnsi" w:cstheme="minorHAnsi"/>
          <w:lang w:val="nl-NL"/>
        </w:rPr>
        <w:t>het prototype</w:t>
      </w:r>
      <w:r w:rsidRPr="00E867B8">
        <w:rPr>
          <w:rFonts w:asciiTheme="minorHAnsi" w:hAnsiTheme="minorHAnsi" w:cstheme="minorHAnsi"/>
          <w:lang w:val="nl-NL"/>
        </w:rPr>
        <w:t xml:space="preserve">, kan het makkelijk zijn deze te hergebruiken als component. Ik heb bijvoorbeeld een LoadSpinner die ik op elke pagina gebruik. Ik zou </w:t>
      </w:r>
      <w:r w:rsidR="00C90955" w:rsidRPr="00E867B8">
        <w:rPr>
          <w:rFonts w:asciiTheme="minorHAnsi" w:hAnsiTheme="minorHAnsi" w:cstheme="minorHAnsi"/>
          <w:lang w:val="nl-NL"/>
        </w:rPr>
        <w:t>ervoor</w:t>
      </w:r>
      <w:r w:rsidRPr="00E867B8">
        <w:rPr>
          <w:rFonts w:asciiTheme="minorHAnsi" w:hAnsiTheme="minorHAnsi" w:cstheme="minorHAnsi"/>
          <w:lang w:val="nl-NL"/>
        </w:rPr>
        <w:t xml:space="preserve"> kunnen kiezen steeds dezelfde html code opnieuw te schrijven. Maar door deze in een component te zetten hoef ik steeds maar </w:t>
      </w:r>
      <w:r w:rsidR="00C90955" w:rsidRPr="00E867B8">
        <w:rPr>
          <w:rFonts w:asciiTheme="minorHAnsi" w:hAnsiTheme="minorHAnsi" w:cstheme="minorHAnsi"/>
          <w:lang w:val="nl-NL"/>
        </w:rPr>
        <w:t>de component</w:t>
      </w:r>
      <w:r w:rsidRPr="00E867B8">
        <w:rPr>
          <w:rFonts w:asciiTheme="minorHAnsi" w:hAnsiTheme="minorHAnsi" w:cstheme="minorHAnsi"/>
          <w:lang w:val="nl-NL"/>
        </w:rPr>
        <w:t xml:space="preserve"> aan te roepen om de spinner weer te geven.</w:t>
      </w:r>
    </w:p>
    <w:p w14:paraId="338A3D26" w14:textId="77777777" w:rsidR="009A6D40" w:rsidRPr="00E867B8" w:rsidRDefault="009A6D40" w:rsidP="009A6D40">
      <w:pPr>
        <w:pStyle w:val="Standard"/>
        <w:rPr>
          <w:rFonts w:asciiTheme="minorHAnsi" w:hAnsiTheme="minorHAnsi" w:cstheme="minorHAnsi"/>
          <w:lang w:val="nl-NL"/>
        </w:rPr>
      </w:pPr>
    </w:p>
    <w:p w14:paraId="5958ACA0" w14:textId="77777777" w:rsidR="009A6D40" w:rsidRPr="00E867B8" w:rsidRDefault="009A6D40" w:rsidP="009A6D40">
      <w:pPr>
        <w:pStyle w:val="Standard"/>
        <w:rPr>
          <w:rFonts w:asciiTheme="minorHAnsi" w:hAnsiTheme="minorHAnsi" w:cstheme="minorHAnsi"/>
          <w:lang w:val="nl-NL"/>
        </w:rPr>
      </w:pPr>
    </w:p>
    <w:p w14:paraId="39E35D74"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noProof/>
          <w:lang w:val="nl-NL"/>
        </w:rPr>
        <mc:AlternateContent>
          <mc:Choice Requires="wps">
            <w:drawing>
              <wp:anchor distT="0" distB="0" distL="114300" distR="114300" simplePos="0" relativeHeight="251672576" behindDoc="0" locked="0" layoutInCell="1" allowOverlap="1" wp14:anchorId="53CDC61E" wp14:editId="1836604A">
                <wp:simplePos x="0" y="0"/>
                <wp:positionH relativeFrom="margin">
                  <wp:align>center</wp:align>
                </wp:positionH>
                <wp:positionV relativeFrom="paragraph">
                  <wp:posOffset>7901</wp:posOffset>
                </wp:positionV>
                <wp:extent cx="3561715" cy="409575"/>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3561715" cy="409575"/>
                        </a:xfrm>
                        <a:prstGeom prst="rect">
                          <a:avLst/>
                        </a:prstGeom>
                        <a:ln>
                          <a:noFill/>
                          <a:prstDash/>
                        </a:ln>
                      </wps:spPr>
                      <wps:txbx>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32F66B6F" w:rsidR="009A6D40" w:rsidRDefault="00702720" w:rsidP="009A6D40">
                            <w:pPr>
                              <w:pStyle w:val="Figure"/>
                              <w:jc w:val="center"/>
                            </w:pPr>
                            <w:r>
                              <w:rPr>
                                <w:rFonts w:asciiTheme="minorHAnsi" w:eastAsiaTheme="minorHAnsi" w:hAnsiTheme="minorHAnsi" w:cstheme="minorBidi"/>
                                <w:color w:val="44546A" w:themeColor="text2"/>
                                <w:kern w:val="0"/>
                                <w:sz w:val="18"/>
                                <w:szCs w:val="18"/>
                                <w:lang w:val="en-GB" w:eastAsia="en-US" w:bidi="ar-SA"/>
                              </w:rPr>
                              <w:t>Figuur 14: HTML</w:t>
                            </w:r>
                            <w:r w:rsidR="009A6D40" w:rsidRPr="00C731BE">
                              <w:rPr>
                                <w:rFonts w:asciiTheme="minorHAnsi" w:eastAsiaTheme="minorHAnsi" w:hAnsiTheme="minorHAnsi" w:cstheme="minorBidi"/>
                                <w:color w:val="44546A" w:themeColor="text2"/>
                                <w:kern w:val="0"/>
                                <w:sz w:val="18"/>
                                <w:szCs w:val="18"/>
                                <w:lang w:val="en-NL" w:eastAsia="en-US" w:bidi="ar-SA"/>
                              </w:rPr>
                              <w:t xml:space="preserve"> voor LoadSpinner</w:t>
                            </w:r>
                          </w:p>
                        </w:txbxContent>
                      </wps:txbx>
                      <wps:bodyPr vert="horz" wrap="square" lIns="0" tIns="0" rIns="0" bIns="0" compatLnSpc="0">
                        <a:spAutoFit/>
                      </wps:bodyPr>
                    </wps:wsp>
                  </a:graphicData>
                </a:graphic>
                <wp14:sizeRelH relativeFrom="margin">
                  <wp14:pctWidth>0</wp14:pctWidth>
                </wp14:sizeRelH>
              </wp:anchor>
            </w:drawing>
          </mc:Choice>
          <mc:Fallback>
            <w:pict>
              <v:shape w14:anchorId="53CDC61E" id="Frame12" o:spid="_x0000_s1037" type="#_x0000_t202" style="position:absolute;margin-left:0;margin-top:.6pt;width:280.45pt;height:32.2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" filled="f" stroked="f">
                <v:textbox style="mso-fit-shape-to-text:t" inset="0,0,0,0">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32F66B6F" w:rsidR="009A6D40" w:rsidRDefault="00702720" w:rsidP="009A6D40">
                      <w:pPr>
                        <w:pStyle w:val="Figure"/>
                        <w:jc w:val="center"/>
                      </w:pPr>
                      <w:r>
                        <w:rPr>
                          <w:rFonts w:asciiTheme="minorHAnsi" w:eastAsiaTheme="minorHAnsi" w:hAnsiTheme="minorHAnsi" w:cstheme="minorBidi"/>
                          <w:color w:val="44546A" w:themeColor="text2"/>
                          <w:kern w:val="0"/>
                          <w:sz w:val="18"/>
                          <w:szCs w:val="18"/>
                          <w:lang w:val="en-GB" w:eastAsia="en-US" w:bidi="ar-SA"/>
                        </w:rPr>
                        <w:t>Figuur 14: HTML</w:t>
                      </w:r>
                      <w:r w:rsidR="009A6D40" w:rsidRPr="00C731BE">
                        <w:rPr>
                          <w:rFonts w:asciiTheme="minorHAnsi" w:eastAsiaTheme="minorHAnsi" w:hAnsiTheme="minorHAnsi" w:cstheme="minorBidi"/>
                          <w:color w:val="44546A" w:themeColor="text2"/>
                          <w:kern w:val="0"/>
                          <w:sz w:val="18"/>
                          <w:szCs w:val="18"/>
                          <w:lang w:val="en-NL" w:eastAsia="en-US" w:bidi="ar-SA"/>
                        </w:rPr>
                        <w:t xml:space="preserve"> voor LoadSpinner</w:t>
                      </w:r>
                    </w:p>
                  </w:txbxContent>
                </v:textbox>
                <w10:wrap type="square" anchorx="margin"/>
              </v:shape>
            </w:pict>
          </mc:Fallback>
        </mc:AlternateContent>
      </w:r>
    </w:p>
    <w:p w14:paraId="6284F11F" w14:textId="77777777" w:rsidR="009A6D40" w:rsidRPr="00E867B8" w:rsidRDefault="009A6D40" w:rsidP="009A6D40">
      <w:pPr>
        <w:pStyle w:val="Standard"/>
        <w:rPr>
          <w:rFonts w:asciiTheme="minorHAnsi" w:hAnsiTheme="minorHAnsi" w:cstheme="minorHAnsi"/>
          <w:b/>
          <w:bCs/>
          <w:sz w:val="28"/>
          <w:szCs w:val="28"/>
          <w:lang w:val="nl-NL"/>
        </w:rPr>
      </w:pPr>
    </w:p>
    <w:p w14:paraId="21232521" w14:textId="77777777" w:rsidR="009A6D40" w:rsidRPr="00E867B8" w:rsidRDefault="009A6D40" w:rsidP="009A6D40">
      <w:pPr>
        <w:pStyle w:val="Standard"/>
        <w:rPr>
          <w:rFonts w:asciiTheme="minorHAnsi" w:hAnsiTheme="minorHAnsi" w:cstheme="minorHAnsi"/>
          <w:b/>
          <w:bCs/>
          <w:sz w:val="28"/>
          <w:szCs w:val="28"/>
          <w:lang w:val="nl-NL"/>
        </w:rPr>
      </w:pPr>
    </w:p>
    <w:p w14:paraId="5C5427EC" w14:textId="77777777" w:rsidR="009A6D40" w:rsidRPr="00E867B8" w:rsidRDefault="009A6D40" w:rsidP="009A6D40">
      <w:pPr>
        <w:pStyle w:val="Standard"/>
        <w:rPr>
          <w:rFonts w:asciiTheme="minorHAnsi" w:hAnsiTheme="minorHAnsi" w:cstheme="minorHAnsi"/>
          <w:b/>
          <w:bCs/>
          <w:sz w:val="28"/>
          <w:szCs w:val="28"/>
          <w:lang w:val="nl-NL"/>
        </w:rPr>
      </w:pPr>
    </w:p>
    <w:p w14:paraId="238C66C5" w14:textId="77777777" w:rsidR="009A6D40" w:rsidRPr="00E867B8" w:rsidRDefault="009A6D40" w:rsidP="009A6D40">
      <w:pPr>
        <w:pStyle w:val="Standard"/>
        <w:rPr>
          <w:rFonts w:asciiTheme="minorHAnsi" w:hAnsiTheme="minorHAnsi" w:cstheme="minorHAnsi"/>
          <w:b/>
          <w:bCs/>
          <w:sz w:val="28"/>
          <w:szCs w:val="28"/>
          <w:lang w:val="nl-NL"/>
        </w:rPr>
      </w:pPr>
    </w:p>
    <w:p w14:paraId="5C4F6BD5"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b/>
          <w:bCs/>
          <w:noProof/>
          <w:sz w:val="28"/>
          <w:szCs w:val="28"/>
          <w:lang w:val="nl-NL"/>
        </w:rPr>
        <mc:AlternateContent>
          <mc:Choice Requires="wps">
            <w:drawing>
              <wp:anchor distT="0" distB="0" distL="114300" distR="114300" simplePos="0" relativeHeight="251673600" behindDoc="0" locked="0" layoutInCell="1" allowOverlap="1" wp14:anchorId="7918C63B" wp14:editId="4679ACFC">
                <wp:simplePos x="0" y="0"/>
                <wp:positionH relativeFrom="column">
                  <wp:align>center</wp:align>
                </wp:positionH>
                <wp:positionV relativeFrom="paragraph">
                  <wp:align>top</wp:align>
                </wp:positionV>
                <wp:extent cx="3591031" cy="190469"/>
                <wp:effectExtent l="0" t="0" r="0" b="0"/>
                <wp:wrapSquare wrapText="bothSides"/>
                <wp:docPr id="24" name="Frame13"/>
                <wp:cNvGraphicFramePr/>
                <a:graphic xmlns:a="http://schemas.openxmlformats.org/drawingml/2006/main">
                  <a:graphicData uri="http://schemas.microsoft.com/office/word/2010/wordprocessingShape">
                    <wps:wsp>
                      <wps:cNvSpPr txBox="1"/>
                      <wps:spPr>
                        <a:xfrm>
                          <a:off x="0" y="0"/>
                          <a:ext cx="3591031" cy="190469"/>
                        </a:xfrm>
                        <a:prstGeom prst="rect">
                          <a:avLst/>
                        </a:prstGeom>
                        <a:ln>
                          <a:noFill/>
                          <a:prstDash/>
                        </a:ln>
                      </wps:spPr>
                      <wps:txbx>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0FD3A48F" w:rsidR="009A6D40" w:rsidRDefault="00702720" w:rsidP="009A6D40">
                            <w:pPr>
                              <w:pStyle w:val="Figure"/>
                              <w:jc w:val="center"/>
                            </w:pPr>
                            <w:r>
                              <w:rPr>
                                <w:rFonts w:asciiTheme="minorHAnsi" w:eastAsiaTheme="minorHAnsi" w:hAnsiTheme="minorHAnsi" w:cstheme="minorBidi"/>
                                <w:color w:val="44546A" w:themeColor="text2"/>
                                <w:kern w:val="0"/>
                                <w:sz w:val="18"/>
                                <w:szCs w:val="18"/>
                                <w:lang w:val="en-GB" w:eastAsia="en-US" w:bidi="ar-SA"/>
                              </w:rPr>
                              <w:t xml:space="preserve">Figuur 15: </w:t>
                            </w:r>
                            <w:r w:rsidR="009A6D40" w:rsidRPr="00C731BE">
                              <w:rPr>
                                <w:rFonts w:asciiTheme="minorHAnsi" w:eastAsiaTheme="minorHAnsi" w:hAnsiTheme="minorHAnsi" w:cstheme="minorBidi"/>
                                <w:color w:val="44546A" w:themeColor="text2"/>
                                <w:kern w:val="0"/>
                                <w:sz w:val="18"/>
                                <w:szCs w:val="18"/>
                                <w:lang w:val="en-NL" w:eastAsia="en-US" w:bidi="ar-SA"/>
                              </w:rPr>
                              <w:t>Aanroepen LoadSpinner</w:t>
                            </w:r>
                          </w:p>
                        </w:txbxContent>
                      </wps:txbx>
                      <wps:bodyPr vert="horz" wrap="none" lIns="0" tIns="0" rIns="0" bIns="0" compatLnSpc="0">
                        <a:spAutoFit/>
                      </wps:bodyPr>
                    </wps:wsp>
                  </a:graphicData>
                </a:graphic>
              </wp:anchor>
            </w:drawing>
          </mc:Choice>
          <mc:Fallback>
            <w:pict>
              <v:shape w14:anchorId="7918C63B" id="Frame13" o:spid="_x0000_s1038" type="#_x0000_t202" style="position:absolute;margin-left:0;margin-top:0;width:282.75pt;height:15pt;z-index:2516736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" filled="f" stroked="f">
                <v:textbox style="mso-fit-shape-to-text:t" inset="0,0,0,0">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0FD3A48F" w:rsidR="009A6D40" w:rsidRDefault="00702720" w:rsidP="009A6D40">
                      <w:pPr>
                        <w:pStyle w:val="Figure"/>
                        <w:jc w:val="center"/>
                      </w:pPr>
                      <w:r>
                        <w:rPr>
                          <w:rFonts w:asciiTheme="minorHAnsi" w:eastAsiaTheme="minorHAnsi" w:hAnsiTheme="minorHAnsi" w:cstheme="minorBidi"/>
                          <w:color w:val="44546A" w:themeColor="text2"/>
                          <w:kern w:val="0"/>
                          <w:sz w:val="18"/>
                          <w:szCs w:val="18"/>
                          <w:lang w:val="en-GB" w:eastAsia="en-US" w:bidi="ar-SA"/>
                        </w:rPr>
                        <w:t xml:space="preserve">Figuur 15: </w:t>
                      </w:r>
                      <w:r w:rsidR="009A6D40" w:rsidRPr="00C731BE">
                        <w:rPr>
                          <w:rFonts w:asciiTheme="minorHAnsi" w:eastAsiaTheme="minorHAnsi" w:hAnsiTheme="minorHAnsi" w:cstheme="minorBidi"/>
                          <w:color w:val="44546A" w:themeColor="text2"/>
                          <w:kern w:val="0"/>
                          <w:sz w:val="18"/>
                          <w:szCs w:val="18"/>
                          <w:lang w:val="en-NL" w:eastAsia="en-US" w:bidi="ar-SA"/>
                        </w:rPr>
                        <w:t>Aanroepen LoadSpinner</w:t>
                      </w:r>
                    </w:p>
                  </w:txbxContent>
                </v:textbox>
                <w10:wrap type="square"/>
              </v:shape>
            </w:pict>
          </mc:Fallback>
        </mc:AlternateContent>
      </w:r>
    </w:p>
    <w:p w14:paraId="6DE8A32B" w14:textId="77777777" w:rsidR="009A6D40" w:rsidRPr="00E867B8" w:rsidRDefault="009A6D40" w:rsidP="009A6D40">
      <w:pPr>
        <w:pStyle w:val="Standard"/>
        <w:rPr>
          <w:rFonts w:asciiTheme="minorHAnsi" w:hAnsiTheme="minorHAnsi" w:cstheme="minorHAnsi"/>
          <w:lang w:val="nl-NL"/>
        </w:rPr>
      </w:pPr>
    </w:p>
    <w:p w14:paraId="10C88BD4" w14:textId="77777777" w:rsidR="009A6D40" w:rsidRPr="00E867B8" w:rsidRDefault="009A6D40" w:rsidP="009A6D40">
      <w:pPr>
        <w:pStyle w:val="Standard"/>
        <w:rPr>
          <w:rFonts w:asciiTheme="minorHAnsi" w:hAnsiTheme="minorHAnsi" w:cstheme="minorHAnsi"/>
          <w:lang w:val="nl-NL"/>
        </w:rPr>
      </w:pPr>
    </w:p>
    <w:p w14:paraId="78A90A5F" w14:textId="77777777" w:rsidR="009A6D40" w:rsidRPr="00E867B8" w:rsidRDefault="009A6D40" w:rsidP="009A6D40">
      <w:pPr>
        <w:pStyle w:val="Standard"/>
        <w:rPr>
          <w:rFonts w:asciiTheme="minorHAnsi" w:hAnsiTheme="minorHAnsi" w:cstheme="minorHAnsi"/>
          <w:lang w:val="nl-NL"/>
        </w:rPr>
      </w:pPr>
    </w:p>
    <w:p w14:paraId="07FFCDDC"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Dit zorgt niet alleen voor meer gemak bij de developer, het zorgt ook voor een betere onder houdbaarheid. Ik zie, behalve dit simpele voorbeeld van een spinner, veel mogelijkheden voor de toekomst. Zo kunnen er bijvoorbeeld ook components worden gemaakt voor de vaak terugkerende tabellen (met de daarbij horende parameters en opties).</w:t>
      </w:r>
    </w:p>
    <w:p w14:paraId="7B892166" w14:textId="77777777" w:rsidR="009A6D40" w:rsidRPr="00E867B8" w:rsidRDefault="009A6D40" w:rsidP="009A6D40">
      <w:pPr>
        <w:pStyle w:val="Standard"/>
        <w:rPr>
          <w:rFonts w:asciiTheme="minorHAnsi" w:hAnsiTheme="minorHAnsi" w:cstheme="minorHAnsi"/>
          <w:b/>
          <w:bCs/>
          <w:sz w:val="28"/>
          <w:szCs w:val="28"/>
          <w:lang w:val="nl-NL"/>
        </w:rPr>
      </w:pPr>
    </w:p>
    <w:p w14:paraId="56D333E6" w14:textId="77777777" w:rsidR="009A6D40" w:rsidRPr="00E867B8" w:rsidRDefault="009A6D40" w:rsidP="009A6D40">
      <w:pPr>
        <w:pStyle w:val="Kop2"/>
        <w:rPr>
          <w:lang w:val="nl-NL"/>
        </w:rPr>
      </w:pPr>
      <w:bookmarkStart w:id="53" w:name="_Toc124757305"/>
      <w:r w:rsidRPr="00E867B8">
        <w:rPr>
          <w:lang w:val="nl-NL"/>
        </w:rPr>
        <w:lastRenderedPageBreak/>
        <w:t>Conclusie</w:t>
      </w:r>
      <w:bookmarkEnd w:id="53"/>
    </w:p>
    <w:p w14:paraId="7F7AE37B" w14:textId="77777777" w:rsidR="009A6D40" w:rsidRPr="00E867B8" w:rsidRDefault="009A6D40" w:rsidP="009A6D40">
      <w:pPr>
        <w:pStyle w:val="Standard"/>
        <w:rPr>
          <w:rFonts w:asciiTheme="minorHAnsi" w:hAnsiTheme="minorHAnsi" w:cstheme="minorHAnsi"/>
          <w:lang w:val="nl-NL"/>
        </w:rPr>
      </w:pPr>
    </w:p>
    <w:p w14:paraId="2875D93A" w14:textId="2707267C" w:rsidR="009A6D40" w:rsidRPr="00E867B8" w:rsidRDefault="009A6D40" w:rsidP="009A6D40">
      <w:pPr>
        <w:pStyle w:val="Standard"/>
        <w:rPr>
          <w:rFonts w:asciiTheme="minorHAnsi" w:hAnsiTheme="minorHAnsi" w:cstheme="minorHAnsi"/>
          <w:lang w:val="nl-NL"/>
        </w:rPr>
      </w:pPr>
      <w:commentRangeStart w:id="54"/>
      <w:r w:rsidRPr="00E867B8">
        <w:rPr>
          <w:rFonts w:asciiTheme="minorHAnsi" w:hAnsiTheme="minorHAnsi" w:cstheme="minorHAnsi"/>
          <w:lang w:val="nl-NL"/>
        </w:rPr>
        <w:t xml:space="preserve">Door dit onderzoek ben ik veel te weten gekomen over het maken van een applicatie met Blazor. Zo ben ik </w:t>
      </w:r>
      <w:r w:rsidR="00C90955" w:rsidRPr="00E867B8">
        <w:rPr>
          <w:rFonts w:asciiTheme="minorHAnsi" w:hAnsiTheme="minorHAnsi" w:cstheme="minorHAnsi"/>
          <w:lang w:val="nl-NL"/>
        </w:rPr>
        <w:t>ervan</w:t>
      </w:r>
      <w:r w:rsidRPr="00E867B8">
        <w:rPr>
          <w:rFonts w:asciiTheme="minorHAnsi" w:hAnsiTheme="minorHAnsi" w:cstheme="minorHAnsi"/>
          <w:lang w:val="nl-NL"/>
        </w:rPr>
        <w:t xml:space="preserve"> overtuigd dat wij onze verouderde applicatie opnieuw kunnen bouwen door middel van Blazor en deze kunnen laten bouwen door enkel backend developers. Er is natuurlijk wel enige </w:t>
      </w:r>
      <w:r w:rsidR="00526550" w:rsidRPr="00E867B8">
        <w:rPr>
          <w:rFonts w:asciiTheme="minorHAnsi" w:hAnsiTheme="minorHAnsi" w:cstheme="minorHAnsi"/>
          <w:lang w:val="nl-NL"/>
        </w:rPr>
        <w:t xml:space="preserve">HTML </w:t>
      </w:r>
      <w:r w:rsidRPr="00E867B8">
        <w:rPr>
          <w:rFonts w:asciiTheme="minorHAnsi" w:hAnsiTheme="minorHAnsi" w:cstheme="minorHAnsi"/>
          <w:lang w:val="nl-NL"/>
        </w:rPr>
        <w:t xml:space="preserve">kennis vereist, maar er hoeven geen lastige front-end frameworks te worden aangeleerd. Tijdens het hele proces van het maken van mijn prototype voelde het constant alsof ik aan een regulier backend aan het werk was. Wanneer iemand de juiste kennis heeft van .NET, heeft Blazor een erg kleine leercurve. Het heeft mij oprecht verbaasd hoe weinig code er nodig was om dit prototype te maken, helemaal wanneer je de bulk aan code van onze JQuery-based applicatie </w:t>
      </w:r>
      <w:r w:rsidR="00C90955" w:rsidRPr="00E867B8">
        <w:rPr>
          <w:rFonts w:asciiTheme="minorHAnsi" w:hAnsiTheme="minorHAnsi" w:cstheme="minorHAnsi"/>
          <w:lang w:val="nl-NL"/>
        </w:rPr>
        <w:t>ernaast</w:t>
      </w:r>
      <w:r w:rsidRPr="00E867B8">
        <w:rPr>
          <w:rFonts w:asciiTheme="minorHAnsi" w:hAnsiTheme="minorHAnsi" w:cstheme="minorHAnsi"/>
          <w:lang w:val="nl-NL"/>
        </w:rPr>
        <w:t xml:space="preserve"> houdt.</w:t>
      </w:r>
      <w:commentRangeEnd w:id="54"/>
      <w:r w:rsidR="00526550" w:rsidRPr="00E867B8">
        <w:rPr>
          <w:rStyle w:val="Verwijzingopmerking"/>
          <w:rFonts w:asciiTheme="minorHAnsi" w:eastAsiaTheme="minorHAnsi" w:hAnsiTheme="minorHAnsi" w:cstheme="minorBidi"/>
          <w:color w:val="auto"/>
          <w:kern w:val="0"/>
          <w:lang w:val="nl-NL" w:eastAsia="en-US" w:bidi="ar-SA"/>
        </w:rPr>
        <w:commentReference w:id="54"/>
      </w:r>
    </w:p>
    <w:p w14:paraId="21D4DCA3"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60AD9786" w14:textId="0D72D497" w:rsidR="009A6D40" w:rsidRPr="00E867B8" w:rsidRDefault="00412DBC" w:rsidP="0009468B">
      <w:pPr>
        <w:pStyle w:val="Kop1"/>
        <w:rPr>
          <w:lang w:val="nl-NL"/>
        </w:rPr>
      </w:pPr>
      <w:bookmarkStart w:id="55" w:name="_Toc124757306"/>
      <w:r w:rsidRPr="00E867B8">
        <w:rPr>
          <w:lang w:val="nl-NL"/>
        </w:rPr>
        <w:t xml:space="preserve">1.3 </w:t>
      </w:r>
      <w:r w:rsidR="009A6D40" w:rsidRPr="00E867B8">
        <w:rPr>
          <w:lang w:val="nl-NL"/>
        </w:rPr>
        <w:t>Kan de gemaakte app in cache draaien, zodat er offline gewerkt kan worden?</w:t>
      </w:r>
      <w:bookmarkEnd w:id="55"/>
    </w:p>
    <w:p w14:paraId="7E9AE9E2" w14:textId="12EAF6EA" w:rsidR="009A6D40" w:rsidRPr="00E867B8" w:rsidRDefault="00526550" w:rsidP="009A6D40">
      <w:pPr>
        <w:pStyle w:val="Kop2"/>
        <w:rPr>
          <w:lang w:val="nl-NL"/>
        </w:rPr>
      </w:pPr>
      <w:bookmarkStart w:id="56" w:name="_Toc124757307"/>
      <w:r w:rsidRPr="00E867B8">
        <w:rPr>
          <w:lang w:val="nl-NL"/>
        </w:rPr>
        <w:t xml:space="preserve">1.3.1 </w:t>
      </w:r>
      <w:r w:rsidR="009A6D40" w:rsidRPr="00E867B8">
        <w:rPr>
          <w:lang w:val="nl-NL"/>
        </w:rPr>
        <w:t>Doel</w:t>
      </w:r>
      <w:bookmarkEnd w:id="56"/>
    </w:p>
    <w:p w14:paraId="180B8D1F" w14:textId="196C68F0" w:rsidR="009A6D40" w:rsidRPr="00E867B8" w:rsidRDefault="009A6D40" w:rsidP="009A6D40">
      <w:pPr>
        <w:pStyle w:val="Standard"/>
        <w:rPr>
          <w:rFonts w:ascii="Calibri" w:hAnsi="Calibri"/>
          <w:lang w:val="nl-NL"/>
        </w:rPr>
      </w:pPr>
      <w:r w:rsidRPr="00E867B8">
        <w:rPr>
          <w:rFonts w:ascii="Calibri" w:hAnsi="Calibri"/>
          <w:lang w:val="nl-NL"/>
        </w:rPr>
        <w:t xml:space="preserve">De gebruikers van </w:t>
      </w:r>
      <w:r w:rsidR="00526550" w:rsidRPr="00E867B8">
        <w:rPr>
          <w:rFonts w:ascii="Calibri" w:hAnsi="Calibri"/>
          <w:lang w:val="nl-NL"/>
        </w:rPr>
        <w:t>de applicatie</w:t>
      </w:r>
      <w:r w:rsidRPr="00E867B8">
        <w:rPr>
          <w:rFonts w:ascii="Calibri" w:hAnsi="Calibri"/>
          <w:lang w:val="nl-NL"/>
        </w:rPr>
        <w:t xml:space="preserve"> hebben niet altijd internetverbinding</w:t>
      </w:r>
      <w:r w:rsidR="00526550" w:rsidRPr="00E867B8">
        <w:rPr>
          <w:rFonts w:ascii="Calibri" w:hAnsi="Calibri"/>
          <w:lang w:val="nl-NL"/>
        </w:rPr>
        <w:t>.</w:t>
      </w:r>
      <w:r w:rsidRPr="00E867B8">
        <w:rPr>
          <w:rFonts w:ascii="Calibri" w:hAnsi="Calibri"/>
          <w:lang w:val="nl-NL"/>
        </w:rPr>
        <w:t xml:space="preserve"> </w:t>
      </w:r>
      <w:r w:rsidR="00526550" w:rsidRPr="00E867B8">
        <w:rPr>
          <w:rFonts w:ascii="Calibri" w:hAnsi="Calibri"/>
          <w:lang w:val="nl-NL"/>
        </w:rPr>
        <w:t>Z</w:t>
      </w:r>
      <w:r w:rsidRPr="00E867B8">
        <w:rPr>
          <w:rFonts w:ascii="Calibri" w:hAnsi="Calibri"/>
          <w:lang w:val="nl-NL"/>
        </w:rPr>
        <w:t xml:space="preserve">o lopen ze vaak in kelders en parkeergarages, waar het hebben van internet niet altijd gegarandeerd is. Ook kan het voorkomen dat gebruikers geen tablet hebben met een data abonnement. </w:t>
      </w:r>
    </w:p>
    <w:p w14:paraId="0E31A838" w14:textId="745EB2E1" w:rsidR="009A6D40" w:rsidRPr="00E867B8" w:rsidRDefault="009A6D40" w:rsidP="009A6D40">
      <w:pPr>
        <w:rPr>
          <w:lang w:val="nl-NL"/>
        </w:rPr>
      </w:pPr>
      <w:r w:rsidRPr="00E867B8">
        <w:rPr>
          <w:lang w:val="nl-NL"/>
        </w:rPr>
        <w:t xml:space="preserve">Toch moeten deze gebruikers </w:t>
      </w:r>
      <w:r w:rsidR="00526550" w:rsidRPr="00E867B8">
        <w:rPr>
          <w:lang w:val="nl-NL"/>
        </w:rPr>
        <w:t>de applicatie</w:t>
      </w:r>
      <w:r w:rsidRPr="00E867B8">
        <w:rPr>
          <w:lang w:val="nl-NL"/>
        </w:rPr>
        <w:t xml:space="preserve"> kunnen benaderen om zo  de lokale data te kunnen gebruiken. </w:t>
      </w:r>
      <w:r w:rsidR="00526550" w:rsidRPr="00E867B8">
        <w:rPr>
          <w:lang w:val="nl-NL"/>
        </w:rPr>
        <w:t>Om deze deelvraag te kunnen beantwoorden wordt er gekeken welke mogelijkheden er hiervoor zijn.</w:t>
      </w:r>
      <w:ins w:id="57" w:author="Olphen,Bas S.H.N. van" w:date="2023-01-11T14:10:00Z">
        <w:r w:rsidR="00E867B8" w:rsidRPr="00E867B8">
          <w:rPr>
            <w:lang w:val="nl-NL"/>
          </w:rPr>
          <w:t xml:space="preserve"> </w:t>
        </w:r>
      </w:ins>
      <w:r w:rsidRPr="00E867B8">
        <w:rPr>
          <w:lang w:val="nl-NL"/>
        </w:rPr>
        <w:t>Met dit onderzoek ga ik uitzoeken welke mogelijkheden hiervoor zijn.</w:t>
      </w:r>
    </w:p>
    <w:p w14:paraId="220F2A89" w14:textId="3E71AF48" w:rsidR="009A6D40" w:rsidRPr="00E867B8" w:rsidRDefault="00526550" w:rsidP="009A6D40">
      <w:pPr>
        <w:pStyle w:val="Kop2"/>
        <w:rPr>
          <w:lang w:val="nl-NL"/>
        </w:rPr>
      </w:pPr>
      <w:bookmarkStart w:id="58" w:name="_Toc124757308"/>
      <w:r w:rsidRPr="00E867B8">
        <w:rPr>
          <w:lang w:val="nl-NL"/>
        </w:rPr>
        <w:t xml:space="preserve">1.3.2 </w:t>
      </w:r>
      <w:r w:rsidR="009A6D40" w:rsidRPr="00E867B8">
        <w:rPr>
          <w:lang w:val="nl-NL"/>
        </w:rPr>
        <w:t>Strategie</w:t>
      </w:r>
      <w:bookmarkEnd w:id="58"/>
    </w:p>
    <w:p w14:paraId="3ADF9A78" w14:textId="77777777" w:rsidR="009A6D40" w:rsidRPr="00E867B8" w:rsidRDefault="009A6D40" w:rsidP="009A6D40">
      <w:pPr>
        <w:rPr>
          <w:lang w:val="nl-NL"/>
        </w:rPr>
      </w:pPr>
      <w:r w:rsidRPr="00E867B8">
        <w:rPr>
          <w:noProof/>
          <w:lang w:val="nl-NL"/>
        </w:rPr>
        <w:drawing>
          <wp:inline distT="0" distB="0" distL="0" distR="0" wp14:anchorId="79A74D72" wp14:editId="2252F824">
            <wp:extent cx="1390650" cy="762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0650" cy="762000"/>
                    </a:xfrm>
                    <a:prstGeom prst="rect">
                      <a:avLst/>
                    </a:prstGeom>
                    <a:noFill/>
                    <a:ln>
                      <a:noFill/>
                    </a:ln>
                  </pic:spPr>
                </pic:pic>
              </a:graphicData>
            </a:graphic>
          </wp:inline>
        </w:drawing>
      </w:r>
    </w:p>
    <w:p w14:paraId="2F35B91F" w14:textId="483C53C2" w:rsidR="009A6D40" w:rsidRPr="00E867B8" w:rsidRDefault="009A6D40" w:rsidP="009A6D40">
      <w:pPr>
        <w:rPr>
          <w:lang w:val="nl-NL"/>
        </w:rPr>
      </w:pPr>
      <w:r w:rsidRPr="00E867B8">
        <w:rPr>
          <w:lang w:val="nl-NL"/>
        </w:rPr>
        <w:t>Deze deelvraag wordt beantwoord met de hulp van Library</w:t>
      </w:r>
      <w:r w:rsidR="00526550" w:rsidRPr="00E867B8">
        <w:rPr>
          <w:lang w:val="nl-NL"/>
        </w:rPr>
        <w:t xml:space="preserve"> </w:t>
      </w:r>
      <w:r w:rsidRPr="00E867B8">
        <w:rPr>
          <w:lang w:val="nl-NL"/>
        </w:rPr>
        <w:t>(Literature study)</w:t>
      </w:r>
      <w:r w:rsidR="00526550" w:rsidRPr="00E867B8">
        <w:rPr>
          <w:lang w:val="nl-NL"/>
        </w:rPr>
        <w:t>. (Leg hier uit wat d</w:t>
      </w:r>
      <w:r w:rsidR="00477FEB" w:rsidRPr="00E867B8">
        <w:rPr>
          <w:lang w:val="nl-NL"/>
        </w:rPr>
        <w:t xml:space="preserve">it betekent). </w:t>
      </w:r>
      <w:r w:rsidRPr="00E867B8">
        <w:rPr>
          <w:lang w:val="nl-NL"/>
        </w:rPr>
        <w:t xml:space="preserve"> </w:t>
      </w:r>
      <w:r w:rsidR="00477FEB" w:rsidRPr="00E867B8">
        <w:rPr>
          <w:lang w:val="nl-NL"/>
        </w:rPr>
        <w:t>D</w:t>
      </w:r>
      <w:r w:rsidRPr="00E867B8">
        <w:rPr>
          <w:lang w:val="nl-NL"/>
        </w:rPr>
        <w:t xml:space="preserve">e vergaarde informatie </w:t>
      </w:r>
      <w:r w:rsidR="00477FEB" w:rsidRPr="00E867B8">
        <w:rPr>
          <w:lang w:val="nl-NL"/>
        </w:rPr>
        <w:t>wordt toegepast</w:t>
      </w:r>
      <w:r w:rsidR="00E867B8" w:rsidRPr="00E867B8">
        <w:rPr>
          <w:lang w:val="nl-NL"/>
        </w:rPr>
        <w:t xml:space="preserve"> </w:t>
      </w:r>
      <w:r w:rsidR="00477FEB" w:rsidRPr="00E867B8">
        <w:rPr>
          <w:lang w:val="nl-NL"/>
        </w:rPr>
        <w:t>in</w:t>
      </w:r>
      <w:r w:rsidRPr="00E867B8">
        <w:rPr>
          <w:lang w:val="nl-NL"/>
        </w:rPr>
        <w:t xml:space="preserve"> een prototype(Workshop).</w:t>
      </w:r>
    </w:p>
    <w:p w14:paraId="3B0BB7B3" w14:textId="2759B132" w:rsidR="009A6D40" w:rsidRPr="00E867B8" w:rsidRDefault="00526550" w:rsidP="009A6D40">
      <w:pPr>
        <w:pStyle w:val="Kop2"/>
        <w:rPr>
          <w:lang w:val="nl-NL"/>
        </w:rPr>
      </w:pPr>
      <w:bookmarkStart w:id="59" w:name="_Toc124757309"/>
      <w:r w:rsidRPr="00E867B8">
        <w:rPr>
          <w:lang w:val="nl-NL"/>
        </w:rPr>
        <w:t>1.3.3</w:t>
      </w:r>
      <w:r w:rsidR="009A6D40" w:rsidRPr="00E867B8">
        <w:rPr>
          <w:lang w:val="nl-NL"/>
        </w:rPr>
        <w:t>Uitwerking</w:t>
      </w:r>
      <w:bookmarkEnd w:id="59"/>
    </w:p>
    <w:p w14:paraId="4B9314E9" w14:textId="77777777" w:rsidR="009A6D40" w:rsidRPr="00E867B8" w:rsidRDefault="009A6D40" w:rsidP="009A6D40">
      <w:pPr>
        <w:rPr>
          <w:lang w:val="nl-NL"/>
        </w:rPr>
      </w:pPr>
    </w:p>
    <w:p w14:paraId="6496020A" w14:textId="30F5BE04" w:rsidR="009A6D40" w:rsidRPr="00E867B8" w:rsidRDefault="009A6D40" w:rsidP="009A6D40">
      <w:pPr>
        <w:rPr>
          <w:lang w:val="nl-NL"/>
        </w:rPr>
      </w:pPr>
      <w:r w:rsidRPr="00E867B8">
        <w:rPr>
          <w:lang w:val="nl-NL"/>
        </w:rPr>
        <w:t>Om meer inzicht te krijgen in welke mogelijkheden er zijn,</w:t>
      </w:r>
      <w:r w:rsidR="00477FEB" w:rsidRPr="00E867B8">
        <w:rPr>
          <w:lang w:val="nl-NL"/>
        </w:rPr>
        <w:t xml:space="preserve"> zullen er blogs en webpagina’s geraadpleegd worden.</w:t>
      </w:r>
    </w:p>
    <w:p w14:paraId="69D919D7" w14:textId="020328E2" w:rsidR="009A6D40" w:rsidRPr="00E867B8" w:rsidRDefault="00477FEB" w:rsidP="00E867B8">
      <w:pPr>
        <w:pStyle w:val="Kop3"/>
        <w:rPr>
          <w:lang w:val="nl-NL"/>
        </w:rPr>
      </w:pPr>
      <w:bookmarkStart w:id="60" w:name="_Toc124757310"/>
      <w:r w:rsidRPr="00E867B8">
        <w:rPr>
          <w:lang w:val="nl-NL"/>
        </w:rPr>
        <w:t xml:space="preserve">1.3.3.1 </w:t>
      </w:r>
      <w:r w:rsidR="009A6D40" w:rsidRPr="00E867B8">
        <w:rPr>
          <w:lang w:val="nl-NL"/>
        </w:rPr>
        <w:t>PWA (service worker)</w:t>
      </w:r>
      <w:bookmarkEnd w:id="60"/>
    </w:p>
    <w:p w14:paraId="48C12FA3" w14:textId="167728A3" w:rsidR="009A6D40" w:rsidRPr="00E867B8" w:rsidRDefault="009A6D40" w:rsidP="009A6D40">
      <w:pPr>
        <w:rPr>
          <w:lang w:val="nl-NL"/>
        </w:rPr>
      </w:pPr>
      <w:r w:rsidRPr="00E867B8">
        <w:rPr>
          <w:lang w:val="nl-NL"/>
        </w:rPr>
        <w:t>Wanneer je naar offline Blazor app zoekt krijg je alleen maar het advies om er een PWA (</w:t>
      </w:r>
      <w:r w:rsidR="00E867B8" w:rsidRPr="00E867B8">
        <w:rPr>
          <w:lang w:val="nl-NL"/>
        </w:rPr>
        <w:t>P</w:t>
      </w:r>
      <w:r w:rsidRPr="00E867B8">
        <w:rPr>
          <w:lang w:val="nl-NL"/>
        </w:rPr>
        <w:t xml:space="preserve">rogressieve Web Application) van te maken. Hiermee download je de applicatie, eigenlijk dus de hele web app, door middel van een knop op de browser. Hiermee wordt er op jouw device een icoontje op je home-scherm aangemaakt, waardoor je de app kan starten. Ook kan de app in dit geval gestart worden zonder dat er </w:t>
      </w:r>
      <w:r w:rsidR="00C90955" w:rsidRPr="00E867B8">
        <w:rPr>
          <w:lang w:val="nl-NL"/>
        </w:rPr>
        <w:t>internetverbinding</w:t>
      </w:r>
      <w:r w:rsidRPr="00E867B8">
        <w:rPr>
          <w:lang w:val="nl-NL"/>
        </w:rPr>
        <w:t xml:space="preserve"> is, aangezien alle content, css, libraries en cache op de device zijn gedownload. De gebruiker heeft in principe alleen maar eenmalig een </w:t>
      </w:r>
      <w:r w:rsidR="00C90955" w:rsidRPr="00E867B8">
        <w:rPr>
          <w:lang w:val="nl-NL"/>
        </w:rPr>
        <w:t>internetverbinding</w:t>
      </w:r>
      <w:r w:rsidRPr="00E867B8">
        <w:rPr>
          <w:lang w:val="nl-NL"/>
        </w:rPr>
        <w:t xml:space="preserve"> nodig om zijn applicatie te downloaden (en in ons geval om de metingen naar de lokale database te downloaden)</w:t>
      </w:r>
    </w:p>
    <w:p w14:paraId="364D5496" w14:textId="77777777" w:rsidR="009A6D40" w:rsidRPr="00E867B8" w:rsidRDefault="009A6D40" w:rsidP="009A6D40">
      <w:pPr>
        <w:keepNext/>
        <w:rPr>
          <w:lang w:val="nl-NL"/>
        </w:rPr>
      </w:pPr>
      <w:r w:rsidRPr="00E867B8">
        <w:rPr>
          <w:noProof/>
          <w:lang w:val="nl-NL"/>
        </w:rPr>
        <w:lastRenderedPageBreak/>
        <w:drawing>
          <wp:inline distT="0" distB="0" distL="0" distR="0" wp14:anchorId="64063BF1" wp14:editId="5E367599">
            <wp:extent cx="5724525" cy="10001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inline>
        </w:drawing>
      </w:r>
    </w:p>
    <w:p w14:paraId="4FB2C633" w14:textId="77777777" w:rsidR="009A6D40" w:rsidRPr="00E867B8" w:rsidRDefault="009A6D40" w:rsidP="009A6D40">
      <w:pPr>
        <w:pStyle w:val="Bijschrift"/>
        <w:rPr>
          <w:lang w:val="nl-NL"/>
        </w:rPr>
      </w:pPr>
      <w:r w:rsidRPr="00E867B8">
        <w:rPr>
          <w:lang w:val="nl-NL"/>
        </w:rPr>
        <w:t>Huidige browser support PWA</w:t>
      </w:r>
    </w:p>
    <w:p w14:paraId="186A65DA" w14:textId="77777777" w:rsidR="009A6D40" w:rsidRPr="00E867B8" w:rsidRDefault="009A6D40" w:rsidP="009A6D40">
      <w:pPr>
        <w:rPr>
          <w:lang w:val="nl-NL"/>
        </w:rPr>
      </w:pPr>
      <w:r w:rsidRPr="00E867B8">
        <w:rPr>
          <w:lang w:val="nl-NL"/>
        </w:rPr>
        <w:t>Om een applicatie een PWA te maken zijn er een aantal requirements:</w:t>
      </w:r>
    </w:p>
    <w:p w14:paraId="44D20F12" w14:textId="77777777" w:rsidR="009A6D40" w:rsidRPr="00E867B8" w:rsidRDefault="009A6D40" w:rsidP="009A6D40">
      <w:pPr>
        <w:pStyle w:val="Lijstalinea"/>
        <w:numPr>
          <w:ilvl w:val="0"/>
          <w:numId w:val="1"/>
        </w:numPr>
        <w:rPr>
          <w:lang w:val="nl-NL"/>
        </w:rPr>
      </w:pPr>
      <w:r w:rsidRPr="00E867B8">
        <w:rPr>
          <w:lang w:val="nl-NL"/>
        </w:rPr>
        <w:t>De data wordt verstuurd over een beveiligde HTTPS verbinding.</w:t>
      </w:r>
    </w:p>
    <w:p w14:paraId="49990C31" w14:textId="77777777" w:rsidR="009A6D40" w:rsidRPr="00E867B8" w:rsidRDefault="009A6D40" w:rsidP="009A6D40">
      <w:pPr>
        <w:pStyle w:val="Lijstalinea"/>
        <w:numPr>
          <w:ilvl w:val="0"/>
          <w:numId w:val="1"/>
        </w:numPr>
        <w:rPr>
          <w:lang w:val="nl-NL"/>
        </w:rPr>
      </w:pPr>
      <w:r w:rsidRPr="00E867B8">
        <w:rPr>
          <w:lang w:val="nl-NL"/>
        </w:rPr>
        <w:t>Er moet een service worker worden geïnstalleerd die het caching afhandelt.</w:t>
      </w:r>
    </w:p>
    <w:p w14:paraId="0F7587CC" w14:textId="77777777" w:rsidR="009A6D40" w:rsidRPr="00E867B8" w:rsidRDefault="009A6D40" w:rsidP="009A6D40">
      <w:pPr>
        <w:pStyle w:val="Lijstalinea"/>
        <w:numPr>
          <w:ilvl w:val="0"/>
          <w:numId w:val="1"/>
        </w:numPr>
        <w:rPr>
          <w:lang w:val="nl-NL"/>
        </w:rPr>
      </w:pPr>
      <w:r w:rsidRPr="00E867B8">
        <w:rPr>
          <w:lang w:val="nl-NL"/>
        </w:rPr>
        <w:t>Er moet een app manifest worden ingevuld, bestaande uit enkele simpele properties.</w:t>
      </w:r>
    </w:p>
    <w:p w14:paraId="2AE76857" w14:textId="77777777" w:rsidR="009A6D40" w:rsidRPr="00E867B8" w:rsidRDefault="009A6D40" w:rsidP="009A6D40">
      <w:pPr>
        <w:rPr>
          <w:lang w:val="nl-NL"/>
        </w:rPr>
      </w:pPr>
      <w:r w:rsidRPr="00E867B8">
        <w:rPr>
          <w:lang w:val="nl-NL"/>
        </w:rPr>
        <w:t xml:space="preserve">Om een Blazor PWA applicatie te maken, dient er alleen een vinkje afgevinkt te worden bij het maken van een project. Helaas heb ik daar vooraf niet aan gedacht. </w:t>
      </w:r>
    </w:p>
    <w:p w14:paraId="0A9A932C" w14:textId="77777777" w:rsidR="009A6D40" w:rsidRPr="00E867B8" w:rsidRDefault="009A6D40" w:rsidP="009A6D40">
      <w:pPr>
        <w:rPr>
          <w:lang w:val="nl-NL"/>
        </w:rPr>
      </w:pPr>
    </w:p>
    <w:p w14:paraId="670CAFFC" w14:textId="77777777" w:rsidR="009A6D40" w:rsidRPr="00E867B8" w:rsidRDefault="009A6D40" w:rsidP="009A6D40">
      <w:pPr>
        <w:keepNext/>
        <w:jc w:val="center"/>
        <w:rPr>
          <w:lang w:val="nl-NL"/>
        </w:rPr>
      </w:pPr>
      <w:r w:rsidRPr="00E867B8">
        <w:rPr>
          <w:noProof/>
          <w:lang w:val="nl-NL"/>
        </w:rPr>
        <w:drawing>
          <wp:inline distT="0" distB="0" distL="0" distR="0" wp14:anchorId="6A4A61BF" wp14:editId="4294BD32">
            <wp:extent cx="3009900" cy="1811742"/>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3369" cy="1813830"/>
                    </a:xfrm>
                    <a:prstGeom prst="rect">
                      <a:avLst/>
                    </a:prstGeom>
                    <a:noFill/>
                    <a:ln>
                      <a:noFill/>
                    </a:ln>
                  </pic:spPr>
                </pic:pic>
              </a:graphicData>
            </a:graphic>
          </wp:inline>
        </w:drawing>
      </w:r>
    </w:p>
    <w:p w14:paraId="6CC84ECE" w14:textId="77777777" w:rsidR="009A6D40" w:rsidRPr="00E867B8" w:rsidRDefault="009A6D40" w:rsidP="009A6D40">
      <w:pPr>
        <w:pStyle w:val="Bijschrift"/>
        <w:jc w:val="center"/>
        <w:rPr>
          <w:lang w:val="nl-NL"/>
        </w:rPr>
      </w:pPr>
      <w:r w:rsidRPr="00E867B8">
        <w:rPr>
          <w:lang w:val="nl-NL"/>
        </w:rPr>
        <w:t>Aanmaken van PWA bij nieuw project</w:t>
      </w:r>
    </w:p>
    <w:p w14:paraId="5B842321" w14:textId="7CC0A229" w:rsidR="009A6D40" w:rsidRPr="00E867B8" w:rsidRDefault="009A6D40" w:rsidP="009A6D40">
      <w:pPr>
        <w:rPr>
          <w:lang w:val="nl-NL"/>
        </w:rPr>
      </w:pPr>
      <w:r w:rsidRPr="00E867B8">
        <w:rPr>
          <w:lang w:val="nl-NL"/>
        </w:rPr>
        <w:t xml:space="preserve">Toch is er een manier om een Blazor app simpel om te bouwen naar een PWA. Hiervoor dient de </w:t>
      </w:r>
      <w:r w:rsidR="00C90955" w:rsidRPr="00E867B8">
        <w:rPr>
          <w:lang w:val="nl-NL"/>
        </w:rPr>
        <w:t>eerdergenoemde</w:t>
      </w:r>
      <w:r w:rsidRPr="00E867B8">
        <w:rPr>
          <w:lang w:val="nl-NL"/>
        </w:rPr>
        <w:t xml:space="preserve"> Service Worker toegevoegd te worden aan het bestaande project. De stappen om mijn niet-PWA om te zetten naar een PWA zijn:</w:t>
      </w:r>
    </w:p>
    <w:p w14:paraId="77449136" w14:textId="77777777" w:rsidR="009A6D40" w:rsidRPr="00E867B8" w:rsidRDefault="009A6D40" w:rsidP="009A6D40">
      <w:pPr>
        <w:pStyle w:val="Lijstalinea"/>
        <w:numPr>
          <w:ilvl w:val="0"/>
          <w:numId w:val="1"/>
        </w:numPr>
        <w:rPr>
          <w:lang w:val="nl-NL"/>
        </w:rPr>
      </w:pPr>
      <w:r w:rsidRPr="00E867B8">
        <w:rPr>
          <w:lang w:val="nl-NL"/>
        </w:rPr>
        <w:t>Het downloaden van vier files downloaden van Microsoft GITHub: icon-512.png, manifest.json, service-worker.js, service-worker.published.js</w:t>
      </w:r>
    </w:p>
    <w:p w14:paraId="1C83B7DC" w14:textId="77777777" w:rsidR="009A6D40" w:rsidRPr="00E867B8" w:rsidRDefault="009A6D40" w:rsidP="009A6D40">
      <w:pPr>
        <w:pStyle w:val="Lijstalinea"/>
        <w:numPr>
          <w:ilvl w:val="0"/>
          <w:numId w:val="1"/>
        </w:numPr>
        <w:rPr>
          <w:lang w:val="nl-NL"/>
        </w:rPr>
      </w:pPr>
      <w:r w:rsidRPr="00E867B8">
        <w:rPr>
          <w:lang w:val="nl-NL"/>
        </w:rPr>
        <w:t>Het toevoegen van deze files aan de index.html van mijn applicatie</w:t>
      </w:r>
    </w:p>
    <w:p w14:paraId="0431347D" w14:textId="77777777" w:rsidR="009A6D40" w:rsidRPr="00E867B8" w:rsidRDefault="009A6D40" w:rsidP="009A6D40">
      <w:pPr>
        <w:pStyle w:val="Lijstalinea"/>
        <w:numPr>
          <w:ilvl w:val="0"/>
          <w:numId w:val="1"/>
        </w:numPr>
        <w:rPr>
          <w:lang w:val="nl-NL"/>
        </w:rPr>
      </w:pPr>
      <w:r w:rsidRPr="00E867B8">
        <w:rPr>
          <w:lang w:val="nl-NL"/>
        </w:rPr>
        <w:t>Het registreren van de serviceworkers in mijn project</w:t>
      </w:r>
    </w:p>
    <w:p w14:paraId="6EB75069" w14:textId="77777777" w:rsidR="009A6D40" w:rsidRPr="00E867B8" w:rsidRDefault="009A6D40" w:rsidP="009A6D40">
      <w:pPr>
        <w:pStyle w:val="Lijstalinea"/>
        <w:rPr>
          <w:lang w:val="nl-NL"/>
        </w:rPr>
      </w:pPr>
    </w:p>
    <w:p w14:paraId="0994C468" w14:textId="77777777" w:rsidR="009A6D40" w:rsidRPr="00E867B8" w:rsidRDefault="009A6D40" w:rsidP="009A6D40">
      <w:pPr>
        <w:pStyle w:val="Lijstalinea"/>
        <w:keepNext/>
        <w:jc w:val="center"/>
        <w:rPr>
          <w:lang w:val="nl-NL"/>
        </w:rPr>
      </w:pPr>
      <w:r w:rsidRPr="00E867B8">
        <w:rPr>
          <w:noProof/>
          <w:lang w:val="nl-NL"/>
        </w:rPr>
        <w:drawing>
          <wp:inline distT="0" distB="0" distL="0" distR="0" wp14:anchorId="5F2AF4B7" wp14:editId="0DFAEA3F">
            <wp:extent cx="4686300" cy="1377957"/>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1548" cy="1394202"/>
                    </a:xfrm>
                    <a:prstGeom prst="rect">
                      <a:avLst/>
                    </a:prstGeom>
                    <a:noFill/>
                    <a:ln>
                      <a:noFill/>
                    </a:ln>
                  </pic:spPr>
                </pic:pic>
              </a:graphicData>
            </a:graphic>
          </wp:inline>
        </w:drawing>
      </w:r>
    </w:p>
    <w:p w14:paraId="2B3F91CA" w14:textId="77777777" w:rsidR="009A6D40" w:rsidRPr="00E867B8" w:rsidRDefault="009A6D40" w:rsidP="009A6D40">
      <w:pPr>
        <w:pStyle w:val="Bijschrift"/>
        <w:jc w:val="center"/>
        <w:rPr>
          <w:lang w:val="nl-NL"/>
        </w:rPr>
      </w:pPr>
      <w:r w:rsidRPr="00E867B8">
        <w:rPr>
          <w:lang w:val="nl-NL"/>
        </w:rPr>
        <w:t>Toevoegen van serviceworkers aan csproj</w:t>
      </w:r>
    </w:p>
    <w:p w14:paraId="40C8BB37" w14:textId="5E71F418" w:rsidR="009A6D40" w:rsidRPr="00E867B8" w:rsidRDefault="009A6D40" w:rsidP="009A6D40">
      <w:pPr>
        <w:rPr>
          <w:lang w:val="nl-NL"/>
        </w:rPr>
      </w:pPr>
      <w:r w:rsidRPr="00E867B8">
        <w:rPr>
          <w:lang w:val="nl-NL"/>
        </w:rPr>
        <w:lastRenderedPageBreak/>
        <w:t xml:space="preserve">Met deze simpele stappen zorg ik </w:t>
      </w:r>
      <w:r w:rsidR="00C90955" w:rsidRPr="00E867B8">
        <w:rPr>
          <w:lang w:val="nl-NL"/>
        </w:rPr>
        <w:t>ervoor</w:t>
      </w:r>
      <w:r w:rsidRPr="00E867B8">
        <w:rPr>
          <w:lang w:val="nl-NL"/>
        </w:rPr>
        <w:t xml:space="preserve"> dat ik binnen vijf minuten mijn regulieren WASM applicatie heb omgezet naar een Blazor PWA. Wanneer de app nu wordt geopend zie ik dat ik de app kan installeren. </w:t>
      </w:r>
    </w:p>
    <w:p w14:paraId="6FC2F5BC" w14:textId="77777777" w:rsidR="009A6D40" w:rsidRPr="00E867B8" w:rsidRDefault="009A6D40" w:rsidP="009A6D40">
      <w:pPr>
        <w:rPr>
          <w:lang w:val="nl-NL"/>
        </w:rPr>
      </w:pPr>
    </w:p>
    <w:p w14:paraId="255A1573" w14:textId="77777777" w:rsidR="009A6D40" w:rsidRPr="00E867B8" w:rsidRDefault="009A6D40" w:rsidP="009A6D40">
      <w:pPr>
        <w:rPr>
          <w:lang w:val="nl-NL"/>
        </w:rPr>
      </w:pPr>
      <w:r w:rsidRPr="00E867B8">
        <w:rPr>
          <w:noProof/>
          <w:lang w:val="nl-NL"/>
        </w:rPr>
        <mc:AlternateContent>
          <mc:Choice Requires="wps">
            <w:drawing>
              <wp:anchor distT="0" distB="0" distL="114300" distR="114300" simplePos="0" relativeHeight="251660288" behindDoc="1" locked="0" layoutInCell="1" allowOverlap="1" wp14:anchorId="6DF93D96" wp14:editId="0DBCA75F">
                <wp:simplePos x="0" y="0"/>
                <wp:positionH relativeFrom="column">
                  <wp:posOffset>1560830</wp:posOffset>
                </wp:positionH>
                <wp:positionV relativeFrom="paragraph">
                  <wp:posOffset>1391920</wp:posOffset>
                </wp:positionV>
                <wp:extent cx="2608580"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14:paraId="0225C9C9" w14:textId="77777777" w:rsidR="009A6D40" w:rsidRPr="00215946" w:rsidRDefault="009A6D40" w:rsidP="009A6D40">
                            <w:pPr>
                              <w:pStyle w:val="Bijschrift"/>
                              <w:jc w:val="center"/>
                              <w:rPr>
                                <w:noProof/>
                                <w:lang w:val="nl-NL"/>
                              </w:rPr>
                            </w:pPr>
                            <w:r>
                              <w:t>Installeren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93D96" id="Tekstvak 1" o:spid="_x0000_s1039" type="#_x0000_t202" style="position:absolute;margin-left:122.9pt;margin-top:109.6pt;width:205.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" stroked="f">
                <v:textbox style="mso-fit-shape-to-text:t" inset="0,0,0,0">
                  <w:txbxContent>
                    <w:p w14:paraId="0225C9C9" w14:textId="77777777" w:rsidR="009A6D40" w:rsidRPr="00215946" w:rsidRDefault="009A6D40" w:rsidP="009A6D40">
                      <w:pPr>
                        <w:pStyle w:val="Bijschrift"/>
                        <w:jc w:val="center"/>
                        <w:rPr>
                          <w:noProof/>
                          <w:lang w:val="nl-NL"/>
                        </w:rPr>
                      </w:pPr>
                      <w:r>
                        <w:t>Installeren PWA</w:t>
                      </w:r>
                    </w:p>
                  </w:txbxContent>
                </v:textbox>
                <w10:wrap type="tight"/>
              </v:shape>
            </w:pict>
          </mc:Fallback>
        </mc:AlternateContent>
      </w:r>
      <w:r w:rsidRPr="00E867B8">
        <w:rPr>
          <w:noProof/>
          <w:lang w:val="nl-NL"/>
        </w:rPr>
        <w:drawing>
          <wp:anchor distT="0" distB="0" distL="114300" distR="114300" simplePos="0" relativeHeight="251659264" behindDoc="1" locked="0" layoutInCell="1" allowOverlap="1" wp14:anchorId="196D8F00" wp14:editId="1B13C247">
            <wp:simplePos x="0" y="0"/>
            <wp:positionH relativeFrom="margin">
              <wp:align>center</wp:align>
            </wp:positionH>
            <wp:positionV relativeFrom="paragraph">
              <wp:posOffset>-420370</wp:posOffset>
            </wp:positionV>
            <wp:extent cx="2608580" cy="2085975"/>
            <wp:effectExtent l="0" t="0" r="1270" b="9525"/>
            <wp:wrapTight wrapText="bothSides">
              <wp:wrapPolygon edited="0">
                <wp:start x="0" y="0"/>
                <wp:lineTo x="0" y="21501"/>
                <wp:lineTo x="21453" y="21501"/>
                <wp:lineTo x="21453" y="0"/>
                <wp:lineTo x="0" y="0"/>
              </wp:wrapPolygon>
            </wp:wrapTight>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8580" cy="2085975"/>
                    </a:xfrm>
                    <a:prstGeom prst="rect">
                      <a:avLst/>
                    </a:prstGeom>
                    <a:noFill/>
                    <a:ln>
                      <a:noFill/>
                    </a:ln>
                  </pic:spPr>
                </pic:pic>
              </a:graphicData>
            </a:graphic>
          </wp:anchor>
        </w:drawing>
      </w:r>
    </w:p>
    <w:p w14:paraId="0BF5A2D7" w14:textId="77777777" w:rsidR="009A6D40" w:rsidRPr="00E867B8" w:rsidRDefault="009A6D40" w:rsidP="009A6D40">
      <w:pPr>
        <w:pStyle w:val="Kop2"/>
        <w:rPr>
          <w:lang w:val="nl-NL"/>
        </w:rPr>
      </w:pPr>
    </w:p>
    <w:p w14:paraId="6974BF36" w14:textId="77777777" w:rsidR="009A6D40" w:rsidRPr="00E867B8" w:rsidRDefault="009A6D40" w:rsidP="009A6D40">
      <w:pPr>
        <w:rPr>
          <w:lang w:val="nl-NL"/>
        </w:rPr>
      </w:pPr>
    </w:p>
    <w:p w14:paraId="3ED861CB" w14:textId="77777777" w:rsidR="009A6D40" w:rsidRPr="00E867B8" w:rsidRDefault="009A6D40" w:rsidP="009A6D40">
      <w:pPr>
        <w:pStyle w:val="Kop2"/>
        <w:rPr>
          <w:lang w:val="nl-NL"/>
        </w:rPr>
      </w:pPr>
    </w:p>
    <w:p w14:paraId="0E2C8729" w14:textId="77777777" w:rsidR="009A6D40" w:rsidRPr="00E867B8" w:rsidRDefault="009A6D40" w:rsidP="009A6D40">
      <w:pPr>
        <w:pStyle w:val="Kop2"/>
        <w:rPr>
          <w:lang w:val="nl-NL"/>
        </w:rPr>
      </w:pPr>
    </w:p>
    <w:p w14:paraId="5D49DE46" w14:textId="77777777" w:rsidR="009A6D40" w:rsidRPr="00E867B8" w:rsidRDefault="009A6D40" w:rsidP="009A6D40">
      <w:pPr>
        <w:rPr>
          <w:lang w:val="nl-NL"/>
        </w:rPr>
      </w:pPr>
    </w:p>
    <w:p w14:paraId="75E10DFA" w14:textId="77777777" w:rsidR="009A6D40" w:rsidRPr="00E867B8" w:rsidRDefault="009A6D40" w:rsidP="009A6D40">
      <w:pPr>
        <w:pStyle w:val="Geenafstand"/>
        <w:rPr>
          <w:lang w:val="nl-NL"/>
        </w:rPr>
      </w:pPr>
      <w:r w:rsidRPr="00E867B8">
        <w:rPr>
          <w:lang w:val="nl-NL"/>
        </w:rPr>
        <w:t>Bij het testen is meteen te zien dat zelfs wanneer de browser offline is het hoofdscherm geladen wordt.</w:t>
      </w:r>
    </w:p>
    <w:p w14:paraId="55E214E6" w14:textId="77777777" w:rsidR="009A6D40" w:rsidRPr="00E867B8" w:rsidRDefault="009A6D40" w:rsidP="009A6D40">
      <w:pPr>
        <w:pStyle w:val="Kop2"/>
        <w:rPr>
          <w:lang w:val="nl-NL"/>
        </w:rPr>
      </w:pPr>
    </w:p>
    <w:p w14:paraId="5D4896BE" w14:textId="77777777" w:rsidR="009A6D40" w:rsidRPr="00E867B8" w:rsidRDefault="009A6D40" w:rsidP="009A6D40">
      <w:pPr>
        <w:pStyle w:val="Kop2"/>
        <w:rPr>
          <w:lang w:val="nl-NL"/>
        </w:rPr>
      </w:pPr>
      <w:bookmarkStart w:id="61" w:name="_Toc124757311"/>
      <w:r w:rsidRPr="00E867B8">
        <w:rPr>
          <w:lang w:val="nl-NL"/>
        </w:rPr>
        <w:t>Conclusie</w:t>
      </w:r>
      <w:bookmarkEnd w:id="61"/>
    </w:p>
    <w:p w14:paraId="44CBD309" w14:textId="77777777" w:rsidR="009A6D40" w:rsidRPr="00E867B8" w:rsidRDefault="009A6D40" w:rsidP="009A6D40">
      <w:pPr>
        <w:rPr>
          <w:lang w:val="nl-NL"/>
        </w:rPr>
      </w:pPr>
    </w:p>
    <w:p w14:paraId="7C4CD47E" w14:textId="05C210E5" w:rsidR="00C90955" w:rsidRPr="00E867B8" w:rsidRDefault="009A6D40" w:rsidP="00C90955">
      <w:pPr>
        <w:rPr>
          <w:lang w:val="nl-NL"/>
        </w:rPr>
      </w:pPr>
      <w:r w:rsidRPr="00E867B8">
        <w:rPr>
          <w:lang w:val="nl-NL"/>
        </w:rPr>
        <w:t xml:space="preserve">Voorafgaand aan dit onderzoek was ik bang dat ik erg veel verschillende manieren voorgeschoteld kreeg. Gelukkig ben ik door de vele adviezen van lotgenoten in de richting van een PWA gedwuwd. Hiermee ben er ik meteen, zonder het uitproberen van andere opties, zeker van dat dit de manier is om de applicatie offline bruikbaar te maken. Hiermee blijven we zowel als website als </w:t>
      </w:r>
      <w:r w:rsidR="00C90955" w:rsidRPr="00E867B8">
        <w:rPr>
          <w:lang w:val="nl-NL"/>
        </w:rPr>
        <w:t>offlineapplicatie</w:t>
      </w:r>
      <w:r w:rsidRPr="00E867B8">
        <w:rPr>
          <w:lang w:val="nl-NL"/>
        </w:rPr>
        <w:t xml:space="preserve"> beschikbaar voor al onze gebruikers, of ze nou een desktop, laptop, telefoon of tablet gebruiken.</w:t>
      </w:r>
    </w:p>
    <w:p w14:paraId="010ECEE7" w14:textId="77777777" w:rsidR="00C90955" w:rsidRPr="00E867B8" w:rsidRDefault="00C90955" w:rsidP="00C90955">
      <w:pPr>
        <w:rPr>
          <w:lang w:val="nl-NL"/>
        </w:rPr>
      </w:pPr>
    </w:p>
    <w:p w14:paraId="61B7ABEC" w14:textId="77777777" w:rsidR="00C90955" w:rsidRPr="00E867B8" w:rsidRDefault="00C90955" w:rsidP="009A6D40">
      <w:pPr>
        <w:pStyle w:val="Kop1"/>
        <w:rPr>
          <w:lang w:val="nl-NL"/>
        </w:rPr>
      </w:pPr>
    </w:p>
    <w:p w14:paraId="4E46EE77" w14:textId="5995C51C" w:rsidR="009A6D40" w:rsidRPr="00E867B8" w:rsidRDefault="00412DBC" w:rsidP="009A6D40">
      <w:pPr>
        <w:pStyle w:val="Kop1"/>
        <w:rPr>
          <w:lang w:val="nl-NL"/>
        </w:rPr>
      </w:pPr>
      <w:bookmarkStart w:id="62" w:name="_Toc124757312"/>
      <w:r w:rsidRPr="00E867B8">
        <w:rPr>
          <w:lang w:val="nl-NL"/>
        </w:rPr>
        <w:t xml:space="preserve">1.4 </w:t>
      </w:r>
      <w:r w:rsidR="009A6D40" w:rsidRPr="00E867B8">
        <w:rPr>
          <w:lang w:val="nl-NL"/>
        </w:rPr>
        <w:t>Heeft Blazor een toekomst?</w:t>
      </w:r>
      <w:bookmarkEnd w:id="62"/>
    </w:p>
    <w:p w14:paraId="12373A94" w14:textId="77777777" w:rsidR="009A6D40" w:rsidRPr="00E867B8" w:rsidRDefault="009A6D40" w:rsidP="009A6D40">
      <w:pPr>
        <w:rPr>
          <w:lang w:val="nl-NL"/>
        </w:rPr>
      </w:pPr>
    </w:p>
    <w:p w14:paraId="6BCEF018" w14:textId="77777777" w:rsidR="009A6D40" w:rsidRPr="00E867B8" w:rsidRDefault="009A6D40" w:rsidP="009A6D40">
      <w:pPr>
        <w:pStyle w:val="Kop2"/>
        <w:rPr>
          <w:lang w:val="nl-NL"/>
        </w:rPr>
      </w:pPr>
      <w:bookmarkStart w:id="63" w:name="_Toc124757313"/>
      <w:r w:rsidRPr="00E867B8">
        <w:rPr>
          <w:lang w:val="nl-NL"/>
        </w:rPr>
        <w:t>Doel</w:t>
      </w:r>
      <w:bookmarkEnd w:id="63"/>
    </w:p>
    <w:p w14:paraId="7CDDA8A0" w14:textId="77777777" w:rsidR="009A6D40" w:rsidRPr="00E867B8" w:rsidRDefault="009A6D40" w:rsidP="009A6D40">
      <w:pPr>
        <w:pStyle w:val="Standard"/>
        <w:rPr>
          <w:rFonts w:ascii="Calibri" w:hAnsi="Calibri"/>
          <w:lang w:val="nl-NL"/>
        </w:rPr>
      </w:pPr>
      <w:r w:rsidRPr="00E867B8">
        <w:rPr>
          <w:rFonts w:ascii="Calibri" w:hAnsi="Calibri"/>
          <w:lang w:val="nl-NL"/>
        </w:rPr>
        <w:t>Voordat we definitief kunnen zeggen of we Blazor gaan gebruiken voor het maken van onze apps, is het van groot belang om te weten wat de ‘houdbaarheid’ is. Natuurlijk is het in deze wereld moeilijk om een beeld te schetsen hoe lang iets meegaat, maar ik ga door middel van dit onderzoek toch een beeld proberen te schetsen.</w:t>
      </w:r>
    </w:p>
    <w:p w14:paraId="5E9AEF25" w14:textId="77777777" w:rsidR="009A6D40" w:rsidRPr="00E867B8" w:rsidRDefault="009A6D40" w:rsidP="009A6D40">
      <w:pPr>
        <w:rPr>
          <w:lang w:val="nl-NL"/>
        </w:rPr>
      </w:pPr>
    </w:p>
    <w:p w14:paraId="78D5435E" w14:textId="77777777" w:rsidR="009A6D40" w:rsidRPr="00E867B8" w:rsidRDefault="009A6D40" w:rsidP="009A6D40">
      <w:pPr>
        <w:pStyle w:val="Kop2"/>
        <w:rPr>
          <w:lang w:val="nl-NL"/>
        </w:rPr>
      </w:pPr>
      <w:bookmarkStart w:id="64" w:name="_Toc124757314"/>
      <w:r w:rsidRPr="00E867B8">
        <w:rPr>
          <w:lang w:val="nl-NL"/>
        </w:rPr>
        <w:t>Strategie</w:t>
      </w:r>
      <w:bookmarkEnd w:id="64"/>
    </w:p>
    <w:p w14:paraId="288660B1" w14:textId="77777777" w:rsidR="009A6D40" w:rsidRPr="00E867B8" w:rsidRDefault="009A6D40" w:rsidP="009A6D40">
      <w:pPr>
        <w:rPr>
          <w:lang w:val="nl-NL"/>
        </w:rPr>
      </w:pPr>
    </w:p>
    <w:p w14:paraId="46381D5F" w14:textId="77777777" w:rsidR="009A6D40" w:rsidRPr="00E867B8" w:rsidRDefault="009A6D40" w:rsidP="009A6D40">
      <w:pPr>
        <w:keepNext/>
        <w:rPr>
          <w:lang w:val="nl-NL"/>
        </w:rPr>
      </w:pPr>
      <w:r w:rsidRPr="00E867B8">
        <w:rPr>
          <w:noProof/>
          <w:lang w:val="nl-NL"/>
        </w:rPr>
        <w:drawing>
          <wp:inline distT="0" distB="0" distL="0" distR="0" wp14:anchorId="10DF392D" wp14:editId="5EA12A32">
            <wp:extent cx="833023" cy="807522"/>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6510" cy="810902"/>
                    </a:xfrm>
                    <a:prstGeom prst="rect">
                      <a:avLst/>
                    </a:prstGeom>
                    <a:noFill/>
                    <a:ln>
                      <a:noFill/>
                    </a:ln>
                  </pic:spPr>
                </pic:pic>
              </a:graphicData>
            </a:graphic>
          </wp:inline>
        </w:drawing>
      </w:r>
    </w:p>
    <w:p w14:paraId="71CBB2C1" w14:textId="77777777" w:rsidR="009A6D40" w:rsidRPr="00E867B8" w:rsidRDefault="009A6D40" w:rsidP="009A6D40">
      <w:pPr>
        <w:pStyle w:val="Bijschrift"/>
        <w:rPr>
          <w:lang w:val="nl-NL"/>
        </w:rPr>
      </w:pPr>
      <w:r w:rsidRPr="00E867B8">
        <w:rPr>
          <w:lang w:val="nl-NL"/>
        </w:rPr>
        <w:t xml:space="preserve">Literature study (library) </w:t>
      </w:r>
      <w:r w:rsidRPr="00E867B8">
        <w:rPr>
          <w:lang w:val="nl-NL"/>
        </w:rPr>
        <w:fldChar w:fldCharType="begin"/>
      </w:r>
      <w:r w:rsidRPr="00E867B8">
        <w:rPr>
          <w:lang w:val="nl-NL"/>
        </w:rPr>
        <w:instrText xml:space="preserve"> SEQ Literature_study_(library) \* ARABIC </w:instrText>
      </w:r>
      <w:r w:rsidRPr="00E867B8">
        <w:rPr>
          <w:lang w:val="nl-NL"/>
        </w:rPr>
        <w:fldChar w:fldCharType="separate"/>
      </w:r>
      <w:r w:rsidRPr="00E867B8">
        <w:rPr>
          <w:lang w:val="nl-NL"/>
        </w:rPr>
        <w:t>1</w:t>
      </w:r>
      <w:r w:rsidRPr="00E867B8">
        <w:rPr>
          <w:lang w:val="nl-NL"/>
        </w:rPr>
        <w:fldChar w:fldCharType="end"/>
      </w:r>
    </w:p>
    <w:p w14:paraId="2E958FE0" w14:textId="77777777" w:rsidR="009A6D40" w:rsidRPr="00E867B8" w:rsidRDefault="009A6D40" w:rsidP="009A6D40">
      <w:pPr>
        <w:rPr>
          <w:lang w:val="nl-NL"/>
        </w:rPr>
      </w:pPr>
      <w:r w:rsidRPr="00E867B8">
        <w:rPr>
          <w:lang w:val="nl-NL"/>
        </w:rPr>
        <w:lastRenderedPageBreak/>
        <w:t>Zoals aangegeven in mijn projectplan ga ik tijdens dit onderzoek gebruik maken van de “Literature study” onderzoeksmethode, welke valt onder het “Library” veld.</w:t>
      </w:r>
    </w:p>
    <w:p w14:paraId="3ABD3E4C" w14:textId="77777777" w:rsidR="009A6D40" w:rsidRPr="00E867B8" w:rsidRDefault="009A6D40" w:rsidP="009A6D40">
      <w:pPr>
        <w:rPr>
          <w:lang w:val="nl-NL"/>
        </w:rPr>
      </w:pPr>
      <w:r w:rsidRPr="00E867B8">
        <w:rPr>
          <w:lang w:val="nl-NL"/>
        </w:rPr>
        <w:t>Initieel was de strategie het opzoeken van roadmaps gemaakt door de ontwikkelaars van Blazor. Hierbij wilde ik door middel van (officiële) posts in kaart brengen wat er nog aan zat te komen betreft toevoegingen en updates in de toekomst. Echter heb ik hier tijdens mijn onderzoek van af moeten wijken. Wel ben ik trouw gebleven aan de onderzoeksmethode.</w:t>
      </w:r>
    </w:p>
    <w:p w14:paraId="090BACC0" w14:textId="77777777" w:rsidR="009A6D40" w:rsidRPr="00E867B8" w:rsidRDefault="009A6D40" w:rsidP="009A6D40">
      <w:pPr>
        <w:pStyle w:val="Kop2"/>
        <w:rPr>
          <w:lang w:val="nl-NL"/>
        </w:rPr>
      </w:pPr>
      <w:bookmarkStart w:id="65" w:name="_Toc124757315"/>
      <w:r w:rsidRPr="00E867B8">
        <w:rPr>
          <w:lang w:val="nl-NL"/>
        </w:rPr>
        <w:t>Uitwerking</w:t>
      </w:r>
      <w:bookmarkEnd w:id="65"/>
    </w:p>
    <w:p w14:paraId="1FEEEBA3" w14:textId="77777777" w:rsidR="009A6D40" w:rsidRPr="00E867B8" w:rsidRDefault="009A6D40" w:rsidP="009A6D40">
      <w:pPr>
        <w:pStyle w:val="Standard"/>
        <w:rPr>
          <w:rFonts w:ascii="Calibri" w:hAnsi="Calibri"/>
          <w:lang w:val="nl-NL"/>
        </w:rPr>
      </w:pPr>
    </w:p>
    <w:p w14:paraId="2BD2944C"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Wanneer ik zoek naar een roadmap kom ik er al snel achter dat er geen officiële roadmap is voor releases van Blazor. Ook kan ik op de officiële platforms geen informatie vinden over eventuele releases in de toekomst of eventuele toekomstplannen van Microsoft zelf.</w:t>
      </w:r>
    </w:p>
    <w:p w14:paraId="488FF768"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56133BC7"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Wel zie ik dat het een hele populaire manier is voor het maken van front-end applicaties door C# developers. Veel van diezelfde developers stellen dezelfde vraag: “Heeft het zin om in te zetten op Blazor, heeft het een toekomst”. Ik moet dus op een andere manier gaan zoeken naar mijn eigen antwoord, aan de hand van informatie die mij die keuze kan doen maken.</w:t>
      </w:r>
    </w:p>
    <w:p w14:paraId="3AE929D2" w14:textId="77777777" w:rsidR="009A6D40" w:rsidRPr="00E867B8" w:rsidRDefault="009A6D40" w:rsidP="009A6D40">
      <w:pPr>
        <w:pStyle w:val="Standard"/>
        <w:rPr>
          <w:rFonts w:ascii="Calibri" w:hAnsi="Calibri"/>
          <w:i/>
          <w:iCs/>
          <w:sz w:val="20"/>
          <w:szCs w:val="20"/>
          <w:u w:val="single"/>
          <w:lang w:val="nl-NL"/>
        </w:rPr>
      </w:pPr>
    </w:p>
    <w:p w14:paraId="1DF61FAE"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Aangezien de release van Blazor pas in 2018 was, is het een relatief nieuwe methode voor het ontwikkelen van front-end applicaties. Behalve dit is het ook de enige manier voor het maken van front-end applicaties in C#. Dit bekent dat er geen splitsing is tussen verschillende kampen, waar er gekozen kan worden uit meerdere mogelijkheden voor het maken van C# front-end applicaties. Dit spreekt er in het voordeel van Blazor, omdat iedereen dit bovenstaande wilt bereiken, toegewezen wordt tot Blazor. Wat zorgt voor een community waarvan de ogen allemaal dezelfde kant op staan</w:t>
      </w:r>
    </w:p>
    <w:p w14:paraId="062A0725"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560BB02"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Ook omdat dit zo nieuw is, wordt er nog veel over gesproken op fora. Er wordt ook door die gebruikers veel gespeculeerd over de toekomst van Blazor, maar niemand kan een duidelijk antwoord geven. Vaak wordt er gesproken dat Blazor, aangezien het gebruik maakt van WASM (WebAssembly), een grote kans heeft langer te overleven dan bijvoorbeeld oudere flops van Microsoft (bijvoorbeeld Silverlight). Omdat WASM een nieuwe standaard is voor web-development, waarbij het zeer goed ontvangen wordt, lijkt dit een bevestiging waar ik naar op zoek ben.</w:t>
      </w:r>
    </w:p>
    <w:p w14:paraId="3AF307C8"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87E4525" w14:textId="77777777" w:rsidR="009A6D40" w:rsidRPr="00E867B8" w:rsidRDefault="009A6D40" w:rsidP="009A6D40">
      <w:pPr>
        <w:pStyle w:val="Kop2"/>
        <w:rPr>
          <w:rFonts w:eastAsiaTheme="minorHAnsi"/>
          <w:lang w:val="nl-NL"/>
        </w:rPr>
      </w:pPr>
      <w:bookmarkStart w:id="66" w:name="_Toc124757316"/>
      <w:r w:rsidRPr="00E867B8">
        <w:rPr>
          <w:rFonts w:eastAsiaTheme="minorHAnsi"/>
          <w:lang w:val="nl-NL"/>
        </w:rPr>
        <w:t>Wat zeggen anderen?</w:t>
      </w:r>
      <w:bookmarkEnd w:id="66"/>
    </w:p>
    <w:p w14:paraId="3F2F6CD7" w14:textId="77777777" w:rsidR="009A6D40" w:rsidRPr="00E867B8" w:rsidRDefault="009A6D40" w:rsidP="009A6D40">
      <w:pPr>
        <w:rPr>
          <w:lang w:val="nl-NL"/>
        </w:rPr>
      </w:pPr>
      <w:r w:rsidRPr="00E867B8">
        <w:rPr>
          <w:lang w:val="nl-NL"/>
        </w:rPr>
        <w:t>Om tot een goed beeld te komen ga ik op zoek naar wat, naar mijn idee, goede bronnen er over schrijven om vervolgens tot een conclusie te komen.</w:t>
      </w:r>
    </w:p>
    <w:p w14:paraId="196F4A20" w14:textId="77777777" w:rsidR="009A6D40" w:rsidRPr="00E867B8" w:rsidRDefault="009A6D40" w:rsidP="009A6D40">
      <w:pPr>
        <w:rPr>
          <w:lang w:val="nl-NL"/>
        </w:rPr>
      </w:pPr>
    </w:p>
    <w:p w14:paraId="5D7B752E"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r w:rsidRPr="00E867B8">
        <w:rPr>
          <w:b/>
          <w:bCs/>
          <w:lang w:val="nl-NL"/>
        </w:rPr>
        <w:t>Matthew MacDonald, 10.000 volger op Medium.com en Microsoft MVP</w:t>
      </w:r>
    </w:p>
    <w:p w14:paraId="644B5175"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“…The technological underpinnings for Blazor are rock solid. It’s built on WebAssembly, a cross-platform standard that has significant vendor buy-in, universal browser support, and better performance than even today’s optimized JavaScript engines. WebAssembly also has some jaw-dropping proof-of-concept demonstrations, like 3D games and emulators running natively in the browser…”</w:t>
      </w:r>
    </w:p>
    <w:p w14:paraId="3880D6FD"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“Blazor is a tough sell to current web developer, because it means leaving behind many of the libraries and technologies that have been up over a decade of modern JavaScript development. It’s not a seamless transition, and there’s no way to migrate a JavaScript application to a Blazor project. Switching to Blazor still means moving from the rough seas of JavaScript to a much smaller </w:t>
      </w:r>
      <w:r w:rsidRPr="00E867B8">
        <w:rPr>
          <w:lang w:val="nl-NL"/>
        </w:rPr>
        <w:lastRenderedPageBreak/>
        <w:t>swimming pool. Most developers are going to check it out but won’t be ready to leave the ocean just yet.</w:t>
      </w:r>
    </w:p>
    <w:p w14:paraId="41C46773"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For experienced C# developers, it’s a different story. If you have a team that knows .NET and they’re building an internal business application, Blazor lets them be more productive and build the front-end and back-end with one stack. If you were considering a Windows desktop application (built on something like WPF), Blazor is a more future-forward choice. But if you’re a business building modern, public web applications, there’s very little chance you’ll recommend a client start with Blazor today.</w:t>
      </w:r>
    </w:p>
    <w:p w14:paraId="26C181D1"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The bottom line? Blazor’s a niche — a powerful one — best suited to Microsoft developers who love .NET and C#. But don’t let the present blind you to the future. There’s a lot of promise in stacks that build on WebAssembly, and a lot of room for other languages to nibble away at the edges of JavaScript. And in the ever-changing world of web development, we’re overdue for another revolution.”</w:t>
      </w:r>
    </w:p>
    <w:p w14:paraId="689DFD00"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
    <w:p w14:paraId="0FFFCD2F"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38" w:history="1">
        <w:r w:rsidRPr="00E867B8">
          <w:rPr>
            <w:rStyle w:val="Hyperlink"/>
            <w:lang w:val="nl-NL"/>
          </w:rPr>
          <w:t>https://medium.com/young-coder/is-blazor-the-future-or-just-another-walled-garden-441842cc249d</w:t>
        </w:r>
      </w:hyperlink>
    </w:p>
    <w:p w14:paraId="636F31EE" w14:textId="77777777" w:rsidR="009A6D40" w:rsidRPr="00E867B8" w:rsidRDefault="009A6D40" w:rsidP="009A6D40">
      <w:pPr>
        <w:rPr>
          <w:b/>
          <w:bCs/>
          <w:lang w:val="nl-NL"/>
        </w:rPr>
      </w:pPr>
    </w:p>
    <w:p w14:paraId="3BDB5798" w14:textId="77777777" w:rsidR="009A6D40" w:rsidRPr="00E867B8" w:rsidRDefault="009A6D40" w:rsidP="009A6D40">
      <w:pPr>
        <w:rPr>
          <w:b/>
          <w:bCs/>
          <w:lang w:val="nl-NL"/>
        </w:rPr>
      </w:pPr>
    </w:p>
    <w:p w14:paraId="68BC3DC7" w14:textId="77777777" w:rsidR="009A6D40" w:rsidRPr="00E867B8" w:rsidRDefault="009A6D40" w:rsidP="009A6D40">
      <w:pPr>
        <w:rPr>
          <w:b/>
          <w:bCs/>
          <w:lang w:val="nl-NL"/>
        </w:rPr>
      </w:pPr>
    </w:p>
    <w:p w14:paraId="189AFA26" w14:textId="77777777" w:rsidR="009A6D40" w:rsidRPr="00E867B8" w:rsidRDefault="009A6D40" w:rsidP="009A6D40">
      <w:pPr>
        <w:rPr>
          <w:b/>
          <w:bCs/>
          <w:lang w:val="nl-NL"/>
        </w:rPr>
      </w:pPr>
    </w:p>
    <w:p w14:paraId="0C7B4B24" w14:textId="77777777" w:rsidR="009A6D40" w:rsidRPr="00E867B8" w:rsidRDefault="009A6D40" w:rsidP="009A6D40">
      <w:pPr>
        <w:rPr>
          <w:b/>
          <w:bCs/>
          <w:lang w:val="nl-NL"/>
        </w:rPr>
      </w:pPr>
    </w:p>
    <w:p w14:paraId="70FE548E" w14:textId="77777777" w:rsidR="009A6D40" w:rsidRPr="00E867B8" w:rsidRDefault="009A6D40" w:rsidP="009A6D40">
      <w:pPr>
        <w:rPr>
          <w:b/>
          <w:bCs/>
          <w:lang w:val="nl-NL"/>
        </w:rPr>
      </w:pPr>
    </w:p>
    <w:p w14:paraId="67FEB96E"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r w:rsidRPr="00E867B8">
        <w:rPr>
          <w:b/>
          <w:bCs/>
          <w:lang w:val="nl-NL"/>
        </w:rPr>
        <w:t>Paul Bradish, Digital marketing and software developer for over 15 years</w:t>
      </w:r>
    </w:p>
    <w:p w14:paraId="321C95E4"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The verdict: Is Blazor is better than JavaScript?</w:t>
      </w:r>
    </w:p>
    <w:p w14:paraId="0DAF1902"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While there’s little doubt to us that with each new release Blazor will continue to grow in popularity (and for good reason, too), we don’t see Blazor dethroning JavaScript in overall adoption any time soon. Even though Blazor has many clear and distinct advantages over JavaScript, JavaScript and its multiple, well-used frameworks that have stood the test of time, are here to stay for years to come. That said, the future appears to be bright for Blazor and we look forward to utilizing it on projects with goals that align well to what Blazor brings to the table.</w:t>
      </w:r>
    </w:p>
    <w:p w14:paraId="115F18A7"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39" w:history="1">
        <w:r w:rsidRPr="00E867B8">
          <w:rPr>
            <w:rStyle w:val="Hyperlink"/>
            <w:lang w:val="nl-NL"/>
          </w:rPr>
          <w:t>https://www.emergentsoftware.net/blog/is-blazor-better-than-javascript/</w:t>
        </w:r>
      </w:hyperlink>
    </w:p>
    <w:p w14:paraId="0841779E" w14:textId="77777777" w:rsidR="009A6D40" w:rsidRPr="00E867B8" w:rsidRDefault="009A6D40" w:rsidP="009A6D40">
      <w:pPr>
        <w:rPr>
          <w:lang w:val="nl-NL"/>
        </w:rPr>
      </w:pPr>
    </w:p>
    <w:p w14:paraId="52969DAC"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r w:rsidRPr="00E867B8">
        <w:rPr>
          <w:b/>
          <w:bCs/>
          <w:lang w:val="nl-NL"/>
        </w:rPr>
        <w:t xml:space="preserve">Emergents Software, award-winning software bedrijf met o.a. Philips als klant. </w:t>
      </w:r>
    </w:p>
    <w:p w14:paraId="772BAEF1"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Deciding whether to use Blazor WebAssembly instead of one of the many JavaScript frameworks readily available largely depends on your team’s experience and comfort level with learning a new language. If you or your team is more comfortable coding in C# vs JavaScript, Blazor is a solid option for you. Keep in mind, though, that Blazor’s developer community is relatively small and its knowledge base is still maturing. A team who already has a solid grasp of JavaScript and project </w:t>
      </w:r>
      <w:r w:rsidRPr="00E867B8">
        <w:rPr>
          <w:lang w:val="nl-NL"/>
        </w:rPr>
        <w:lastRenderedPageBreak/>
        <w:t>constraints like timeline or budget may decide to avoid the hassle of learning a new framework and stick to one of the tried and true JavaScript Frameworks available.</w:t>
      </w:r>
    </w:p>
    <w:p w14:paraId="61E33D1F"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Finally, developers who have the time and desire to learn new technology should feel confident giving Blazor a shot at this point. Our team at Emergent Software has numerous successful Blazor projects under our belts and will continue to leverage it on projects Blazor fits well with.</w:t>
      </w:r>
    </w:p>
    <w:p w14:paraId="65ACCBEA"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While there’s little doubt to us that with each new release Blazor will continue to grow in popularity (and for good reason, too), we don’t see Blazor dethroning JavaScript in overall adoption any time soon. Even though Blazor has many clear and distinct advantages over JavaScript, JavaScript and its multiple, well-used frameworks that have stood the test of time, are here to stay for years to come. That said, the future appears to be bright for Blazor and we look forward to utilizing it on projects with goals that align well to what Blazor brings to the table.</w:t>
      </w:r>
    </w:p>
    <w:p w14:paraId="3117C14D"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40" w:history="1">
        <w:r w:rsidRPr="00E867B8">
          <w:rPr>
            <w:rStyle w:val="Hyperlink"/>
            <w:lang w:val="nl-NL"/>
          </w:rPr>
          <w:t>https://www.emergentsoftware.net/blog/is-blazor-better-than-javascript/</w:t>
        </w:r>
      </w:hyperlink>
    </w:p>
    <w:p w14:paraId="775F7306" w14:textId="77777777" w:rsidR="009A6D40" w:rsidRPr="00E867B8" w:rsidRDefault="009A6D40" w:rsidP="009A6D40">
      <w:pPr>
        <w:pStyle w:val="Standard"/>
        <w:rPr>
          <w:rFonts w:asciiTheme="minorHAnsi" w:eastAsiaTheme="minorHAnsi" w:hAnsiTheme="minorHAnsi" w:cstheme="minorBidi"/>
          <w:b/>
          <w:bCs/>
          <w:color w:val="auto"/>
          <w:kern w:val="0"/>
          <w:sz w:val="22"/>
          <w:szCs w:val="22"/>
          <w:lang w:val="nl-NL" w:eastAsia="en-US" w:bidi="ar-SA"/>
        </w:rPr>
      </w:pPr>
    </w:p>
    <w:p w14:paraId="23CC9508" w14:textId="77777777" w:rsidR="009A6D40" w:rsidRPr="00E867B8" w:rsidRDefault="009A6D40" w:rsidP="009A6D40">
      <w:pPr>
        <w:pStyle w:val="Standard"/>
        <w:rPr>
          <w:rFonts w:ascii="Calibri" w:hAnsi="Calibri"/>
          <w:i/>
          <w:iCs/>
          <w:sz w:val="20"/>
          <w:szCs w:val="20"/>
          <w:u w:val="single"/>
          <w:lang w:val="nl-NL"/>
        </w:rPr>
      </w:pPr>
    </w:p>
    <w:p w14:paraId="7A7E2473" w14:textId="77777777" w:rsidR="009A6D40" w:rsidRPr="00E867B8" w:rsidRDefault="009A6D40" w:rsidP="009A6D40">
      <w:pPr>
        <w:pStyle w:val="Kop2"/>
        <w:rPr>
          <w:rFonts w:ascii="Calibri" w:hAnsi="Calibri"/>
          <w:i/>
          <w:iCs/>
          <w:sz w:val="20"/>
          <w:szCs w:val="20"/>
          <w:u w:val="single"/>
          <w:lang w:val="nl-NL"/>
        </w:rPr>
      </w:pPr>
      <w:bookmarkStart w:id="67" w:name="_Toc124757317"/>
      <w:r w:rsidRPr="00E867B8">
        <w:rPr>
          <w:lang w:val="nl-NL"/>
        </w:rPr>
        <w:t>Conclusie</w:t>
      </w:r>
      <w:bookmarkEnd w:id="67"/>
    </w:p>
    <w:p w14:paraId="54495A18" w14:textId="77777777" w:rsidR="009A6D40" w:rsidRPr="00E867B8" w:rsidRDefault="009A6D40" w:rsidP="009A6D40">
      <w:pPr>
        <w:pStyle w:val="Standard"/>
        <w:rPr>
          <w:rFonts w:ascii="Calibri" w:hAnsi="Calibri"/>
          <w:lang w:val="nl-NL"/>
        </w:rPr>
      </w:pPr>
    </w:p>
    <w:p w14:paraId="1D12308C" w14:textId="77777777" w:rsidR="009A6D40" w:rsidRPr="00E867B8" w:rsidRDefault="009A6D40" w:rsidP="009A6D40">
      <w:pPr>
        <w:pStyle w:val="Standard"/>
        <w:rPr>
          <w:rFonts w:ascii="Calibri" w:hAnsi="Calibri"/>
          <w:lang w:val="nl-NL"/>
        </w:rPr>
      </w:pPr>
      <w:r w:rsidRPr="00E867B8">
        <w:rPr>
          <w:rFonts w:ascii="Calibri" w:hAnsi="Calibri"/>
          <w:lang w:val="nl-NL"/>
        </w:rPr>
        <w:t>Mijn conclusie is, dat het samen met vele andere frameworks, moeilijk te zeggen is wat de exacte levensduur van Blazor is.</w:t>
      </w:r>
    </w:p>
    <w:p w14:paraId="5DDD3EED" w14:textId="77777777" w:rsidR="009A6D40" w:rsidRPr="00E867B8" w:rsidRDefault="009A6D40" w:rsidP="009A6D40">
      <w:pPr>
        <w:pStyle w:val="Standard"/>
        <w:rPr>
          <w:rFonts w:ascii="Calibri" w:hAnsi="Calibri"/>
          <w:lang w:val="nl-NL"/>
        </w:rPr>
      </w:pPr>
    </w:p>
    <w:p w14:paraId="0BC402A9" w14:textId="77777777" w:rsidR="009A6D40" w:rsidRPr="00E867B8" w:rsidRDefault="009A6D40" w:rsidP="009A6D40">
      <w:pPr>
        <w:pStyle w:val="Standard"/>
        <w:rPr>
          <w:rFonts w:ascii="Calibri" w:hAnsi="Calibri"/>
          <w:lang w:val="nl-NL"/>
        </w:rPr>
      </w:pPr>
      <w:r w:rsidRPr="00E867B8">
        <w:rPr>
          <w:rFonts w:ascii="Calibri" w:hAnsi="Calibri"/>
          <w:lang w:val="nl-NL"/>
        </w:rPr>
        <w:t xml:space="preserve">Wat, zoals aangegeven, een groot voordeel is, is dat Blazor compileert naar de een nieuwe standaard WASM. Waarbij de verwachting is dat WASM alleen maar groter wordt en meer frameworks zich hier op gaan richten. Zoals ook door sommige ‘experts’ genoemd, is het als ervaren C# developer erg tijdbesparend om het wel te doen. </w:t>
      </w:r>
    </w:p>
    <w:p w14:paraId="79A6CAD5" w14:textId="77777777" w:rsidR="009A6D40" w:rsidRPr="00E867B8" w:rsidRDefault="009A6D40" w:rsidP="009A6D40">
      <w:pPr>
        <w:pStyle w:val="Standard"/>
        <w:rPr>
          <w:rFonts w:ascii="Calibri" w:hAnsi="Calibri"/>
          <w:lang w:val="nl-NL"/>
        </w:rPr>
      </w:pPr>
    </w:p>
    <w:p w14:paraId="0EC04B7D" w14:textId="77777777" w:rsidR="009A6D40" w:rsidRPr="00E867B8" w:rsidRDefault="009A6D40" w:rsidP="009A6D40">
      <w:pPr>
        <w:pStyle w:val="Standard"/>
        <w:rPr>
          <w:rFonts w:ascii="Calibri" w:hAnsi="Calibri"/>
          <w:lang w:val="nl-NL"/>
        </w:rPr>
      </w:pPr>
      <w:r w:rsidRPr="00E867B8">
        <w:rPr>
          <w:rFonts w:ascii="Calibri" w:hAnsi="Calibri"/>
          <w:lang w:val="nl-NL"/>
        </w:rPr>
        <w:t>Wat ook in het voordeel van Blazor spreekt, is het feit dat het een erg populair onderwerp op Stacoverflow en Github is. Zo worden er erg veel actieve vragen gesteld en beantwoord. Daarbij staan er ook erg veel actieve projecten op Github. Waarbij veel gebruikers onderling ook bovenstaande vraagstelling bespreken. Vaak is het antwoord dat het pas in de kinderschoenen staat en dat het alleen maar groter zal worden.</w:t>
      </w:r>
    </w:p>
    <w:p w14:paraId="021CA280" w14:textId="77777777" w:rsidR="009A6D40" w:rsidRPr="00E867B8" w:rsidRDefault="009A6D40" w:rsidP="009A6D40">
      <w:pPr>
        <w:pStyle w:val="Standard"/>
        <w:rPr>
          <w:rFonts w:ascii="Calibri" w:hAnsi="Calibri"/>
          <w:lang w:val="nl-NL"/>
        </w:rPr>
      </w:pPr>
    </w:p>
    <w:p w14:paraId="0CEB134F" w14:textId="7694DAC9" w:rsidR="009A6D40" w:rsidRPr="00E867B8" w:rsidRDefault="009A6D40" w:rsidP="00447ED6">
      <w:pPr>
        <w:pStyle w:val="Standard"/>
        <w:rPr>
          <w:rFonts w:ascii="Calibri" w:hAnsi="Calibri"/>
          <w:lang w:val="nl-NL"/>
        </w:rPr>
      </w:pPr>
      <w:r w:rsidRPr="00E867B8">
        <w:rPr>
          <w:rFonts w:ascii="Calibri" w:hAnsi="Calibri"/>
          <w:lang w:val="nl-NL"/>
        </w:rPr>
        <w:t xml:space="preserve">Waarbij je als bedrijf zijnde zelf de afweging moet maken, aan de hand van het gevoel dat je </w:t>
      </w:r>
      <w:r w:rsidR="00DF7C84" w:rsidRPr="00E867B8">
        <w:rPr>
          <w:rFonts w:ascii="Calibri" w:hAnsi="Calibri"/>
          <w:lang w:val="nl-NL"/>
        </w:rPr>
        <w:t>erbij</w:t>
      </w:r>
      <w:r w:rsidRPr="00E867B8">
        <w:rPr>
          <w:rFonts w:ascii="Calibri" w:hAnsi="Calibri"/>
          <w:lang w:val="nl-NL"/>
        </w:rPr>
        <w:t xml:space="preserve"> krijgt. Toch neig ik te zeggen dat we voorlopig niet bang hoeven te zijn dat Blazor </w:t>
      </w:r>
      <w:r w:rsidR="00DF7C84" w:rsidRPr="00E867B8">
        <w:rPr>
          <w:rFonts w:ascii="Calibri" w:hAnsi="Calibri"/>
          <w:lang w:val="nl-NL"/>
        </w:rPr>
        <w:t>ophoudt</w:t>
      </w:r>
      <w:r w:rsidRPr="00E867B8">
        <w:rPr>
          <w:rFonts w:ascii="Calibri" w:hAnsi="Calibri"/>
          <w:lang w:val="nl-NL"/>
        </w:rPr>
        <w:t xml:space="preserve"> met het krijgen van support. Als je ziet hoe groot het aan het worden is en het feit dat er tot nu toe nog productief aan ontwikkel wordt, denk ik dat we er voorlopig nog niet van af zijn.</w:t>
      </w:r>
    </w:p>
    <w:p w14:paraId="77462F2E" w14:textId="479A56D7" w:rsidR="009A6D40" w:rsidRPr="00E867B8" w:rsidRDefault="009A6D40" w:rsidP="009A6D40">
      <w:pPr>
        <w:rPr>
          <w:lang w:val="nl-NL" w:eastAsia="en-NL"/>
        </w:rPr>
      </w:pPr>
    </w:p>
    <w:p w14:paraId="07025FD5" w14:textId="01232D2C" w:rsidR="00DF7C84" w:rsidRPr="00E867B8" w:rsidRDefault="00DF7C84" w:rsidP="009A6D40">
      <w:pPr>
        <w:rPr>
          <w:lang w:val="nl-NL" w:eastAsia="en-NL"/>
        </w:rPr>
      </w:pPr>
    </w:p>
    <w:p w14:paraId="3D88ACB4" w14:textId="4C18E46C" w:rsidR="00DF7C84" w:rsidRPr="00E867B8" w:rsidRDefault="00DF7C84" w:rsidP="009A6D40">
      <w:pPr>
        <w:rPr>
          <w:lang w:val="nl-NL" w:eastAsia="en-NL"/>
        </w:rPr>
      </w:pPr>
    </w:p>
    <w:p w14:paraId="71FFE0F8" w14:textId="3B126F42" w:rsidR="00DF7C84" w:rsidRPr="00E867B8" w:rsidRDefault="00DF7C84" w:rsidP="009A6D40">
      <w:pPr>
        <w:rPr>
          <w:lang w:val="nl-NL" w:eastAsia="en-NL"/>
        </w:rPr>
      </w:pPr>
    </w:p>
    <w:p w14:paraId="4D431190" w14:textId="06DDF9B7" w:rsidR="00DF7C84" w:rsidRPr="00E867B8" w:rsidRDefault="00DF7C84" w:rsidP="009A6D40">
      <w:pPr>
        <w:rPr>
          <w:lang w:val="nl-NL" w:eastAsia="en-NL"/>
        </w:rPr>
      </w:pPr>
    </w:p>
    <w:p w14:paraId="0CC18A2C" w14:textId="39566F43" w:rsidR="00DF7C84" w:rsidRPr="00E867B8" w:rsidRDefault="00DF7C84" w:rsidP="009A6D40">
      <w:pPr>
        <w:rPr>
          <w:lang w:val="nl-NL" w:eastAsia="en-NL"/>
        </w:rPr>
      </w:pPr>
    </w:p>
    <w:p w14:paraId="43F73874" w14:textId="28189319" w:rsidR="00DF7C84" w:rsidRPr="00E867B8" w:rsidRDefault="00DF7C84" w:rsidP="009A6D40">
      <w:pPr>
        <w:rPr>
          <w:lang w:val="nl-NL" w:eastAsia="en-NL"/>
        </w:rPr>
      </w:pPr>
    </w:p>
    <w:p w14:paraId="51CFEA44" w14:textId="358B109C" w:rsidR="00DF7C84" w:rsidRPr="00E867B8" w:rsidRDefault="00DF7C84" w:rsidP="009A6D40">
      <w:pPr>
        <w:rPr>
          <w:lang w:val="nl-NL" w:eastAsia="en-NL"/>
        </w:rPr>
      </w:pPr>
    </w:p>
    <w:p w14:paraId="330910BB" w14:textId="4547C8FD" w:rsidR="00DF7C84" w:rsidRPr="00E867B8" w:rsidRDefault="00DF7C84" w:rsidP="009A6D40">
      <w:pPr>
        <w:rPr>
          <w:lang w:val="nl-NL" w:eastAsia="en-NL"/>
        </w:rPr>
      </w:pPr>
    </w:p>
    <w:p w14:paraId="6DF66C45" w14:textId="668467A3" w:rsidR="00DF7C84" w:rsidRPr="00E867B8" w:rsidRDefault="00DF7C84" w:rsidP="009A6D40">
      <w:pPr>
        <w:rPr>
          <w:lang w:val="nl-NL" w:eastAsia="en-NL"/>
        </w:rPr>
      </w:pPr>
    </w:p>
    <w:p w14:paraId="0088D3ED" w14:textId="603B4D06" w:rsidR="00DF7C84" w:rsidRPr="00E867B8" w:rsidRDefault="00DF7C84" w:rsidP="009A6D40">
      <w:pPr>
        <w:rPr>
          <w:lang w:val="nl-NL" w:eastAsia="en-NL"/>
        </w:rPr>
      </w:pPr>
    </w:p>
    <w:p w14:paraId="5E06CD19" w14:textId="77777777" w:rsidR="00DF7C84" w:rsidRPr="00E867B8" w:rsidRDefault="00DF7C84" w:rsidP="009A6D40">
      <w:pPr>
        <w:rPr>
          <w:lang w:val="nl-NL" w:eastAsia="en-NL"/>
        </w:rPr>
      </w:pPr>
    </w:p>
    <w:p w14:paraId="760D16C1" w14:textId="61A7CBD0" w:rsidR="009A6D40" w:rsidRPr="00E867B8" w:rsidRDefault="00412DBC" w:rsidP="009A6D40">
      <w:pPr>
        <w:pStyle w:val="Kop1"/>
        <w:rPr>
          <w:rFonts w:eastAsia="Times New Roman"/>
          <w:sz w:val="24"/>
          <w:szCs w:val="24"/>
          <w:lang w:val="nl-NL" w:eastAsia="en-NL"/>
        </w:rPr>
      </w:pPr>
      <w:bookmarkStart w:id="68" w:name="_Toc124757318"/>
      <w:r w:rsidRPr="00E867B8">
        <w:rPr>
          <w:rFonts w:eastAsia="Times New Roman"/>
          <w:lang w:val="nl-NL" w:eastAsia="en-NL"/>
        </w:rPr>
        <w:t xml:space="preserve">1.5 </w:t>
      </w:r>
      <w:r w:rsidR="009A6D40" w:rsidRPr="00E867B8">
        <w:rPr>
          <w:rFonts w:eastAsia="Times New Roman"/>
          <w:lang w:val="nl-NL" w:eastAsia="en-NL"/>
        </w:rPr>
        <w:t>Welke tooling en methodes kunnen er gebruikt worden van het schrijven van (automatische) tests?</w:t>
      </w:r>
      <w:bookmarkEnd w:id="68"/>
    </w:p>
    <w:p w14:paraId="6F2EDD0D" w14:textId="77777777" w:rsidR="009A6D40" w:rsidRPr="00E867B8" w:rsidRDefault="009A6D40" w:rsidP="009A6D40">
      <w:pPr>
        <w:spacing w:before="100" w:beforeAutospacing="1" w:after="0" w:line="240" w:lineRule="auto"/>
        <w:rPr>
          <w:rFonts w:eastAsia="Times New Roman" w:cstheme="minorHAnsi"/>
          <w:sz w:val="24"/>
          <w:szCs w:val="24"/>
          <w:lang w:val="nl-NL" w:eastAsia="en-NL"/>
        </w:rPr>
      </w:pPr>
    </w:p>
    <w:p w14:paraId="73E32E23" w14:textId="77777777" w:rsidR="009A6D40" w:rsidRPr="00E867B8" w:rsidRDefault="009A6D40" w:rsidP="009A6D40">
      <w:pPr>
        <w:pStyle w:val="Kop2"/>
        <w:rPr>
          <w:rFonts w:eastAsia="Times New Roman"/>
          <w:sz w:val="24"/>
          <w:szCs w:val="24"/>
          <w:lang w:val="nl-NL" w:eastAsia="en-NL"/>
        </w:rPr>
      </w:pPr>
      <w:bookmarkStart w:id="69" w:name="_Toc124757319"/>
      <w:r w:rsidRPr="00E867B8">
        <w:rPr>
          <w:rFonts w:eastAsia="Times New Roman"/>
          <w:lang w:val="nl-NL" w:eastAsia="en-NL"/>
        </w:rPr>
        <w:t>Doel</w:t>
      </w:r>
      <w:bookmarkEnd w:id="69"/>
    </w:p>
    <w:p w14:paraId="6D6DDCA3" w14:textId="77777777" w:rsidR="009A6D40" w:rsidRPr="00E867B8" w:rsidRDefault="009A6D40" w:rsidP="009A6D40">
      <w:pPr>
        <w:spacing w:before="100" w:beforeAutospacing="1" w:after="202" w:line="276" w:lineRule="auto"/>
        <w:rPr>
          <w:rFonts w:eastAsia="Times New Roman" w:cstheme="minorHAnsi"/>
          <w:sz w:val="24"/>
          <w:szCs w:val="24"/>
          <w:lang w:val="nl-NL" w:eastAsia="en-NL"/>
        </w:rPr>
      </w:pPr>
      <w:r w:rsidRPr="00E867B8">
        <w:rPr>
          <w:rFonts w:eastAsia="Times New Roman" w:cstheme="minorHAnsi"/>
          <w:lang w:val="nl-NL" w:eastAsia="en-NL"/>
        </w:rPr>
        <w:t>Het doel van dit onderzoek is het vinden van een geschikte manier voor het testen van onze eventuele toekomstige Blazor applicaties. Hierbij wordt er gekeken naar welke methodes en strategieën op de markt zijn gebracht voor automatiseren van tests. Hierbij wordt dus niet gekeken naar bijvoorbeeld end-to-end tests, acceptatietests of integratietests.</w:t>
      </w:r>
    </w:p>
    <w:p w14:paraId="2AB65705" w14:textId="77777777" w:rsidR="009A6D40" w:rsidRPr="00E867B8" w:rsidRDefault="009A6D40" w:rsidP="009A6D40">
      <w:pPr>
        <w:pStyle w:val="Kop2"/>
        <w:rPr>
          <w:rFonts w:eastAsia="Times New Roman"/>
          <w:sz w:val="24"/>
          <w:szCs w:val="24"/>
          <w:lang w:val="nl-NL" w:eastAsia="en-NL"/>
        </w:rPr>
      </w:pPr>
      <w:bookmarkStart w:id="70" w:name="_Toc124757320"/>
      <w:r w:rsidRPr="00E867B8">
        <w:rPr>
          <w:rFonts w:eastAsia="Times New Roman"/>
          <w:lang w:val="nl-NL" w:eastAsia="en-NL"/>
        </w:rPr>
        <w:t>Strategie</w:t>
      </w:r>
      <w:bookmarkEnd w:id="70"/>
    </w:p>
    <w:p w14:paraId="303533C2" w14:textId="77777777" w:rsidR="009A6D40" w:rsidRPr="00E867B8" w:rsidRDefault="009A6D40" w:rsidP="009A6D40">
      <w:pPr>
        <w:spacing w:before="100" w:beforeAutospacing="1" w:after="202" w:line="276" w:lineRule="auto"/>
        <w:rPr>
          <w:rFonts w:eastAsia="Times New Roman" w:cstheme="minorHAnsi"/>
          <w:sz w:val="24"/>
          <w:szCs w:val="24"/>
          <w:lang w:val="nl-NL" w:eastAsia="en-NL"/>
        </w:rPr>
      </w:pPr>
      <w:r w:rsidRPr="00E867B8">
        <w:rPr>
          <w:rFonts w:eastAsia="Times New Roman" w:cstheme="minorHAnsi"/>
          <w:lang w:val="nl-NL" w:eastAsia="en-NL"/>
        </w:rPr>
        <w:t>Ik ga dit onderzoek doen volgens ondertstaande onderzoeksmethodes</w:t>
      </w:r>
    </w:p>
    <w:p w14:paraId="040F6442" w14:textId="77777777" w:rsidR="009A6D40" w:rsidRPr="00E867B8" w:rsidRDefault="009A6D40" w:rsidP="009A6D40">
      <w:pPr>
        <w:spacing w:before="115" w:after="115" w:line="240" w:lineRule="auto"/>
        <w:rPr>
          <w:rFonts w:eastAsia="Times New Roman" w:cstheme="minorHAnsi"/>
          <w:sz w:val="24"/>
          <w:szCs w:val="24"/>
          <w:bdr w:val="single" w:sz="6" w:space="0" w:color="000000" w:frame="1"/>
          <w:shd w:val="clear" w:color="auto" w:fill="FFFFFF"/>
          <w:lang w:val="nl-NL" w:eastAsia="en-NL"/>
        </w:rPr>
      </w:pPr>
      <w:r w:rsidRPr="00E867B8">
        <w:rPr>
          <w:rFonts w:eastAsia="Times New Roman" w:cstheme="minorHAnsi"/>
          <w:i/>
          <w:iCs/>
          <w:sz w:val="24"/>
          <w:szCs w:val="24"/>
          <w:bdr w:val="single" w:sz="6" w:space="0" w:color="000000" w:frame="1"/>
          <w:shd w:val="clear" w:color="auto" w:fill="FFFFFF"/>
          <w:lang w:val="nl-NL" w:eastAsia="en-NL"/>
        </w:rPr>
        <w:t>F</w:t>
      </w:r>
      <w:r w:rsidRPr="00E867B8">
        <w:rPr>
          <w:rFonts w:eastAsia="Times New Roman" w:cstheme="minorHAnsi"/>
          <w:noProof/>
          <w:sz w:val="24"/>
          <w:szCs w:val="24"/>
          <w:lang w:val="nl-NL" w:eastAsia="en-NL"/>
        </w:rPr>
        <w:drawing>
          <wp:anchor distT="0" distB="0" distL="114300" distR="114300" simplePos="0" relativeHeight="251665408" behindDoc="0" locked="0" layoutInCell="1" allowOverlap="0" wp14:anchorId="18985A00" wp14:editId="27C1707E">
            <wp:simplePos x="0" y="0"/>
            <wp:positionH relativeFrom="column">
              <wp:align>left</wp:align>
            </wp:positionH>
            <wp:positionV relativeFrom="line">
              <wp:posOffset>0</wp:posOffset>
            </wp:positionV>
            <wp:extent cx="3305175" cy="609600"/>
            <wp:effectExtent l="0" t="0" r="9525"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67B8">
        <w:rPr>
          <w:rFonts w:eastAsia="Times New Roman" w:cstheme="minorHAnsi"/>
          <w:i/>
          <w:iCs/>
          <w:sz w:val="24"/>
          <w:szCs w:val="24"/>
          <w:bdr w:val="single" w:sz="6" w:space="0" w:color="000000" w:frame="1"/>
          <w:shd w:val="clear" w:color="auto" w:fill="FFFFFF"/>
          <w:lang w:val="nl-NL" w:eastAsia="en-NL"/>
        </w:rPr>
        <w:t xml:space="preserve"> igure </w:t>
      </w:r>
      <w:r w:rsidRPr="00E867B8">
        <w:rPr>
          <w:rFonts w:eastAsia="Times New Roman" w:cstheme="minorHAnsi"/>
          <w:i/>
          <w:iCs/>
          <w:sz w:val="24"/>
          <w:szCs w:val="24"/>
          <w:bdr w:val="single" w:sz="6" w:space="0" w:color="000000" w:frame="1"/>
          <w:shd w:val="clear" w:color="auto" w:fill="C0C0C0"/>
          <w:lang w:val="nl-NL" w:eastAsia="en-NL"/>
        </w:rPr>
        <w:t>1</w:t>
      </w:r>
      <w:r w:rsidRPr="00E867B8">
        <w:rPr>
          <w:rFonts w:eastAsia="Times New Roman" w:cstheme="minorHAnsi"/>
          <w:i/>
          <w:iCs/>
          <w:sz w:val="24"/>
          <w:szCs w:val="24"/>
          <w:bdr w:val="single" w:sz="6" w:space="0" w:color="000000" w:frame="1"/>
          <w:shd w:val="clear" w:color="auto" w:fill="FFFFFF"/>
          <w:lang w:val="nl-NL" w:eastAsia="en-NL"/>
        </w:rPr>
        <w:t>: Choose fitting pattern</w:t>
      </w:r>
    </w:p>
    <w:p w14:paraId="5D85F617" w14:textId="77777777" w:rsidR="009A6D40" w:rsidRPr="00E867B8" w:rsidRDefault="009A6D40" w:rsidP="009A6D40">
      <w:pPr>
        <w:spacing w:after="240" w:line="240" w:lineRule="auto"/>
        <w:rPr>
          <w:rFonts w:eastAsia="Times New Roman" w:cstheme="minorHAnsi"/>
          <w:sz w:val="24"/>
          <w:szCs w:val="24"/>
          <w:shd w:val="clear" w:color="auto" w:fill="FFFFFF"/>
          <w:lang w:val="nl-NL" w:eastAsia="en-NL"/>
        </w:rPr>
      </w:pPr>
    </w:p>
    <w:p w14:paraId="3D69CB6D" w14:textId="77777777" w:rsidR="009A6D40" w:rsidRPr="00E867B8"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1EADF1BC" w14:textId="3D616544" w:rsidR="009A6D40" w:rsidRPr="00E867B8"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Dit </w:t>
      </w:r>
      <w:r w:rsidR="00DF7C84" w:rsidRPr="00E867B8">
        <w:rPr>
          <w:rFonts w:eastAsia="Times New Roman" w:cstheme="minorHAnsi"/>
          <w:shd w:val="clear" w:color="auto" w:fill="FFFFFF"/>
          <w:lang w:val="nl-NL" w:eastAsia="en-NL"/>
        </w:rPr>
        <w:t>betekent</w:t>
      </w:r>
      <w:r w:rsidRPr="00E867B8">
        <w:rPr>
          <w:rFonts w:eastAsia="Times New Roman" w:cstheme="minorHAnsi"/>
          <w:shd w:val="clear" w:color="auto" w:fill="FFFFFF"/>
          <w:lang w:val="nl-NL" w:eastAsia="en-NL"/>
        </w:rPr>
        <w:t xml:space="preserve"> dat ik volgens de volgende volgorde ga werken:</w:t>
      </w:r>
    </w:p>
    <w:p w14:paraId="121F8AAC"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1. Library: Literature study &amp; community research</w:t>
      </w:r>
    </w:p>
    <w:p w14:paraId="5F17A600"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2. Field: Explore (user)requirements</w:t>
      </w:r>
    </w:p>
    <w:p w14:paraId="29482CB6"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3. Lab: Usability testing</w:t>
      </w:r>
    </w:p>
    <w:p w14:paraId="50E80C5F"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4. Workshop: prototyping</w:t>
      </w:r>
    </w:p>
    <w:p w14:paraId="712F7293" w14:textId="77777777" w:rsidR="009A6D40" w:rsidRPr="00E867B8"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444B57FB" w14:textId="77777777" w:rsidR="009A6D40" w:rsidRPr="00E867B8" w:rsidRDefault="009A6D40" w:rsidP="009A6D40">
      <w:pPr>
        <w:pStyle w:val="Kop1"/>
        <w:rPr>
          <w:rFonts w:eastAsia="Times New Roman"/>
          <w:shd w:val="clear" w:color="auto" w:fill="FFFFFF"/>
          <w:lang w:val="nl-NL" w:eastAsia="en-NL"/>
        </w:rPr>
      </w:pPr>
      <w:bookmarkStart w:id="71" w:name="_Toc124757321"/>
      <w:r w:rsidRPr="00E867B8">
        <w:rPr>
          <w:rFonts w:eastAsia="Times New Roman"/>
          <w:shd w:val="clear" w:color="auto" w:fill="FFFFFF"/>
          <w:lang w:val="nl-NL" w:eastAsia="en-NL"/>
        </w:rPr>
        <w:t>Uitwerking</w:t>
      </w:r>
      <w:bookmarkEnd w:id="71"/>
    </w:p>
    <w:p w14:paraId="197B054A" w14:textId="77777777" w:rsidR="009A6D40" w:rsidRPr="00E867B8" w:rsidRDefault="009A6D40" w:rsidP="009A6D40">
      <w:pPr>
        <w:rPr>
          <w:lang w:val="nl-NL" w:eastAsia="en-NL"/>
        </w:rPr>
      </w:pPr>
    </w:p>
    <w:p w14:paraId="1F8697D7" w14:textId="77777777" w:rsidR="009A6D40" w:rsidRPr="00E867B8" w:rsidRDefault="009A6D40" w:rsidP="009A6D40">
      <w:pPr>
        <w:pStyle w:val="Kop2"/>
        <w:rPr>
          <w:rFonts w:eastAsia="Times New Roman"/>
          <w:shd w:val="clear" w:color="auto" w:fill="FFFFFF"/>
          <w:lang w:val="nl-NL" w:eastAsia="en-NL"/>
        </w:rPr>
      </w:pPr>
      <w:bookmarkStart w:id="72" w:name="_Toc124757322"/>
      <w:r w:rsidRPr="00E867B8">
        <w:rPr>
          <w:rFonts w:eastAsia="Times New Roman"/>
          <w:shd w:val="clear" w:color="auto" w:fill="FFFFFF"/>
          <w:lang w:val="nl-NL" w:eastAsia="en-NL"/>
        </w:rPr>
        <w:lastRenderedPageBreak/>
        <w:t>Welke technieken zijn beschikbaar?</w:t>
      </w:r>
      <w:bookmarkEnd w:id="72"/>
    </w:p>
    <w:p w14:paraId="097BD02D" w14:textId="1BDDB70B" w:rsidR="009A6D40" w:rsidRPr="00E867B8"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Bij het onderzoek naar testmethodieken voor Blazor, ben ik steeds uitgekomen op twee belangrijke methodes: Unit testing en E2E testing (end-to-end). Twee totaal verschillende methodes die elkaar aan kunnen vullen en waarmee je een Blazor app op bijna elk vlak kan testen.</w:t>
      </w:r>
    </w:p>
    <w:p w14:paraId="23C3D5AC" w14:textId="77777777" w:rsidR="00DF7C84" w:rsidRPr="00E867B8" w:rsidRDefault="00DF7C84" w:rsidP="009A6D40">
      <w:pPr>
        <w:spacing w:before="100" w:beforeAutospacing="1" w:after="202" w:line="276" w:lineRule="auto"/>
        <w:rPr>
          <w:rFonts w:eastAsia="Times New Roman" w:cstheme="minorHAnsi"/>
          <w:sz w:val="24"/>
          <w:szCs w:val="24"/>
          <w:shd w:val="clear" w:color="auto" w:fill="FFFFFF"/>
          <w:lang w:val="nl-NL" w:eastAsia="en-NL"/>
        </w:rPr>
      </w:pPr>
    </w:p>
    <w:p w14:paraId="6DEE033F" w14:textId="77777777" w:rsidR="009A6D40" w:rsidRPr="00E867B8" w:rsidRDefault="009A6D40" w:rsidP="009A6D40">
      <w:pPr>
        <w:pStyle w:val="Kop3"/>
        <w:rPr>
          <w:shd w:val="clear" w:color="auto" w:fill="FFFFFF"/>
          <w:lang w:val="nl-NL" w:eastAsia="en-NL"/>
        </w:rPr>
      </w:pPr>
      <w:bookmarkStart w:id="73" w:name="_Toc124757323"/>
      <w:r w:rsidRPr="00E867B8">
        <w:rPr>
          <w:shd w:val="clear" w:color="auto" w:fill="FFFFFF"/>
          <w:lang w:val="nl-NL" w:eastAsia="en-NL"/>
        </w:rPr>
        <w:t>Unit Tests</w:t>
      </w:r>
      <w:bookmarkEnd w:id="73"/>
    </w:p>
    <w:p w14:paraId="5EFF6ADE" w14:textId="77777777" w:rsidR="009A6D40" w:rsidRPr="00E867B8" w:rsidRDefault="009A6D40" w:rsidP="009A6D40">
      <w:pPr>
        <w:rPr>
          <w:lang w:val="nl-NL" w:eastAsia="en-NL"/>
        </w:rPr>
      </w:pPr>
    </w:p>
    <w:p w14:paraId="07B39E8B"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Unit testing is de meeste bekende testmethode. Dit is een methode die, met enkele uitzonderingen, nagenoeg altijd automatisch wordt uitgevoerd. Toch is Unit testen in Blazor anders dan de gebruikelijk Unit Test. Over het algemeen wordt deze testmethodiek gebruik voor het testen van backends, toch kan deze ook gebruikt worden voor het testen van frontend, waar Blazor onder valt. Hiervoor wordt wel een speciale Unit Test library voor gebruikt. Deze libaries zorgen er voor dat de Blazor components geladen worden met de benodigde (Mock) data en de juiste state. Hierbij kunnen tests worden uitgevoerd op zowel de input, output, state, lifecycles, eventhandlers en meer. Dit is dan ook meteen het verschil met de conventionele unit tests, waar de conventionele unit tests alleen class-specifiek op een methode wordt uitgevoerd.</w:t>
      </w:r>
    </w:p>
    <w:p w14:paraId="10D5F073"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Er is eigenlijk maar een Unit Test library die genoemd wordt: bUnit. </w:t>
      </w:r>
    </w:p>
    <w:p w14:paraId="7A7616DC" w14:textId="77777777" w:rsidR="009A6D40" w:rsidRPr="00E867B8" w:rsidRDefault="009A6D40" w:rsidP="009A6D40">
      <w:pPr>
        <w:rPr>
          <w:shd w:val="clear" w:color="auto" w:fill="FFFFFF"/>
          <w:lang w:val="nl-NL" w:eastAsia="en-NL"/>
        </w:rPr>
      </w:pPr>
    </w:p>
    <w:p w14:paraId="1F57E0C6" w14:textId="77777777" w:rsidR="009A6D40" w:rsidRPr="00E867B8" w:rsidRDefault="009A6D40" w:rsidP="009A6D40">
      <w:pPr>
        <w:pStyle w:val="Kop3"/>
        <w:rPr>
          <w:shd w:val="clear" w:color="auto" w:fill="FFFFFF"/>
          <w:lang w:val="nl-NL" w:eastAsia="en-NL"/>
        </w:rPr>
      </w:pPr>
      <w:bookmarkStart w:id="74" w:name="_Toc124757324"/>
      <w:r w:rsidRPr="00E867B8">
        <w:rPr>
          <w:shd w:val="clear" w:color="auto" w:fill="FFFFFF"/>
          <w:lang w:val="nl-NL" w:eastAsia="en-NL"/>
        </w:rPr>
        <w:t>E2E</w:t>
      </w:r>
      <w:bookmarkEnd w:id="74"/>
    </w:p>
    <w:p w14:paraId="0956C04F" w14:textId="77777777" w:rsidR="009A6D40" w:rsidRPr="00E867B8" w:rsidRDefault="009A6D40" w:rsidP="009A6D40">
      <w:pPr>
        <w:rPr>
          <w:lang w:val="nl-NL" w:eastAsia="en-NL"/>
        </w:rPr>
      </w:pPr>
    </w:p>
    <w:p w14:paraId="601C48E6"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Deze testmethodetest de workflow van een applicatie van begin tot eind en kan zowel manueel als automatisch worden gedraaid. De bedoeling van deze methode is het nabootsen van echte user input, zodat daadwerkelijke voorkomende scenario’s getest kunnen worden. Hierbij worden, in tegenstelling tot de Unit Tests, meerdere components getest.</w:t>
      </w:r>
    </w:p>
    <w:p w14:paraId="38259438"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Bij E2E tests zijn er meer mogelijkheden, zo worden bijvoorbeeld Cypress en Playwright for .NET erg vaak genoemd.</w:t>
      </w:r>
    </w:p>
    <w:p w14:paraId="14B3FB11" w14:textId="77777777" w:rsidR="009A6D40" w:rsidRPr="00E867B8" w:rsidRDefault="009A6D40" w:rsidP="009A6D40">
      <w:pPr>
        <w:rPr>
          <w:sz w:val="24"/>
          <w:szCs w:val="24"/>
          <w:shd w:val="clear" w:color="auto" w:fill="FFFFFF"/>
          <w:lang w:val="nl-NL" w:eastAsia="en-NL"/>
        </w:rPr>
      </w:pPr>
    </w:p>
    <w:p w14:paraId="57B38308"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Microsoft heeft met onderstaande tabel in kaart proberen te brengen wat je voor kan stellen bij de specifieke tests.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9"/>
        <w:gridCol w:w="2786"/>
        <w:gridCol w:w="3245"/>
      </w:tblGrid>
      <w:tr w:rsidR="009A6D40" w:rsidRPr="00E867B8" w14:paraId="469BAA68" w14:textId="77777777" w:rsidTr="009241E9">
        <w:trPr>
          <w:tblHeader/>
        </w:trPr>
        <w:tc>
          <w:tcPr>
            <w:tcW w:w="0" w:type="auto"/>
            <w:shd w:val="clear" w:color="auto" w:fill="FFFFFF"/>
            <w:hideMark/>
          </w:tcPr>
          <w:p w14:paraId="1CB6AB2A"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r w:rsidRPr="00E867B8">
              <w:rPr>
                <w:rFonts w:ascii="Segoe UI" w:eastAsia="Times New Roman" w:hAnsi="Segoe UI" w:cs="Segoe UI"/>
                <w:b/>
                <w:bCs/>
                <w:color w:val="171717"/>
                <w:sz w:val="24"/>
                <w:szCs w:val="24"/>
                <w:lang w:val="nl-NL" w:eastAsia="en-NL"/>
              </w:rPr>
              <w:t>Capability</w:t>
            </w:r>
          </w:p>
        </w:tc>
        <w:tc>
          <w:tcPr>
            <w:tcW w:w="0" w:type="auto"/>
            <w:shd w:val="clear" w:color="auto" w:fill="FFFFFF"/>
            <w:hideMark/>
          </w:tcPr>
          <w:p w14:paraId="26D13B42"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r w:rsidRPr="00E867B8">
              <w:rPr>
                <w:rFonts w:ascii="Segoe UI" w:eastAsia="Times New Roman" w:hAnsi="Segoe UI" w:cs="Segoe UI"/>
                <w:b/>
                <w:bCs/>
                <w:color w:val="171717"/>
                <w:sz w:val="24"/>
                <w:szCs w:val="24"/>
                <w:lang w:val="nl-NL" w:eastAsia="en-NL"/>
              </w:rPr>
              <w:t>Unit testing</w:t>
            </w:r>
          </w:p>
        </w:tc>
        <w:tc>
          <w:tcPr>
            <w:tcW w:w="0" w:type="auto"/>
            <w:shd w:val="clear" w:color="auto" w:fill="FFFFFF"/>
            <w:hideMark/>
          </w:tcPr>
          <w:p w14:paraId="43DB1404"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r w:rsidRPr="00E867B8">
              <w:rPr>
                <w:rFonts w:ascii="Segoe UI" w:eastAsia="Times New Roman" w:hAnsi="Segoe UI" w:cs="Segoe UI"/>
                <w:b/>
                <w:bCs/>
                <w:color w:val="171717"/>
                <w:sz w:val="24"/>
                <w:szCs w:val="24"/>
                <w:lang w:val="nl-NL" w:eastAsia="en-NL"/>
              </w:rPr>
              <w:t>E2E testing</w:t>
            </w:r>
          </w:p>
        </w:tc>
      </w:tr>
      <w:tr w:rsidR="009A6D40" w:rsidRPr="00E867B8" w14:paraId="0F036C77" w14:textId="77777777" w:rsidTr="009241E9">
        <w:tc>
          <w:tcPr>
            <w:tcW w:w="0" w:type="auto"/>
            <w:shd w:val="clear" w:color="auto" w:fill="FFFFFF"/>
            <w:hideMark/>
          </w:tcPr>
          <w:p w14:paraId="5CE52029"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Test scope</w:t>
            </w:r>
          </w:p>
        </w:tc>
        <w:tc>
          <w:tcPr>
            <w:tcW w:w="0" w:type="auto"/>
            <w:shd w:val="clear" w:color="auto" w:fill="FFFFFF"/>
            <w:hideMark/>
          </w:tcPr>
          <w:p w14:paraId="5D0FB09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Razor component (Razor/C#) only</w:t>
            </w:r>
          </w:p>
        </w:tc>
        <w:tc>
          <w:tcPr>
            <w:tcW w:w="0" w:type="auto"/>
            <w:shd w:val="clear" w:color="auto" w:fill="FFFFFF"/>
            <w:hideMark/>
          </w:tcPr>
          <w:p w14:paraId="3DF5853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Razor component (Razor/C#) with CSS/JS</w:t>
            </w:r>
          </w:p>
        </w:tc>
      </w:tr>
      <w:tr w:rsidR="009A6D40" w:rsidRPr="00E867B8" w14:paraId="2848ED5E" w14:textId="77777777" w:rsidTr="009241E9">
        <w:tc>
          <w:tcPr>
            <w:tcW w:w="0" w:type="auto"/>
            <w:shd w:val="clear" w:color="auto" w:fill="FFFFFF"/>
            <w:hideMark/>
          </w:tcPr>
          <w:p w14:paraId="1164C589"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Test execution time</w:t>
            </w:r>
          </w:p>
        </w:tc>
        <w:tc>
          <w:tcPr>
            <w:tcW w:w="0" w:type="auto"/>
            <w:shd w:val="clear" w:color="auto" w:fill="FFFFFF"/>
            <w:hideMark/>
          </w:tcPr>
          <w:p w14:paraId="61FAC400"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Milliseconds</w:t>
            </w:r>
          </w:p>
        </w:tc>
        <w:tc>
          <w:tcPr>
            <w:tcW w:w="0" w:type="auto"/>
            <w:shd w:val="clear" w:color="auto" w:fill="FFFFFF"/>
            <w:hideMark/>
          </w:tcPr>
          <w:p w14:paraId="6C3E2CC8"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Seconds</w:t>
            </w:r>
          </w:p>
        </w:tc>
      </w:tr>
      <w:tr w:rsidR="009A6D40" w:rsidRPr="00E867B8" w14:paraId="7460E99C" w14:textId="77777777" w:rsidTr="009241E9">
        <w:tc>
          <w:tcPr>
            <w:tcW w:w="0" w:type="auto"/>
            <w:shd w:val="clear" w:color="auto" w:fill="FFFFFF"/>
            <w:hideMark/>
          </w:tcPr>
          <w:p w14:paraId="10C6FA9B"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lastRenderedPageBreak/>
              <w:t>Access to the component instance</w:t>
            </w:r>
          </w:p>
        </w:tc>
        <w:tc>
          <w:tcPr>
            <w:tcW w:w="0" w:type="auto"/>
            <w:shd w:val="clear" w:color="auto" w:fill="FFFFFF"/>
            <w:hideMark/>
          </w:tcPr>
          <w:p w14:paraId="3C88BC6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Yes</w:t>
            </w:r>
          </w:p>
        </w:tc>
        <w:tc>
          <w:tcPr>
            <w:tcW w:w="0" w:type="auto"/>
            <w:shd w:val="clear" w:color="auto" w:fill="FFFFFF"/>
            <w:hideMark/>
          </w:tcPr>
          <w:p w14:paraId="64B0F982"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No</w:t>
            </w:r>
          </w:p>
        </w:tc>
      </w:tr>
      <w:tr w:rsidR="009A6D40" w:rsidRPr="00E867B8" w14:paraId="4C0EB5D0" w14:textId="77777777" w:rsidTr="009241E9">
        <w:tc>
          <w:tcPr>
            <w:tcW w:w="0" w:type="auto"/>
            <w:shd w:val="clear" w:color="auto" w:fill="FFFFFF"/>
            <w:hideMark/>
          </w:tcPr>
          <w:p w14:paraId="44EEE967"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Sensitive to the environment</w:t>
            </w:r>
          </w:p>
        </w:tc>
        <w:tc>
          <w:tcPr>
            <w:tcW w:w="0" w:type="auto"/>
            <w:shd w:val="clear" w:color="auto" w:fill="FFFFFF"/>
            <w:hideMark/>
          </w:tcPr>
          <w:p w14:paraId="1C7CE545"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No</w:t>
            </w:r>
          </w:p>
        </w:tc>
        <w:tc>
          <w:tcPr>
            <w:tcW w:w="0" w:type="auto"/>
            <w:shd w:val="clear" w:color="auto" w:fill="FFFFFF"/>
            <w:hideMark/>
          </w:tcPr>
          <w:p w14:paraId="7E743B2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Yes</w:t>
            </w:r>
          </w:p>
        </w:tc>
      </w:tr>
      <w:tr w:rsidR="009A6D40" w:rsidRPr="00E867B8" w14:paraId="27782A5C" w14:textId="77777777" w:rsidTr="009241E9">
        <w:tc>
          <w:tcPr>
            <w:tcW w:w="0" w:type="auto"/>
            <w:shd w:val="clear" w:color="auto" w:fill="FFFFFF"/>
            <w:hideMark/>
          </w:tcPr>
          <w:p w14:paraId="6B61DAA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Reliability</w:t>
            </w:r>
          </w:p>
        </w:tc>
        <w:tc>
          <w:tcPr>
            <w:tcW w:w="0" w:type="auto"/>
            <w:shd w:val="clear" w:color="auto" w:fill="FFFFFF"/>
            <w:hideMark/>
          </w:tcPr>
          <w:p w14:paraId="240D4C2D"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More reliable</w:t>
            </w:r>
          </w:p>
        </w:tc>
        <w:tc>
          <w:tcPr>
            <w:tcW w:w="0" w:type="auto"/>
            <w:shd w:val="clear" w:color="auto" w:fill="FFFFFF"/>
            <w:hideMark/>
          </w:tcPr>
          <w:p w14:paraId="2D300D3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Less reliable</w:t>
            </w:r>
          </w:p>
        </w:tc>
      </w:tr>
    </w:tbl>
    <w:p w14:paraId="47FDDF6B" w14:textId="77777777" w:rsidR="009A6D40" w:rsidRPr="00E867B8" w:rsidRDefault="009A6D40" w:rsidP="009A6D40">
      <w:pPr>
        <w:rPr>
          <w:sz w:val="24"/>
          <w:szCs w:val="24"/>
          <w:shd w:val="clear" w:color="auto" w:fill="FFFFFF"/>
          <w:lang w:val="nl-NL" w:eastAsia="en-NL"/>
        </w:rPr>
      </w:pPr>
    </w:p>
    <w:p w14:paraId="7170D719"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Het is niet de bedoeling om zomaar alles te testen met elke methode die er is. Zo is het verstandig om bij bepaalde scenario’s een keuze voor een bepaalde testaanpak te kiezen. Ook hier heeft Microsoft een interessante keuzetabel voor gemaakt.</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0"/>
        <w:gridCol w:w="1355"/>
        <w:gridCol w:w="5415"/>
      </w:tblGrid>
      <w:tr w:rsidR="009A6D40" w:rsidRPr="00E867B8" w14:paraId="2D6E6F39" w14:textId="77777777" w:rsidTr="009241E9">
        <w:trPr>
          <w:tblHeader/>
        </w:trPr>
        <w:tc>
          <w:tcPr>
            <w:tcW w:w="0" w:type="auto"/>
            <w:shd w:val="clear" w:color="auto" w:fill="FFFFFF"/>
            <w:hideMark/>
          </w:tcPr>
          <w:p w14:paraId="10F8C203" w14:textId="77777777" w:rsidR="009A6D40" w:rsidRPr="00E867B8" w:rsidRDefault="009A6D40" w:rsidP="009241E9">
            <w:pPr>
              <w:rPr>
                <w:rFonts w:ascii="Segoe UI" w:hAnsi="Segoe UI" w:cs="Segoe UI"/>
                <w:b/>
                <w:bCs/>
                <w:color w:val="171717"/>
                <w:lang w:val="nl-NL"/>
              </w:rPr>
            </w:pPr>
            <w:r w:rsidRPr="00E867B8">
              <w:rPr>
                <w:rFonts w:ascii="Segoe UI" w:hAnsi="Segoe UI" w:cs="Segoe UI"/>
                <w:b/>
                <w:bCs/>
                <w:color w:val="171717"/>
                <w:lang w:val="nl-NL"/>
              </w:rPr>
              <w:t>Scenario</w:t>
            </w:r>
          </w:p>
        </w:tc>
        <w:tc>
          <w:tcPr>
            <w:tcW w:w="0" w:type="auto"/>
            <w:shd w:val="clear" w:color="auto" w:fill="FFFFFF"/>
            <w:hideMark/>
          </w:tcPr>
          <w:p w14:paraId="32379E2B" w14:textId="77777777" w:rsidR="009A6D40" w:rsidRPr="00E867B8" w:rsidRDefault="009A6D40" w:rsidP="009241E9">
            <w:pPr>
              <w:rPr>
                <w:rFonts w:ascii="Segoe UI" w:hAnsi="Segoe UI" w:cs="Segoe UI"/>
                <w:b/>
                <w:bCs/>
                <w:color w:val="171717"/>
                <w:lang w:val="nl-NL"/>
              </w:rPr>
            </w:pPr>
            <w:r w:rsidRPr="00E867B8">
              <w:rPr>
                <w:rFonts w:ascii="Segoe UI" w:hAnsi="Segoe UI" w:cs="Segoe UI"/>
                <w:b/>
                <w:bCs/>
                <w:color w:val="171717"/>
                <w:lang w:val="nl-NL"/>
              </w:rPr>
              <w:t>Suggested approach</w:t>
            </w:r>
          </w:p>
        </w:tc>
        <w:tc>
          <w:tcPr>
            <w:tcW w:w="0" w:type="auto"/>
            <w:shd w:val="clear" w:color="auto" w:fill="FFFFFF"/>
            <w:hideMark/>
          </w:tcPr>
          <w:p w14:paraId="1ABBB07D" w14:textId="77777777" w:rsidR="009A6D40" w:rsidRPr="00E867B8" w:rsidRDefault="009A6D40" w:rsidP="009241E9">
            <w:pPr>
              <w:rPr>
                <w:rFonts w:ascii="Segoe UI" w:hAnsi="Segoe UI" w:cs="Segoe UI"/>
                <w:b/>
                <w:bCs/>
                <w:color w:val="171717"/>
                <w:lang w:val="nl-NL"/>
              </w:rPr>
            </w:pPr>
            <w:r w:rsidRPr="00E867B8">
              <w:rPr>
                <w:rFonts w:ascii="Segoe UI" w:hAnsi="Segoe UI" w:cs="Segoe UI"/>
                <w:b/>
                <w:bCs/>
                <w:color w:val="171717"/>
                <w:lang w:val="nl-NL"/>
              </w:rPr>
              <w:t>Remarks</w:t>
            </w:r>
          </w:p>
        </w:tc>
      </w:tr>
      <w:tr w:rsidR="009A6D40" w:rsidRPr="00E867B8" w14:paraId="5A748CF7" w14:textId="77777777" w:rsidTr="009241E9">
        <w:tc>
          <w:tcPr>
            <w:tcW w:w="0" w:type="auto"/>
            <w:shd w:val="clear" w:color="auto" w:fill="FFFFFF"/>
            <w:hideMark/>
          </w:tcPr>
          <w:p w14:paraId="00AD9FF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Component without JS interop logic</w:t>
            </w:r>
          </w:p>
        </w:tc>
        <w:tc>
          <w:tcPr>
            <w:tcW w:w="0" w:type="auto"/>
            <w:shd w:val="clear" w:color="auto" w:fill="FFFFFF"/>
            <w:hideMark/>
          </w:tcPr>
          <w:p w14:paraId="1FDDD045"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Unit testing</w:t>
            </w:r>
          </w:p>
        </w:tc>
        <w:tc>
          <w:tcPr>
            <w:tcW w:w="0" w:type="auto"/>
            <w:shd w:val="clear" w:color="auto" w:fill="FFFFFF"/>
            <w:hideMark/>
          </w:tcPr>
          <w:p w14:paraId="1B8BBA3E"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When there's no dependency on JS interop in a Razor component, the component can be tested without access to JS or the DOM API. In this scenario, there are no disadvantages to choosing unit testing.</w:t>
            </w:r>
          </w:p>
        </w:tc>
      </w:tr>
      <w:tr w:rsidR="009A6D40" w:rsidRPr="00E867B8" w14:paraId="1BD89750" w14:textId="77777777" w:rsidTr="009241E9">
        <w:tc>
          <w:tcPr>
            <w:tcW w:w="0" w:type="auto"/>
            <w:shd w:val="clear" w:color="auto" w:fill="FFFFFF"/>
            <w:hideMark/>
          </w:tcPr>
          <w:p w14:paraId="4450B6E9"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Component with simple JS interop logic</w:t>
            </w:r>
          </w:p>
        </w:tc>
        <w:tc>
          <w:tcPr>
            <w:tcW w:w="0" w:type="auto"/>
            <w:shd w:val="clear" w:color="auto" w:fill="FFFFFF"/>
            <w:hideMark/>
          </w:tcPr>
          <w:p w14:paraId="6785DC4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Unit testing</w:t>
            </w:r>
          </w:p>
        </w:tc>
        <w:tc>
          <w:tcPr>
            <w:tcW w:w="0" w:type="auto"/>
            <w:shd w:val="clear" w:color="auto" w:fill="FFFFFF"/>
            <w:hideMark/>
          </w:tcPr>
          <w:p w14:paraId="155FEB75"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It's common for components to query the DOM or trigger animations through JS interop. Unit testing is usually preferred in this scenario, since it's straightforward to mock the JS interaction through the </w:t>
            </w:r>
            <w:hyperlink r:id="rId41" w:history="1">
              <w:r w:rsidRPr="00E867B8">
                <w:rPr>
                  <w:rStyle w:val="Hyperlink"/>
                  <w:rFonts w:ascii="Segoe UI" w:hAnsi="Segoe UI" w:cs="Segoe UI"/>
                  <w:lang w:val="nl-NL"/>
                </w:rPr>
                <w:t>IJSRuntime</w:t>
              </w:r>
            </w:hyperlink>
            <w:r w:rsidRPr="00E867B8">
              <w:rPr>
                <w:rFonts w:ascii="Segoe UI" w:hAnsi="Segoe UI" w:cs="Segoe UI"/>
                <w:color w:val="171717"/>
                <w:lang w:val="nl-NL"/>
              </w:rPr>
              <w:t> interface.</w:t>
            </w:r>
          </w:p>
        </w:tc>
      </w:tr>
      <w:tr w:rsidR="009A6D40" w:rsidRPr="00E867B8" w14:paraId="229C998A" w14:textId="77777777" w:rsidTr="009241E9">
        <w:tc>
          <w:tcPr>
            <w:tcW w:w="0" w:type="auto"/>
            <w:shd w:val="clear" w:color="auto" w:fill="FFFFFF"/>
            <w:hideMark/>
          </w:tcPr>
          <w:p w14:paraId="5F318731"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Component that depends on complex JS code</w:t>
            </w:r>
          </w:p>
        </w:tc>
        <w:tc>
          <w:tcPr>
            <w:tcW w:w="0" w:type="auto"/>
            <w:shd w:val="clear" w:color="auto" w:fill="FFFFFF"/>
            <w:hideMark/>
          </w:tcPr>
          <w:p w14:paraId="0A1C464F"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Unit testing and separate JS testing</w:t>
            </w:r>
          </w:p>
        </w:tc>
        <w:tc>
          <w:tcPr>
            <w:tcW w:w="0" w:type="auto"/>
            <w:shd w:val="clear" w:color="auto" w:fill="FFFFFF"/>
            <w:hideMark/>
          </w:tcPr>
          <w:p w14:paraId="79C20090"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If a component uses JS interop to call a large or complex JS library but the interaction between the Razor component and JS library is simple, then the best approach is likely to treat the component and JS library or code as two separate parts and test each individually. Test the Razor component with a unit testing library, and test the JS with a JS testing library.</w:t>
            </w:r>
          </w:p>
        </w:tc>
      </w:tr>
      <w:tr w:rsidR="009A6D40" w:rsidRPr="00E867B8" w14:paraId="57216855" w14:textId="77777777" w:rsidTr="009241E9">
        <w:tc>
          <w:tcPr>
            <w:tcW w:w="0" w:type="auto"/>
            <w:shd w:val="clear" w:color="auto" w:fill="FFFFFF"/>
            <w:hideMark/>
          </w:tcPr>
          <w:p w14:paraId="6CBAF51C"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Component with logic that depends on JS manipulation of the browser DOM</w:t>
            </w:r>
          </w:p>
        </w:tc>
        <w:tc>
          <w:tcPr>
            <w:tcW w:w="0" w:type="auto"/>
            <w:shd w:val="clear" w:color="auto" w:fill="FFFFFF"/>
            <w:hideMark/>
          </w:tcPr>
          <w:p w14:paraId="5B5A12EE"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E2E testing</w:t>
            </w:r>
          </w:p>
        </w:tc>
        <w:tc>
          <w:tcPr>
            <w:tcW w:w="0" w:type="auto"/>
            <w:shd w:val="clear" w:color="auto" w:fill="FFFFFF"/>
            <w:hideMark/>
          </w:tcPr>
          <w:p w14:paraId="299513B2"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When a component's functionality is dependent on JS and its manipulation of the DOM, verify both the JS and Blazor code together in an E2E test. This is the approach that the Blazor framework developers have taken with Blazor's browser rendering logic, which has tightly-coupled C# and JS code. The C# and JS code must work together to correctly render Razor components in a browser.</w:t>
            </w:r>
          </w:p>
        </w:tc>
      </w:tr>
      <w:tr w:rsidR="009A6D40" w:rsidRPr="00E867B8" w14:paraId="74F38FA0" w14:textId="77777777" w:rsidTr="009241E9">
        <w:tc>
          <w:tcPr>
            <w:tcW w:w="0" w:type="auto"/>
            <w:shd w:val="clear" w:color="auto" w:fill="FFFFFF"/>
            <w:hideMark/>
          </w:tcPr>
          <w:p w14:paraId="37AC6876"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that depends on 3rd party class library </w:t>
            </w:r>
            <w:r w:rsidRPr="00E867B8">
              <w:rPr>
                <w:rFonts w:ascii="Segoe UI" w:hAnsi="Segoe UI" w:cs="Segoe UI"/>
                <w:color w:val="171717"/>
                <w:lang w:val="nl-NL"/>
              </w:rPr>
              <w:lastRenderedPageBreak/>
              <w:t>with hard-to-mock dependencies</w:t>
            </w:r>
          </w:p>
        </w:tc>
        <w:tc>
          <w:tcPr>
            <w:tcW w:w="0" w:type="auto"/>
            <w:shd w:val="clear" w:color="auto" w:fill="FFFFFF"/>
            <w:hideMark/>
          </w:tcPr>
          <w:p w14:paraId="6C3039B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lastRenderedPageBreak/>
              <w:t>E2E testing</w:t>
            </w:r>
          </w:p>
        </w:tc>
        <w:tc>
          <w:tcPr>
            <w:tcW w:w="0" w:type="auto"/>
            <w:shd w:val="clear" w:color="auto" w:fill="FFFFFF"/>
            <w:hideMark/>
          </w:tcPr>
          <w:p w14:paraId="11228922"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When a component's functionality is dependent on a 3rd party class library that has hard-to-mock </w:t>
            </w:r>
            <w:r w:rsidRPr="00E867B8">
              <w:rPr>
                <w:rFonts w:ascii="Segoe UI" w:hAnsi="Segoe UI" w:cs="Segoe UI"/>
                <w:color w:val="171717"/>
                <w:lang w:val="nl-NL"/>
              </w:rPr>
              <w:lastRenderedPageBreak/>
              <w:t>dependencies, such as JS interop, E2E testing might be the only option to test the component.</w:t>
            </w:r>
          </w:p>
        </w:tc>
      </w:tr>
    </w:tbl>
    <w:p w14:paraId="3ED9E8C2" w14:textId="77777777" w:rsidR="009A6D40" w:rsidRPr="00E867B8" w:rsidRDefault="009A6D40" w:rsidP="009A6D40">
      <w:pPr>
        <w:rPr>
          <w:shd w:val="clear" w:color="auto" w:fill="FFFFFF"/>
          <w:lang w:val="nl-NL" w:eastAsia="en-NL"/>
        </w:rPr>
      </w:pPr>
    </w:p>
    <w:p w14:paraId="48C3293A" w14:textId="77777777" w:rsidR="009A6D40" w:rsidRPr="00E867B8" w:rsidRDefault="009A6D40" w:rsidP="009A6D40">
      <w:pPr>
        <w:pStyle w:val="Kop2"/>
        <w:rPr>
          <w:rFonts w:eastAsia="Times New Roman"/>
          <w:shd w:val="clear" w:color="auto" w:fill="FFFFFF"/>
          <w:lang w:val="nl-NL" w:eastAsia="en-NL"/>
        </w:rPr>
      </w:pPr>
      <w:bookmarkStart w:id="75" w:name="_Toc124757325"/>
      <w:r w:rsidRPr="00E867B8">
        <w:rPr>
          <w:rFonts w:eastAsia="Times New Roman"/>
          <w:shd w:val="clear" w:color="auto" w:fill="FFFFFF"/>
          <w:lang w:val="nl-NL" w:eastAsia="en-NL"/>
        </w:rPr>
        <w:t>Wat is de criteria van deze techniek?</w:t>
      </w:r>
      <w:bookmarkEnd w:id="75"/>
    </w:p>
    <w:p w14:paraId="02116C3E"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De gekozen methodiek moet in elk geval zorgen voor een applicatie, waarvan de kwaliteit gegarandeerd is. Hiervoor wil ik gebruik gaan maken van zowel Unit tests als automatisch E2E tests. De keuze voor automatische E2E tests is voornamelijk de tijdsbesparing die gemoeid gaat met het laten uitvoeren van een constante test. Op dit moment doen wij veel E2E tests zelf handmatig, soms worden er dan bepaalde dingen over het hoofd gezien, iets wat moeilijker gaat bij een geautomatiseerde test. Het opzetten van de tests duurt natuurlijk langer, maar die tijd wordt snel ingehaald. Automatische E2E tests duren enkele seconden, waar handmatige E2E tests soms vele minuten kunnen duren.</w:t>
      </w:r>
    </w:p>
    <w:p w14:paraId="717235A7" w14:textId="77777777" w:rsidR="009A6D40" w:rsidRPr="00E867B8" w:rsidRDefault="009A6D40" w:rsidP="009A6D40">
      <w:pPr>
        <w:pStyle w:val="Kop2"/>
        <w:rPr>
          <w:rFonts w:eastAsia="Times New Roman"/>
          <w:shd w:val="clear" w:color="auto" w:fill="FFFFFF"/>
          <w:lang w:val="nl-NL" w:eastAsia="en-NL"/>
        </w:rPr>
      </w:pPr>
      <w:bookmarkStart w:id="76" w:name="_Toc124757326"/>
      <w:r w:rsidRPr="00E867B8">
        <w:rPr>
          <w:rFonts w:eastAsia="Times New Roman"/>
          <w:shd w:val="clear" w:color="auto" w:fill="FFFFFF"/>
          <w:lang w:val="nl-NL" w:eastAsia="en-NL"/>
        </w:rPr>
        <w:t>Uitwerking gekozen methodieken</w:t>
      </w:r>
      <w:bookmarkEnd w:id="76"/>
    </w:p>
    <w:p w14:paraId="45812B2D" w14:textId="77777777" w:rsidR="009A6D40" w:rsidRPr="00E867B8" w:rsidRDefault="009A6D40" w:rsidP="009A6D40">
      <w:pPr>
        <w:rPr>
          <w:sz w:val="24"/>
          <w:szCs w:val="24"/>
          <w:shd w:val="clear" w:color="auto" w:fill="FFFFFF"/>
          <w:lang w:val="nl-NL" w:eastAsia="en-NL"/>
        </w:rPr>
      </w:pPr>
    </w:p>
    <w:p w14:paraId="0762304C" w14:textId="77777777" w:rsidR="009A6D40" w:rsidRPr="00E867B8" w:rsidRDefault="009A6D40" w:rsidP="009A6D40">
      <w:pPr>
        <w:pStyle w:val="Kop3"/>
        <w:rPr>
          <w:shd w:val="clear" w:color="auto" w:fill="FFFFFF"/>
          <w:lang w:val="nl-NL" w:eastAsia="en-NL"/>
        </w:rPr>
      </w:pPr>
      <w:bookmarkStart w:id="77" w:name="_Toc124757327"/>
      <w:r w:rsidRPr="00E867B8">
        <w:rPr>
          <w:shd w:val="clear" w:color="auto" w:fill="FFFFFF"/>
          <w:lang w:val="nl-NL" w:eastAsia="en-NL"/>
        </w:rPr>
        <w:t>bUnit</w:t>
      </w:r>
      <w:bookmarkEnd w:id="77"/>
    </w:p>
    <w:p w14:paraId="5CE38A02" w14:textId="77777777" w:rsidR="009A6D40" w:rsidRPr="00E867B8" w:rsidRDefault="009A6D40" w:rsidP="009A6D40">
      <w:pPr>
        <w:rPr>
          <w:lang w:val="nl-NL" w:eastAsia="en-NL"/>
        </w:rPr>
      </w:pPr>
    </w:p>
    <w:p w14:paraId="2032439F"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De keuze voor het uitvoeren van de Unit tests is gevallen op bUnit. Wanneer je zoekt op Unit Tests voor Blazor leidt elke pagina naar bUnit. Ook is bUnit gesponsord door de .NET foundation (een door Microsoft opgerichte non-profit organisatie) en verwijst Microsoft zelf in de officiële Blazor guide ook naar bUnit. Dit samen met het feit dat Microsoft ook nog eens de bedenker is van Blazor zelf, lijkt mij dit een goed onderbouwde keuze.</w:t>
      </w:r>
    </w:p>
    <w:p w14:paraId="4358FCE2"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Bij bUnit kan er gekozen worden uit het schrijven van tests in de .cs of de .blazor file. Bij het schrijven van tests in de .blazor file is het makkelijker om HTML markup te gebruiken en is hier om ook de meest gekozen methode.</w:t>
      </w:r>
    </w:p>
    <w:p w14:paraId="47EA46F0" w14:textId="77777777" w:rsidR="009A6D40" w:rsidRPr="00E867B8" w:rsidRDefault="009A6D40" w:rsidP="009A6D40">
      <w:pPr>
        <w:pStyle w:val="Kop3"/>
        <w:rPr>
          <w:shd w:val="clear" w:color="auto" w:fill="FFFFFF"/>
          <w:lang w:val="nl-NL" w:eastAsia="en-NL"/>
        </w:rPr>
      </w:pPr>
      <w:bookmarkStart w:id="78" w:name="_Toc124757328"/>
      <w:r w:rsidRPr="00E867B8">
        <w:rPr>
          <w:shd w:val="clear" w:color="auto" w:fill="FFFFFF"/>
          <w:lang w:val="nl-NL" w:eastAsia="en-NL"/>
        </w:rPr>
        <w:t>Playwright for .NET</w:t>
      </w:r>
      <w:bookmarkEnd w:id="78"/>
    </w:p>
    <w:p w14:paraId="01B0410E" w14:textId="77777777" w:rsidR="009A6D40" w:rsidRPr="00E867B8" w:rsidRDefault="009A6D40" w:rsidP="009A6D40">
      <w:pPr>
        <w:rPr>
          <w:lang w:val="nl-NL" w:eastAsia="en-NL"/>
        </w:rPr>
      </w:pPr>
    </w:p>
    <w:p w14:paraId="61BC5DB9"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Voor het uitvoeren van de E2E tests is de keuze gevallen op Playwright. Playwright is een door Microsoft ontwikkelde cross-browser automatische E2E testing library. Voor Playwright bestaan handige tools, zoals de Codegen, waarbij een handmatige test door middel van een Record knop omgezet kan worden in een uitvoerbare test in het test framework naar keuze. Daarbij voorzien ze in een erg goed gedocumenteerde website, waarbij erg veel tutorials en documentatie te vinden is. Het enige nadeel zou zijn, dat in tegenstelling tot de Unittests, de tests per stuk enkele seconden duren. De browser wordt namelijk virtueel opgestart, waarbij de tests door de emulator worden uitgevoerd.</w:t>
      </w:r>
    </w:p>
    <w:p w14:paraId="12645F6C" w14:textId="77777777" w:rsidR="009A6D40" w:rsidRPr="00E867B8" w:rsidRDefault="009A6D40" w:rsidP="009A6D40">
      <w:pPr>
        <w:rPr>
          <w:sz w:val="24"/>
          <w:szCs w:val="24"/>
          <w:shd w:val="clear" w:color="auto" w:fill="FFFFFF"/>
          <w:lang w:val="nl-NL" w:eastAsia="en-NL"/>
        </w:rPr>
      </w:pPr>
    </w:p>
    <w:p w14:paraId="2FAD7B37" w14:textId="77777777" w:rsidR="009A6D40" w:rsidRPr="00E867B8" w:rsidRDefault="009A6D40" w:rsidP="009A6D40">
      <w:pPr>
        <w:keepNext/>
        <w:jc w:val="center"/>
        <w:rPr>
          <w:lang w:val="nl-NL"/>
        </w:rPr>
      </w:pPr>
      <w:r w:rsidRPr="00E867B8">
        <w:rPr>
          <w:noProof/>
          <w:sz w:val="24"/>
          <w:szCs w:val="24"/>
          <w:shd w:val="clear" w:color="auto" w:fill="FFFFFF"/>
          <w:lang w:val="nl-NL" w:eastAsia="en-NL"/>
        </w:rPr>
        <w:lastRenderedPageBreak/>
        <w:drawing>
          <wp:inline distT="0" distB="0" distL="0" distR="0" wp14:anchorId="430557FB" wp14:editId="3F0D1997">
            <wp:extent cx="5724525" cy="2190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2D5CC3AD" w14:textId="77777777" w:rsidR="009A6D40" w:rsidRPr="00E867B8" w:rsidRDefault="009A6D40" w:rsidP="009A6D40">
      <w:pPr>
        <w:pStyle w:val="Bijschrift"/>
        <w:jc w:val="center"/>
        <w:rPr>
          <w:sz w:val="24"/>
          <w:szCs w:val="24"/>
          <w:shd w:val="clear" w:color="auto" w:fill="FFFFFF"/>
          <w:lang w:val="nl-NL" w:eastAsia="en-NL"/>
        </w:rPr>
      </w:pPr>
      <w:r w:rsidRPr="00E867B8">
        <w:rPr>
          <w:lang w:val="nl-NL"/>
        </w:rPr>
        <w:t xml:space="preserve">Playwright Codegen tool </w:t>
      </w:r>
      <w:r w:rsidRPr="00E867B8">
        <w:rPr>
          <w:lang w:val="nl-NL"/>
        </w:rPr>
        <w:fldChar w:fldCharType="begin"/>
      </w:r>
      <w:r w:rsidRPr="00E867B8">
        <w:rPr>
          <w:lang w:val="nl-NL"/>
        </w:rPr>
        <w:instrText xml:space="preserve"> SEQ Playwright_Codegen_tool \* ARABIC </w:instrText>
      </w:r>
      <w:r w:rsidRPr="00E867B8">
        <w:rPr>
          <w:lang w:val="nl-NL"/>
        </w:rPr>
        <w:fldChar w:fldCharType="separate"/>
      </w:r>
      <w:r w:rsidRPr="00E867B8">
        <w:rPr>
          <w:lang w:val="nl-NL"/>
        </w:rPr>
        <w:t>1</w:t>
      </w:r>
      <w:r w:rsidRPr="00E867B8">
        <w:rPr>
          <w:lang w:val="nl-NL"/>
        </w:rPr>
        <w:fldChar w:fldCharType="end"/>
      </w:r>
    </w:p>
    <w:p w14:paraId="5ACB7D64" w14:textId="77777777" w:rsidR="009A6D40" w:rsidRPr="00E867B8" w:rsidRDefault="009A6D40" w:rsidP="009A6D40">
      <w:pPr>
        <w:pStyle w:val="Kop2"/>
        <w:rPr>
          <w:rFonts w:eastAsia="Times New Roman"/>
          <w:shd w:val="clear" w:color="auto" w:fill="FFFFFF"/>
          <w:lang w:val="nl-NL" w:eastAsia="en-NL"/>
        </w:rPr>
      </w:pPr>
    </w:p>
    <w:p w14:paraId="4B965259" w14:textId="77777777" w:rsidR="009A6D40" w:rsidRPr="00E867B8" w:rsidRDefault="009A6D40" w:rsidP="009A6D40">
      <w:pPr>
        <w:rPr>
          <w:lang w:val="nl-NL" w:eastAsia="en-NL"/>
        </w:rPr>
      </w:pPr>
    </w:p>
    <w:p w14:paraId="60E2052F" w14:textId="77777777" w:rsidR="009A6D40" w:rsidRPr="00E867B8" w:rsidRDefault="009A6D40" w:rsidP="009A6D40">
      <w:pPr>
        <w:pStyle w:val="Kop2"/>
        <w:rPr>
          <w:rFonts w:eastAsia="Times New Roman"/>
          <w:shd w:val="clear" w:color="auto" w:fill="FFFFFF"/>
          <w:lang w:val="nl-NL" w:eastAsia="en-NL"/>
        </w:rPr>
      </w:pPr>
      <w:bookmarkStart w:id="79" w:name="_Toc124757329"/>
      <w:r w:rsidRPr="00E867B8">
        <w:rPr>
          <w:rFonts w:eastAsia="Times New Roman"/>
          <w:shd w:val="clear" w:color="auto" w:fill="FFFFFF"/>
          <w:lang w:val="nl-NL" w:eastAsia="en-NL"/>
        </w:rPr>
        <w:t>Conclusie</w:t>
      </w:r>
      <w:bookmarkEnd w:id="79"/>
    </w:p>
    <w:p w14:paraId="59EDC8A5" w14:textId="77777777" w:rsidR="009A6D40" w:rsidRPr="00E867B8" w:rsidRDefault="009A6D40" w:rsidP="009A6D40">
      <w:pPr>
        <w:rPr>
          <w:lang w:val="nl-NL" w:eastAsia="en-NL"/>
        </w:rPr>
      </w:pPr>
    </w:p>
    <w:p w14:paraId="1237435A" w14:textId="77777777" w:rsidR="009A6D40" w:rsidRPr="00E867B8" w:rsidRDefault="009A6D40" w:rsidP="009A6D40">
      <w:pPr>
        <w:pStyle w:val="Kop3"/>
        <w:rPr>
          <w:lang w:val="nl-NL" w:eastAsia="en-NL"/>
        </w:rPr>
      </w:pPr>
      <w:bookmarkStart w:id="80" w:name="_Toc124757330"/>
      <w:r w:rsidRPr="00E867B8">
        <w:rPr>
          <w:lang w:val="nl-NL" w:eastAsia="en-NL"/>
        </w:rPr>
        <w:t>bUnit</w:t>
      </w:r>
      <w:bookmarkEnd w:id="80"/>
    </w:p>
    <w:p w14:paraId="6D1F8C44" w14:textId="77777777" w:rsidR="009A6D40" w:rsidRPr="00E867B8" w:rsidRDefault="009A6D40" w:rsidP="009A6D40">
      <w:pPr>
        <w:rPr>
          <w:lang w:val="nl-NL" w:eastAsia="en-NL"/>
        </w:rPr>
      </w:pPr>
    </w:p>
    <w:p w14:paraId="6E54EBDC" w14:textId="77777777" w:rsidR="009A6D40" w:rsidRPr="00E867B8" w:rsidRDefault="009A6D40" w:rsidP="009A6D40">
      <w:pPr>
        <w:rPr>
          <w:lang w:val="nl-NL" w:eastAsia="en-NL"/>
        </w:rPr>
      </w:pPr>
      <w:r w:rsidRPr="00E867B8">
        <w:rPr>
          <w:lang w:val="nl-NL" w:eastAsia="en-NL"/>
        </w:rPr>
        <w:t xml:space="preserve">Ik heb het idee dat bUnit, wanneer er ook gebruik gemaakt wordt van een automatische E2E test, weinig toevoeging heeft. Het enige voordeel wat ik kan bedenken is dat de te gebruiken data makkelijk te managen en te mocken is, waar er bij Playwright gebruik wordt gemaakt van een draaiende instantie van de app. Het grootste nadeel is, wat Microsoft zelf ook zegt, </w:t>
      </w:r>
      <w:r w:rsidRPr="00E867B8">
        <w:rPr>
          <w:b/>
          <w:bCs/>
          <w:i/>
          <w:iCs/>
          <w:lang w:val="nl-NL" w:eastAsia="en-NL"/>
        </w:rPr>
        <w:t>“When a component's functionality is dependent on a 3rd party class library that has hard-to-mock dependencies, such as JS interop, E2E testing might be the only option to test the component.”.</w:t>
      </w:r>
      <w:r w:rsidRPr="00E867B8">
        <w:rPr>
          <w:lang w:val="nl-NL" w:eastAsia="en-NL"/>
        </w:rPr>
        <w:t xml:space="preserve"> En aangezien mijn applicatie veel gebruik maak van JSInterop, zal het lastig worden bUnit volledig te kunnen benutten.</w:t>
      </w:r>
    </w:p>
    <w:p w14:paraId="4AE94B23" w14:textId="77777777" w:rsidR="009A6D40" w:rsidRPr="00E867B8" w:rsidRDefault="009A6D40" w:rsidP="009A6D40">
      <w:pPr>
        <w:rPr>
          <w:lang w:val="nl-NL" w:eastAsia="en-NL"/>
        </w:rPr>
      </w:pPr>
    </w:p>
    <w:p w14:paraId="72F44D10" w14:textId="77777777" w:rsidR="009A6D40" w:rsidRPr="00E867B8" w:rsidRDefault="009A6D40" w:rsidP="009A6D40">
      <w:pPr>
        <w:pStyle w:val="Kop3"/>
        <w:rPr>
          <w:lang w:val="nl-NL" w:eastAsia="en-NL"/>
        </w:rPr>
      </w:pPr>
      <w:bookmarkStart w:id="81" w:name="_Toc124757331"/>
      <w:r w:rsidRPr="00E867B8">
        <w:rPr>
          <w:lang w:val="nl-NL" w:eastAsia="en-NL"/>
        </w:rPr>
        <w:t>Playwright for .NET</w:t>
      </w:r>
      <w:bookmarkEnd w:id="81"/>
    </w:p>
    <w:p w14:paraId="213D465E" w14:textId="77777777" w:rsidR="009A6D40" w:rsidRPr="00E867B8" w:rsidRDefault="009A6D40" w:rsidP="009A6D40">
      <w:pPr>
        <w:rPr>
          <w:lang w:val="nl-NL" w:eastAsia="en-NL"/>
        </w:rPr>
      </w:pPr>
    </w:p>
    <w:p w14:paraId="46C138D3" w14:textId="77777777" w:rsidR="009A6D40" w:rsidRPr="00E867B8" w:rsidRDefault="009A6D40" w:rsidP="009A6D40">
      <w:pPr>
        <w:rPr>
          <w:lang w:val="nl-NL" w:eastAsia="en-NL"/>
        </w:rPr>
      </w:pPr>
      <w:r w:rsidRPr="00E867B8">
        <w:rPr>
          <w:lang w:val="nl-NL" w:eastAsia="en-NL"/>
        </w:rPr>
        <w:t>Binnen Factos maken wij bij front-end alleen gebruik van handmatige front-end tests. Hierbij is vooral Playwright een hele goede en tijdbesparende aanvulling. Wel moet ik er bij zeggen dat de leercurve erg hoog is, en het veel tijd kost om de vele mogleijkheden door te krijgen en volledig te kunnen benutten. Ik denk dat het een onderzoek op zich zal zijn om alle mogelijkheden uit te kunnen proberen ten te snappen. Het nadeel van Playwroght is dat de data lastiger te mocken is ddan met bUnit, waar er bij deze methode een draaiende instantie van de app moet draaien, waar Playwright door middel van een emulator zijn tests op gaat uitvoeren. Wel merk ik dat wanneer het eenmaal staat het een erg mooi testmiddel is.</w:t>
      </w:r>
    </w:p>
    <w:p w14:paraId="773A821E" w14:textId="1A9EA745" w:rsidR="00DF7C84" w:rsidRPr="00E867B8" w:rsidRDefault="009A6D40" w:rsidP="00DF7C84">
      <w:pPr>
        <w:rPr>
          <w:lang w:val="nl-NL" w:eastAsia="en-NL"/>
        </w:rPr>
      </w:pPr>
      <w:r w:rsidRPr="00E867B8">
        <w:rPr>
          <w:lang w:val="nl-NL" w:eastAsia="en-NL"/>
        </w:rPr>
        <w:t xml:space="preserve">Een andere conclusie is dat ik gemerkt heb, dat wanneer je deze methode gebruikt, het een groot voordeel is dat je werkt volgens een test-driven ontwikkelmethode. Wanneer de app eenmaal staat, en je de tests nog moet inbouwen, merk je dat je veel zaken (zoals id’s, extra classes etc), nog moet toevoegen succesvol te kunnen testen. Ook merk je dat sommige functionaliteiten beter zouden </w:t>
      </w:r>
      <w:r w:rsidRPr="00E867B8">
        <w:rPr>
          <w:lang w:val="nl-NL" w:eastAsia="en-NL"/>
        </w:rPr>
        <w:lastRenderedPageBreak/>
        <w:t>werken als je test-driven ontwikkeld. Deze conslusie is zeker iets om over na te denken bij eventueel maken van Blazor apps in de toekomst.</w:t>
      </w:r>
    </w:p>
    <w:p w14:paraId="46BE1A89" w14:textId="77777777" w:rsidR="00DF7C84" w:rsidRPr="00E867B8" w:rsidRDefault="00DF7C84" w:rsidP="00E1342F">
      <w:pPr>
        <w:pStyle w:val="Kop1"/>
        <w:rPr>
          <w:lang w:val="nl-NL" w:eastAsia="en-NL"/>
        </w:rPr>
      </w:pPr>
    </w:p>
    <w:p w14:paraId="325BB929" w14:textId="5383CAF9" w:rsidR="00DF7C84" w:rsidRPr="00E867B8" w:rsidRDefault="00DF7C84" w:rsidP="00E1342F">
      <w:pPr>
        <w:pStyle w:val="Kop1"/>
        <w:rPr>
          <w:lang w:val="nl-NL" w:eastAsia="en-NL"/>
        </w:rPr>
      </w:pPr>
    </w:p>
    <w:p w14:paraId="020E822F" w14:textId="01A502BF" w:rsidR="00DF7C84" w:rsidRPr="00E867B8" w:rsidRDefault="00DF7C84" w:rsidP="00DF7C84">
      <w:pPr>
        <w:rPr>
          <w:lang w:val="nl-NL" w:eastAsia="en-NL"/>
        </w:rPr>
      </w:pPr>
    </w:p>
    <w:p w14:paraId="3266F94F" w14:textId="337724B6" w:rsidR="00DF7C84" w:rsidRPr="00E867B8" w:rsidRDefault="00DF7C84" w:rsidP="00DF7C84">
      <w:pPr>
        <w:rPr>
          <w:lang w:val="nl-NL" w:eastAsia="en-NL"/>
        </w:rPr>
      </w:pPr>
    </w:p>
    <w:p w14:paraId="7CC818B7" w14:textId="23692EB0" w:rsidR="00DF7C84" w:rsidRPr="00E867B8" w:rsidRDefault="00DF7C84" w:rsidP="00DF7C84">
      <w:pPr>
        <w:rPr>
          <w:lang w:val="nl-NL" w:eastAsia="en-NL"/>
        </w:rPr>
      </w:pPr>
    </w:p>
    <w:p w14:paraId="1530DE19" w14:textId="49E5D7E3" w:rsidR="00DF7C84" w:rsidRPr="00E867B8" w:rsidRDefault="00DF7C84" w:rsidP="00DF7C84">
      <w:pPr>
        <w:rPr>
          <w:lang w:val="nl-NL" w:eastAsia="en-NL"/>
        </w:rPr>
      </w:pPr>
    </w:p>
    <w:p w14:paraId="11980153" w14:textId="77777777" w:rsidR="0009468B" w:rsidRPr="00E867B8" w:rsidRDefault="0009468B" w:rsidP="00DF7C84">
      <w:pPr>
        <w:rPr>
          <w:lang w:val="nl-NL" w:eastAsia="en-NL"/>
        </w:rPr>
      </w:pPr>
    </w:p>
    <w:p w14:paraId="204CA3D0" w14:textId="3CE1E049" w:rsidR="00E1342F" w:rsidRPr="00E867B8" w:rsidRDefault="00E1342F" w:rsidP="00E1342F">
      <w:pPr>
        <w:pStyle w:val="Kop1"/>
        <w:rPr>
          <w:lang w:val="nl-NL" w:eastAsia="en-NL"/>
        </w:rPr>
      </w:pPr>
      <w:bookmarkStart w:id="82" w:name="_Toc124757332"/>
      <w:r w:rsidRPr="00E867B8">
        <w:rPr>
          <w:lang w:val="nl-NL" w:eastAsia="en-NL"/>
        </w:rPr>
        <w:t>Algemene conclusie</w:t>
      </w:r>
      <w:bookmarkEnd w:id="82"/>
    </w:p>
    <w:p w14:paraId="39D61CED" w14:textId="17A3D2A9"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Wanneer alle conclusies per deelonderzoek in beraad worden genomen kan ik eigenlijk maar tot een conclusie komen: als bedrijf worden wij zeker beter wanneer wij onze huidige en nieuwe applicaties in Blazor gaan maken. Tijdens het maken van de prototypes en het doen van onderzoek ben ik persoonlijk al tot deze conclusie gekomen en de onderzoeksresultaten benadrukken deze persoonlijke conclusie alleen des temeer.</w:t>
      </w:r>
    </w:p>
    <w:p w14:paraId="26C0DCD8" w14:textId="6589F386"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Om te beginnen is Blazor erg makkelijk te leren voor developers die een .NET achtergrond hebben. Hiervoor hoeven wij als bedrijf ook niet elke keer te schakelen tussen Javascript en C# wanneer wij wisselen tussen werk aan back-end en front-end.</w:t>
      </w:r>
      <w:r w:rsidR="002C1AEE" w:rsidRPr="00E867B8">
        <w:rPr>
          <w:rFonts w:eastAsia="Times New Roman" w:cstheme="minorHAnsi"/>
          <w:sz w:val="24"/>
          <w:szCs w:val="24"/>
          <w:shd w:val="clear" w:color="auto" w:fill="FFFFFF"/>
          <w:lang w:val="nl-NL" w:eastAsia="en-NL"/>
        </w:rPr>
        <w:t xml:space="preserve"> Ik hoopte al dat dit het geval was, maar tijdens het onderzoek is het mij nog positiever bevallen dan vooraf gedacht. </w:t>
      </w:r>
      <w:r w:rsidR="0009468B" w:rsidRPr="00E867B8">
        <w:rPr>
          <w:rFonts w:eastAsia="Times New Roman" w:cstheme="minorHAnsi"/>
          <w:sz w:val="24"/>
          <w:szCs w:val="24"/>
          <w:shd w:val="clear" w:color="auto" w:fill="FFFFFF"/>
          <w:lang w:val="nl-NL" w:eastAsia="en-NL"/>
        </w:rPr>
        <w:t>Daarbij denk ik het als bedrijf veilig is om de kennis tot een bepaalde hoek te richten, zodat je erg sterk kan worden op een bepaald gebied. Waar we nu, zoals al aangegeven, vaak geschakeld moest worden tussen C# en Javascript.</w:t>
      </w:r>
    </w:p>
    <w:p w14:paraId="7FFA0A31" w14:textId="1422FB7A" w:rsidR="0009468B" w:rsidRPr="00E867B8" w:rsidRDefault="002C1AEE"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Daarbij is Blazor erg krachtig; er is erg weinig code nodig voor het bereiken wat de klant </w:t>
      </w:r>
      <w:r w:rsidR="0009468B" w:rsidRPr="00E867B8">
        <w:rPr>
          <w:rFonts w:eastAsia="Times New Roman" w:cstheme="minorHAnsi"/>
          <w:sz w:val="24"/>
          <w:szCs w:val="24"/>
          <w:shd w:val="clear" w:color="auto" w:fill="FFFFFF"/>
          <w:lang w:val="nl-NL" w:eastAsia="en-NL"/>
        </w:rPr>
        <w:t>wil</w:t>
      </w:r>
      <w:r w:rsidRPr="00E867B8">
        <w:rPr>
          <w:rFonts w:eastAsia="Times New Roman" w:cstheme="minorHAnsi"/>
          <w:sz w:val="24"/>
          <w:szCs w:val="24"/>
          <w:shd w:val="clear" w:color="auto" w:fill="FFFFFF"/>
          <w:lang w:val="nl-NL" w:eastAsia="en-NL"/>
        </w:rPr>
        <w:t xml:space="preserve">. Het gemak waarmee </w:t>
      </w:r>
      <w:r w:rsidR="0009468B" w:rsidRPr="00E867B8">
        <w:rPr>
          <w:rFonts w:eastAsia="Times New Roman" w:cstheme="minorHAnsi"/>
          <w:sz w:val="24"/>
          <w:szCs w:val="24"/>
          <w:shd w:val="clear" w:color="auto" w:fill="FFFFFF"/>
          <w:lang w:val="nl-NL" w:eastAsia="en-NL"/>
        </w:rPr>
        <w:t>ervan af scratch een volledige applicatie kan worden opgezet heeft mijn ogen echt geopend.</w:t>
      </w:r>
    </w:p>
    <w:p w14:paraId="1D162F26" w14:textId="05BE8CFD" w:rsidR="0009468B" w:rsidRPr="00E867B8" w:rsidRDefault="0009468B"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Ook de community is erg actief en enthousiast, er is veel documentatie te vinden en vragen worden door de community altijd nog erg snel beantwoord. Dit heeft ook bijgedragen aan de conclusie of wij met Blazor in zee moeten gaan.</w:t>
      </w:r>
    </w:p>
    <w:p w14:paraId="65A6BF3A" w14:textId="292D6991" w:rsidR="0009468B" w:rsidRPr="00E867B8" w:rsidRDefault="0009468B"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Het enige waar ik geen duidelijk antwoord op heb kunnen vinden is het toekomstperspectief. Zoals ik in deelvraag 1.3 al aangaf: </w:t>
      </w:r>
      <w:r w:rsidRPr="00E867B8">
        <w:rPr>
          <w:rFonts w:eastAsia="Times New Roman" w:cstheme="minorHAnsi"/>
          <w:i/>
          <w:iCs/>
          <w:sz w:val="24"/>
          <w:szCs w:val="24"/>
          <w:u w:val="single"/>
          <w:shd w:val="clear" w:color="auto" w:fill="FFFFFF"/>
          <w:lang w:val="nl-NL" w:eastAsia="en-NL"/>
        </w:rPr>
        <w:t>“Mijn conclusie is, dat het samen met vele andere frameworks, moeilijk te zeggen is wat de exacte levensduur van Blazor is… Waarbij je als bedrijf zijnde zelf de afweging moet maken, aan de hand van het gevoel dat je erbij krijgt.”.</w:t>
      </w:r>
      <w:r w:rsidRPr="00E867B8">
        <w:rPr>
          <w:rFonts w:eastAsia="Times New Roman" w:cstheme="minorHAnsi"/>
          <w:sz w:val="24"/>
          <w:szCs w:val="24"/>
          <w:shd w:val="clear" w:color="auto" w:fill="FFFFFF"/>
          <w:lang w:val="nl-NL" w:eastAsia="en-NL"/>
        </w:rPr>
        <w:t xml:space="preserve">Natuurlijk is er in de ICT nooit een echte levensverwachting van een bepaalde </w:t>
      </w:r>
      <w:r w:rsidRPr="00E867B8">
        <w:rPr>
          <w:rFonts w:eastAsia="Times New Roman" w:cstheme="minorHAnsi"/>
          <w:sz w:val="24"/>
          <w:szCs w:val="24"/>
          <w:shd w:val="clear" w:color="auto" w:fill="FFFFFF"/>
          <w:lang w:val="nl-NL" w:eastAsia="en-NL"/>
        </w:rPr>
        <w:lastRenderedPageBreak/>
        <w:t>methode of framework. Toch denk ik, dat wij als bedrijf alleen al, door de eerder genoemde voordelen Blazor moeten gaan gebruiken om als bedrijf onze apps naar het hoogste niveau te tillen.</w:t>
      </w:r>
    </w:p>
    <w:p w14:paraId="0878D951" w14:textId="797F141C" w:rsidR="00DF7C84" w:rsidRPr="00E867B8" w:rsidRDefault="00E57214"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Mijn antwoord op de vraag</w:t>
      </w:r>
      <w:r w:rsidR="00121E25" w:rsidRPr="00E867B8">
        <w:rPr>
          <w:rFonts w:eastAsia="Times New Roman" w:cstheme="minorHAnsi"/>
          <w:sz w:val="24"/>
          <w:szCs w:val="24"/>
          <w:shd w:val="clear" w:color="auto" w:fill="FFFFFF"/>
          <w:lang w:val="nl-NL" w:eastAsia="en-NL"/>
        </w:rPr>
        <w:t>: “</w:t>
      </w:r>
      <w:r w:rsidR="0009468B" w:rsidRPr="00E867B8">
        <w:rPr>
          <w:rFonts w:eastAsia="Times New Roman" w:cstheme="minorHAnsi"/>
          <w:sz w:val="24"/>
          <w:szCs w:val="24"/>
          <w:shd w:val="clear" w:color="auto" w:fill="FFFFFF"/>
          <w:lang w:val="nl-NL" w:eastAsia="en-NL"/>
        </w:rPr>
        <w:t>Zouden wij als bedrijf onze nieuwe front-end applicaties moeten maken met Blazor?</w:t>
      </w:r>
      <w:r w:rsidR="00121E25" w:rsidRPr="00E867B8">
        <w:rPr>
          <w:rFonts w:eastAsia="Times New Roman" w:cstheme="minorHAnsi"/>
          <w:sz w:val="24"/>
          <w:szCs w:val="24"/>
          <w:shd w:val="clear" w:color="auto" w:fill="FFFFFF"/>
          <w:lang w:val="nl-NL" w:eastAsia="en-NL"/>
        </w:rPr>
        <w:t>”</w:t>
      </w:r>
      <w:r>
        <w:rPr>
          <w:rFonts w:eastAsia="Times New Roman" w:cstheme="minorHAnsi"/>
          <w:sz w:val="24"/>
          <w:szCs w:val="24"/>
          <w:shd w:val="clear" w:color="auto" w:fill="FFFFFF"/>
          <w:lang w:val="nl-NL" w:eastAsia="en-NL"/>
        </w:rPr>
        <w:t xml:space="preserve"> zou zeker positief zijn. </w:t>
      </w:r>
    </w:p>
    <w:p w14:paraId="4CAC115E" w14:textId="68AD7F5E"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62FC1BE7" w14:textId="7CC75630" w:rsidR="00C9649F" w:rsidRDefault="00C9649F" w:rsidP="009A6D40">
      <w:pPr>
        <w:spacing w:before="100" w:beforeAutospacing="1" w:after="240" w:line="276" w:lineRule="auto"/>
        <w:rPr>
          <w:rFonts w:eastAsia="Times New Roman" w:cstheme="minorHAnsi"/>
          <w:sz w:val="24"/>
          <w:szCs w:val="24"/>
          <w:shd w:val="clear" w:color="auto" w:fill="FFFFFF"/>
          <w:lang w:val="nl-NL" w:eastAsia="en-NL"/>
        </w:rPr>
      </w:pPr>
    </w:p>
    <w:p w14:paraId="06427783" w14:textId="77777777" w:rsidR="00C9649F" w:rsidRPr="00E867B8" w:rsidRDefault="00C9649F" w:rsidP="009A6D40">
      <w:pPr>
        <w:spacing w:before="100" w:beforeAutospacing="1" w:after="240" w:line="276" w:lineRule="auto"/>
        <w:rPr>
          <w:rFonts w:eastAsia="Times New Roman" w:cstheme="minorHAnsi"/>
          <w:sz w:val="24"/>
          <w:szCs w:val="24"/>
          <w:shd w:val="clear" w:color="auto" w:fill="FFFFFF"/>
          <w:lang w:val="nl-NL" w:eastAsia="en-NL"/>
        </w:rPr>
      </w:pPr>
    </w:p>
    <w:p w14:paraId="27482B38" w14:textId="4D606FC1" w:rsidR="00E867B8" w:rsidRPr="00E867B8" w:rsidRDefault="00E867B8" w:rsidP="00E867B8">
      <w:pPr>
        <w:pStyle w:val="Kop1"/>
        <w:rPr>
          <w:lang w:val="nl-NL"/>
        </w:rPr>
      </w:pPr>
      <w:bookmarkStart w:id="83" w:name="_Toc124757333"/>
      <w:r w:rsidRPr="00E867B8">
        <w:rPr>
          <w:lang w:val="nl-NL"/>
        </w:rPr>
        <w:t>Advies</w:t>
      </w:r>
      <w:bookmarkEnd w:id="83"/>
    </w:p>
    <w:p w14:paraId="554BAA4F" w14:textId="51D6EDE3" w:rsidR="00E867B8" w:rsidRDefault="00E867B8" w:rsidP="00E867B8">
      <w:pPr>
        <w:rPr>
          <w:lang w:val="nl-NL"/>
        </w:rPr>
      </w:pPr>
    </w:p>
    <w:p w14:paraId="1348EF1A" w14:textId="168E07DB" w:rsidR="00380775" w:rsidRDefault="00E867B8" w:rsidP="00E867B8">
      <w:pPr>
        <w:rPr>
          <w:lang w:val="nl-NL"/>
        </w:rPr>
      </w:pPr>
      <w:r>
        <w:rPr>
          <w:lang w:val="nl-NL"/>
        </w:rPr>
        <w:t>Het bedrijf Factos zal veel voordelen ervaren</w:t>
      </w:r>
      <w:r w:rsidR="00C9649F">
        <w:rPr>
          <w:lang w:val="nl-NL"/>
        </w:rPr>
        <w:t xml:space="preserve"> </w:t>
      </w:r>
      <w:r>
        <w:rPr>
          <w:lang w:val="nl-NL"/>
        </w:rPr>
        <w:t xml:space="preserve">wanneer het </w:t>
      </w:r>
      <w:r w:rsidR="00C9649F">
        <w:rPr>
          <w:lang w:val="nl-NL"/>
        </w:rPr>
        <w:t>direct</w:t>
      </w:r>
      <w:r>
        <w:rPr>
          <w:lang w:val="nl-NL"/>
        </w:rPr>
        <w:t xml:space="preserve"> start met het verder ontwikkelen van deze applicatie. </w:t>
      </w:r>
    </w:p>
    <w:p w14:paraId="3D70F355" w14:textId="69BE67F6" w:rsidR="00E867B8" w:rsidRDefault="00380775" w:rsidP="00E867B8">
      <w:pPr>
        <w:rPr>
          <w:lang w:val="nl-NL"/>
        </w:rPr>
      </w:pPr>
      <w:r>
        <w:rPr>
          <w:lang w:val="nl-NL"/>
        </w:rPr>
        <w:t>Het eerste punt waar</w:t>
      </w:r>
      <w:r w:rsidR="00E867B8">
        <w:rPr>
          <w:lang w:val="nl-NL"/>
        </w:rPr>
        <w:t xml:space="preserve"> kritisch </w:t>
      </w:r>
      <w:r>
        <w:rPr>
          <w:lang w:val="nl-NL"/>
        </w:rPr>
        <w:t xml:space="preserve">naar </w:t>
      </w:r>
      <w:r w:rsidR="00E867B8">
        <w:rPr>
          <w:lang w:val="nl-NL"/>
        </w:rPr>
        <w:t xml:space="preserve">gekeken </w:t>
      </w:r>
      <w:r>
        <w:rPr>
          <w:lang w:val="nl-NL"/>
        </w:rPr>
        <w:t xml:space="preserve">moet </w:t>
      </w:r>
      <w:r w:rsidR="00E867B8">
        <w:rPr>
          <w:lang w:val="nl-NL"/>
        </w:rPr>
        <w:t>worden</w:t>
      </w:r>
      <w:r>
        <w:rPr>
          <w:lang w:val="nl-NL"/>
        </w:rPr>
        <w:t>, is de huidige datastructuur van de metingen. Deze data zit vol met objecten en gegevens die niet meer gebruikt worden door de meetsystemen, dit zorgt voor onnodige vervuiling.</w:t>
      </w:r>
      <w:r w:rsidR="00D67B0A">
        <w:rPr>
          <w:lang w:val="nl-NL"/>
        </w:rPr>
        <w:t xml:space="preserve"> Het advies is om dit punt als eerste aan te pakken, zodat de nieuwe app met ‘schone’ data kan werken.</w:t>
      </w:r>
    </w:p>
    <w:p w14:paraId="70291654" w14:textId="41C4D7E0" w:rsidR="00380775" w:rsidRDefault="00380775" w:rsidP="00E867B8">
      <w:pPr>
        <w:rPr>
          <w:lang w:val="nl-NL"/>
        </w:rPr>
      </w:pPr>
      <w:r>
        <w:rPr>
          <w:lang w:val="nl-NL"/>
        </w:rPr>
        <w:t>Daarnaast moet</w:t>
      </w:r>
      <w:r w:rsidR="00F943A6">
        <w:rPr>
          <w:lang w:val="nl-NL"/>
        </w:rPr>
        <w:t>en er in de database en het backend aanpassingen gedaan worden betreffende de foutsoorten. Zoals in hoofdstuk 1.2.3.1 aangegeven, worden er op dit moment foutsoorten hardcoded in de front-end geplaats. Dit zorgt er voor dat de foutsoorten niet onderhoudbaar zijn en zou niet voor mogen komen. Het is van cruciaal belang dat deze foutsoorten opgenomen worden in de database, zodat het problemen in de toekomst kan voorkomen. Hier zal de backend op aangepast moeten worden, zodat de foutsoorten voortaan vanuit de database meegestuurd worden met het ophalen van de meting.</w:t>
      </w:r>
    </w:p>
    <w:p w14:paraId="379A8910" w14:textId="7EFA9A6A" w:rsidR="00F943A6" w:rsidRDefault="00F943A6" w:rsidP="00E867B8">
      <w:pPr>
        <w:rPr>
          <w:lang w:val="nl-NL"/>
        </w:rPr>
      </w:pPr>
      <w:r>
        <w:rPr>
          <w:lang w:val="nl-NL"/>
        </w:rPr>
        <w:t xml:space="preserve">Afgezien het feit dat de applicatie al </w:t>
      </w:r>
      <w:r w:rsidR="00C9649F">
        <w:rPr>
          <w:lang w:val="nl-NL"/>
        </w:rPr>
        <w:t xml:space="preserve">grotendeels </w:t>
      </w:r>
      <w:r>
        <w:rPr>
          <w:lang w:val="nl-NL"/>
        </w:rPr>
        <w:t xml:space="preserve">werkt, moeten er nog </w:t>
      </w:r>
      <w:r w:rsidR="00C9649F">
        <w:rPr>
          <w:lang w:val="nl-NL"/>
        </w:rPr>
        <w:t xml:space="preserve">belangrijke </w:t>
      </w:r>
      <w:r>
        <w:rPr>
          <w:lang w:val="nl-NL"/>
        </w:rPr>
        <w:t xml:space="preserve">onderdelen toegevoegd worden. Zo missen er op dit moment nog de plattegronden, vragenlijsten, mogelijkheid tot mutaties en de foutcontroles op de invoer. Deze zullen, na het aanpassen van de backend, datastructuur en database, toegevoegd moeten worden aan het prototype. </w:t>
      </w:r>
    </w:p>
    <w:p w14:paraId="51F9FAAC" w14:textId="5789129E" w:rsidR="00F943A6" w:rsidRDefault="00F943A6" w:rsidP="00E867B8">
      <w:pPr>
        <w:rPr>
          <w:lang w:val="nl-NL"/>
        </w:rPr>
      </w:pPr>
      <w:r>
        <w:rPr>
          <w:lang w:val="nl-NL"/>
        </w:rPr>
        <w:t xml:space="preserve">Als laatst moet er meteen gestart worden met het maken en implementeren van tests. Niet </w:t>
      </w:r>
      <w:r w:rsidR="006D27AC">
        <w:rPr>
          <w:lang w:val="nl-NL"/>
        </w:rPr>
        <w:t>alleen voor de nieuwe onderdelen, maar ook voor de bestaande code in de backend zullen er tests gemaakt moeten worden. Wanneer dit meteen goed bijgehouden zal worden, zal de tijdbesparing en het profijt</w:t>
      </w:r>
      <w:r w:rsidR="00E57214">
        <w:rPr>
          <w:lang w:val="nl-NL"/>
        </w:rPr>
        <w:t xml:space="preserve"> van een goed geteste applicatie</w:t>
      </w:r>
      <w:r w:rsidR="006D27AC">
        <w:rPr>
          <w:lang w:val="nl-NL"/>
        </w:rPr>
        <w:t xml:space="preserve"> alleen maar toenemen.</w:t>
      </w:r>
    </w:p>
    <w:p w14:paraId="5DD2C5CE" w14:textId="79FB63C0" w:rsidR="00F943A6" w:rsidRDefault="00F943A6" w:rsidP="00E867B8">
      <w:pPr>
        <w:rPr>
          <w:lang w:val="nl-NL"/>
        </w:rPr>
      </w:pPr>
    </w:p>
    <w:p w14:paraId="3C2EAD85" w14:textId="7AAF6C7C" w:rsidR="00F943A6" w:rsidRDefault="00F943A6" w:rsidP="00E867B8">
      <w:pPr>
        <w:rPr>
          <w:lang w:val="nl-NL"/>
        </w:rPr>
      </w:pPr>
    </w:p>
    <w:p w14:paraId="36E1C017" w14:textId="35196733" w:rsidR="00F943A6" w:rsidRDefault="00F943A6" w:rsidP="00E867B8">
      <w:pPr>
        <w:rPr>
          <w:lang w:val="nl-NL"/>
        </w:rPr>
      </w:pPr>
    </w:p>
    <w:p w14:paraId="2A98DCDB" w14:textId="3B2CE893" w:rsidR="00F943A6" w:rsidRDefault="00F943A6" w:rsidP="00E867B8">
      <w:pPr>
        <w:rPr>
          <w:lang w:val="nl-NL"/>
        </w:rPr>
      </w:pPr>
    </w:p>
    <w:p w14:paraId="44E327D1" w14:textId="4E4585F5" w:rsidR="00F943A6" w:rsidRDefault="00F943A6" w:rsidP="00E867B8">
      <w:pPr>
        <w:rPr>
          <w:lang w:val="nl-NL"/>
        </w:rPr>
      </w:pPr>
    </w:p>
    <w:p w14:paraId="5C30F061" w14:textId="186F2C29" w:rsidR="00F943A6" w:rsidRDefault="00F943A6" w:rsidP="00E867B8">
      <w:pPr>
        <w:rPr>
          <w:lang w:val="nl-NL"/>
        </w:rPr>
      </w:pPr>
    </w:p>
    <w:p w14:paraId="7BFDCDA0" w14:textId="65856734" w:rsidR="00F943A6" w:rsidRDefault="00F943A6" w:rsidP="00E867B8">
      <w:pPr>
        <w:rPr>
          <w:lang w:val="nl-NL"/>
        </w:rPr>
      </w:pPr>
    </w:p>
    <w:p w14:paraId="49D5320C" w14:textId="5D491F1E" w:rsidR="00F943A6" w:rsidRDefault="00F943A6" w:rsidP="00E867B8">
      <w:pPr>
        <w:rPr>
          <w:lang w:val="nl-NL"/>
        </w:rPr>
      </w:pPr>
    </w:p>
    <w:p w14:paraId="593BB25D" w14:textId="42D08B87" w:rsidR="00F943A6" w:rsidRDefault="00F943A6" w:rsidP="00E867B8">
      <w:pPr>
        <w:rPr>
          <w:lang w:val="nl-NL"/>
        </w:rPr>
      </w:pPr>
    </w:p>
    <w:p w14:paraId="5585906F" w14:textId="40E145B0" w:rsidR="00F943A6" w:rsidRDefault="00F943A6" w:rsidP="00E867B8">
      <w:pPr>
        <w:rPr>
          <w:lang w:val="nl-NL"/>
        </w:rPr>
      </w:pPr>
    </w:p>
    <w:p w14:paraId="1D3B5311" w14:textId="6B2A6F17" w:rsidR="00F943A6" w:rsidRDefault="00F943A6" w:rsidP="00E867B8">
      <w:pPr>
        <w:rPr>
          <w:lang w:val="nl-NL"/>
        </w:rPr>
      </w:pPr>
    </w:p>
    <w:p w14:paraId="55F4C555" w14:textId="77777777" w:rsidR="00C9649F" w:rsidRDefault="00C9649F" w:rsidP="00E867B8">
      <w:pPr>
        <w:rPr>
          <w:lang w:val="nl-NL"/>
        </w:rPr>
      </w:pPr>
    </w:p>
    <w:p w14:paraId="2A09F356" w14:textId="77777777" w:rsidR="00F943A6" w:rsidRPr="00E867B8" w:rsidRDefault="00F943A6" w:rsidP="00E867B8">
      <w:pPr>
        <w:rPr>
          <w:lang w:val="nl-NL"/>
        </w:rPr>
      </w:pPr>
    </w:p>
    <w:p w14:paraId="56463EF2" w14:textId="0133476F" w:rsidR="00DF7C84" w:rsidRPr="00E867B8" w:rsidRDefault="00121E25" w:rsidP="00121E25">
      <w:pPr>
        <w:pStyle w:val="Kop1"/>
        <w:rPr>
          <w:rFonts w:eastAsia="Times New Roman"/>
          <w:shd w:val="clear" w:color="auto" w:fill="FFFFFF"/>
          <w:lang w:val="nl-NL" w:eastAsia="en-NL"/>
        </w:rPr>
      </w:pPr>
      <w:bookmarkStart w:id="84" w:name="_Toc124757334"/>
      <w:r w:rsidRPr="00E867B8">
        <w:rPr>
          <w:rFonts w:eastAsia="Times New Roman"/>
          <w:shd w:val="clear" w:color="auto" w:fill="FFFFFF"/>
          <w:lang w:val="nl-NL" w:eastAsia="en-NL"/>
        </w:rPr>
        <w:t>Bijlages</w:t>
      </w:r>
      <w:bookmarkEnd w:id="84"/>
    </w:p>
    <w:p w14:paraId="22BC695C" w14:textId="77777777" w:rsidR="008F6B6D" w:rsidRPr="00E867B8" w:rsidRDefault="008F6B6D" w:rsidP="008F6B6D">
      <w:pPr>
        <w:rPr>
          <w:lang w:val="nl-NL" w:eastAsia="en-NL"/>
        </w:rPr>
      </w:pPr>
    </w:p>
    <w:p w14:paraId="0E16EBF8" w14:textId="247BF724" w:rsidR="008F6B6D" w:rsidRPr="00E867B8" w:rsidRDefault="008F6B6D" w:rsidP="008F6B6D">
      <w:pPr>
        <w:pStyle w:val="Lijstalinea"/>
        <w:numPr>
          <w:ilvl w:val="0"/>
          <w:numId w:val="1"/>
        </w:numPr>
        <w:rPr>
          <w:lang w:val="nl-NL" w:eastAsia="en-NL"/>
        </w:rPr>
      </w:pPr>
      <w:r w:rsidRPr="00E867B8">
        <w:rPr>
          <w:lang w:val="nl-NL" w:eastAsia="en-NL"/>
        </w:rPr>
        <w:t>Sourcecode en documenten: https://github.com/quatro32/VSRKMS</w:t>
      </w:r>
    </w:p>
    <w:p w14:paraId="39AE3257" w14:textId="4CE8532D"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Analyse.docs: context- en requirementsanalyse, MoSCoW en eiden en wensen layout.</w:t>
      </w:r>
    </w:p>
    <w:p w14:paraId="07CBC1F6" w14:textId="4DCD0B0C"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Data storage tests.docx: E2E tests voor onderbouwing van keuze data storage.</w:t>
      </w:r>
    </w:p>
    <w:p w14:paraId="4E2DB77B" w14:textId="0D7DF716"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Projectplan semester 7.docx: Projectplan</w:t>
      </w:r>
    </w:p>
    <w:p w14:paraId="054F9E76" w14:textId="20B14D8E"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Klassendiagram.png: klassendiagram van prototype</w:t>
      </w:r>
    </w:p>
    <w:p w14:paraId="4CF8FD5A" w14:textId="61AE5184"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ELEMENTLIJST.png</w:t>
      </w:r>
    </w:p>
    <w:p w14:paraId="777A1036" w14:textId="7A047554"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FOUTENLIJST.png</w:t>
      </w:r>
    </w:p>
    <w:p w14:paraId="18160271" w14:textId="69C61753"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HOOFDSCHERM.png</w:t>
      </w:r>
    </w:p>
    <w:p w14:paraId="6F79BF47" w14:textId="35832F7A"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RUIMTELIJST.png</w:t>
      </w:r>
    </w:p>
    <w:p w14:paraId="434BC599" w14:textId="77777777" w:rsidR="00C3775E" w:rsidRPr="00E867B8" w:rsidRDefault="00C3775E" w:rsidP="009A6D40">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STARTSCHERM.png</w:t>
      </w:r>
    </w:p>
    <w:p w14:paraId="7905193E" w14:textId="7E051474" w:rsidR="00DF7C84" w:rsidRPr="00E867B8" w:rsidRDefault="00DF7C84" w:rsidP="008F6B6D">
      <w:pPr>
        <w:pStyle w:val="Lijstalinea"/>
        <w:spacing w:before="100" w:beforeAutospacing="1" w:after="240" w:line="276" w:lineRule="auto"/>
        <w:rPr>
          <w:rFonts w:eastAsia="Times New Roman" w:cstheme="minorHAnsi"/>
          <w:sz w:val="24"/>
          <w:szCs w:val="24"/>
          <w:shd w:val="clear" w:color="auto" w:fill="FFFFFF"/>
          <w:lang w:val="nl-NL" w:eastAsia="en-NL"/>
        </w:rPr>
      </w:pPr>
    </w:p>
    <w:p w14:paraId="77F1C3E6" w14:textId="38AF01B9"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CE1DE11" w14:textId="0C791B40"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1D1713CF" w14:textId="5B7B4C37"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427AF67" w14:textId="5AEF52BD"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A45F860" w14:textId="5012E12B"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7F55156B" w14:textId="7D49A8ED"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DE285A2" w14:textId="0FB212D8"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3D899520" w14:textId="4007D4E0"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77E6EB1" w14:textId="5206E8D8"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6E1F8015" w14:textId="498188C2"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0968604F" w14:textId="04436469"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286FBBFB" w14:textId="618B49A0"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379456DE" w14:textId="50D55106"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744DC337" w14:textId="77777777"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AFADD4B" w14:textId="00D12898" w:rsidR="00E1342F" w:rsidRPr="00E867B8" w:rsidRDefault="00E1342F" w:rsidP="00DF7C84">
      <w:pPr>
        <w:pStyle w:val="Kop1"/>
        <w:rPr>
          <w:rFonts w:eastAsia="Times New Roman"/>
          <w:shd w:val="clear" w:color="auto" w:fill="FFFFFF"/>
          <w:lang w:val="nl-NL" w:eastAsia="en-NL"/>
        </w:rPr>
      </w:pPr>
      <w:bookmarkStart w:id="85" w:name="_Toc124757335"/>
      <w:r w:rsidRPr="00E867B8">
        <w:rPr>
          <w:rFonts w:eastAsia="Times New Roman"/>
          <w:shd w:val="clear" w:color="auto" w:fill="FFFFFF"/>
          <w:lang w:val="nl-NL" w:eastAsia="en-NL"/>
        </w:rPr>
        <w:t>Bronnen</w:t>
      </w:r>
      <w:bookmarkEnd w:id="85"/>
    </w:p>
    <w:p w14:paraId="730EF32E" w14:textId="77777777" w:rsidR="00DF7C84" w:rsidRPr="00E867B8" w:rsidRDefault="00DF7C84" w:rsidP="00DF7C84">
      <w:pPr>
        <w:rPr>
          <w:lang w:val="nl-NL" w:eastAsia="en-NL"/>
        </w:rPr>
      </w:pPr>
    </w:p>
    <w:p w14:paraId="5A43F46D"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Guardrex, G. (2022, November 8). </w:t>
      </w:r>
      <w:r w:rsidRPr="00E867B8">
        <w:rPr>
          <w:rFonts w:eastAsia="Times New Roman" w:cstheme="minorHAnsi"/>
          <w:i/>
          <w:iCs/>
          <w:sz w:val="24"/>
          <w:szCs w:val="24"/>
          <w:lang w:val="nl-NL" w:eastAsia="en-NL"/>
        </w:rPr>
        <w:t>ASP.NET Core Blazor state management</w:t>
      </w:r>
      <w:r w:rsidRPr="00E867B8">
        <w:rPr>
          <w:rFonts w:eastAsia="Times New Roman" w:cstheme="minorHAnsi"/>
          <w:sz w:val="24"/>
          <w:szCs w:val="24"/>
          <w:lang w:val="nl-NL" w:eastAsia="en-NL"/>
        </w:rPr>
        <w:t>. Microsoft Learn. https://learn.microsoft.com/en-us/aspnet/core/blazor/state-management?view=aspnetcore-6.0</w:t>
      </w:r>
    </w:p>
    <w:p w14:paraId="7C04D3E2"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Huber, T. C., Huber, T. C., &amp; Huber, T. C. (2021, April 19). </w:t>
      </w:r>
      <w:r w:rsidRPr="00E867B8">
        <w:rPr>
          <w:rFonts w:eastAsia="Times New Roman" w:cstheme="minorHAnsi"/>
          <w:i/>
          <w:iCs/>
          <w:sz w:val="24"/>
          <w:szCs w:val="24"/>
          <w:lang w:val="nl-NL" w:eastAsia="en-NL"/>
        </w:rPr>
        <w:t>Store Data of Your Blazor App in the Local Storage and in the Session Storage</w:t>
      </w:r>
      <w:r w:rsidRPr="00E867B8">
        <w:rPr>
          <w:rFonts w:eastAsia="Times New Roman" w:cstheme="minorHAnsi"/>
          <w:sz w:val="24"/>
          <w:szCs w:val="24"/>
          <w:lang w:val="nl-NL" w:eastAsia="en-NL"/>
        </w:rPr>
        <w:t>. Thomas Claudius Huber. https://www.thomasclaudiushuber.com/2021/04/19/store-data-of-your-blazor-app-in-the-local-storage-and-in-the-session-storage/</w:t>
      </w:r>
    </w:p>
    <w:p w14:paraId="60418095"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i/>
          <w:iCs/>
          <w:sz w:val="24"/>
          <w:szCs w:val="24"/>
          <w:lang w:val="nl-NL" w:eastAsia="en-NL"/>
        </w:rPr>
        <w:t>IndexedDB in Blazor</w:t>
      </w:r>
      <w:r w:rsidRPr="00E867B8">
        <w:rPr>
          <w:rFonts w:eastAsia="Times New Roman" w:cstheme="minorHAnsi"/>
          <w:sz w:val="24"/>
          <w:szCs w:val="24"/>
          <w:lang w:val="nl-NL" w:eastAsia="en-NL"/>
        </w:rPr>
        <w:t>. (2019, August 3). Steve Sanderson’s Blog. https://blog.stevensanderson.com/2019/08/03/blazor-indexeddb/</w:t>
      </w:r>
    </w:p>
    <w:p w14:paraId="4BEEBB28"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Jinjinov, J. (n.d.). </w:t>
      </w:r>
      <w:r w:rsidRPr="00E867B8">
        <w:rPr>
          <w:rFonts w:eastAsia="Times New Roman" w:cstheme="minorHAnsi"/>
          <w:i/>
          <w:iCs/>
          <w:sz w:val="24"/>
          <w:szCs w:val="24"/>
          <w:lang w:val="nl-NL" w:eastAsia="en-NL"/>
        </w:rPr>
        <w:t>GitHub - Jinjinov/IndexedDB.Blazor: A Blazor library for accessing IndexedDB</w:t>
      </w:r>
      <w:r w:rsidRPr="00E867B8">
        <w:rPr>
          <w:rFonts w:eastAsia="Times New Roman" w:cstheme="minorHAnsi"/>
          <w:sz w:val="24"/>
          <w:szCs w:val="24"/>
          <w:lang w:val="nl-NL" w:eastAsia="en-NL"/>
        </w:rPr>
        <w:t>. GitHub. https://github.com/Jinjinov/IndexedDB.Blazor</w:t>
      </w:r>
    </w:p>
    <w:p w14:paraId="208EBE02"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i/>
          <w:iCs/>
          <w:sz w:val="24"/>
          <w:szCs w:val="24"/>
          <w:lang w:val="nl-NL" w:eastAsia="en-NL"/>
        </w:rPr>
        <w:t>NuGet Gallery | Packages matching blazor indexeddb</w:t>
      </w:r>
      <w:r w:rsidRPr="00E867B8">
        <w:rPr>
          <w:rFonts w:eastAsia="Times New Roman" w:cstheme="minorHAnsi"/>
          <w:sz w:val="24"/>
          <w:szCs w:val="24"/>
          <w:lang w:val="nl-NL" w:eastAsia="en-NL"/>
        </w:rPr>
        <w:t>. (n.d.). https://www.nuget.org/packages?q=blazor+indexeddb</w:t>
      </w:r>
    </w:p>
    <w:p w14:paraId="1F1C095A"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i/>
          <w:iCs/>
          <w:sz w:val="24"/>
          <w:szCs w:val="24"/>
          <w:lang w:val="nl-NL" w:eastAsia="en-NL"/>
        </w:rPr>
        <w:t>TG.Blazor.IndexedDB 1.5.0-preview</w:t>
      </w:r>
      <w:r w:rsidRPr="00E867B8">
        <w:rPr>
          <w:rFonts w:eastAsia="Times New Roman" w:cstheme="minorHAnsi"/>
          <w:sz w:val="24"/>
          <w:szCs w:val="24"/>
          <w:lang w:val="nl-NL" w:eastAsia="en-NL"/>
        </w:rPr>
        <w:t>. (n.d.). https://www.nuget.org/packages/TG.Blazor.IndexedDB/1.5.0-preview</w:t>
      </w:r>
    </w:p>
    <w:p w14:paraId="4F846E19" w14:textId="095A8795" w:rsidR="009A6D40"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i/>
          <w:iCs/>
          <w:sz w:val="24"/>
          <w:szCs w:val="24"/>
          <w:lang w:val="nl-NL" w:eastAsia="en-NL"/>
        </w:rPr>
        <w:lastRenderedPageBreak/>
        <w:t>Window.localStorage - Web APIs | MDN</w:t>
      </w:r>
      <w:r w:rsidRPr="00E867B8">
        <w:rPr>
          <w:rFonts w:eastAsia="Times New Roman" w:cstheme="minorHAnsi"/>
          <w:sz w:val="24"/>
          <w:szCs w:val="24"/>
          <w:lang w:val="nl-NL" w:eastAsia="en-NL"/>
        </w:rPr>
        <w:t>. (2022, September 21). https://developer.mozilla.org/en-US/docs/Web/API/Window/localStorage</w:t>
      </w:r>
    </w:p>
    <w:p w14:paraId="26808C86"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Bose, S. (2022, October 31). </w:t>
      </w:r>
      <w:r w:rsidRPr="00E867B8">
        <w:rPr>
          <w:rFonts w:eastAsia="Times New Roman" w:cstheme="minorHAnsi"/>
          <w:i/>
          <w:iCs/>
          <w:sz w:val="24"/>
          <w:szCs w:val="24"/>
          <w:lang w:val="nl-NL" w:eastAsia="en-NL"/>
        </w:rPr>
        <w:t>What is End To End Testing?</w:t>
      </w:r>
      <w:r w:rsidRPr="00E867B8">
        <w:rPr>
          <w:rFonts w:eastAsia="Times New Roman" w:cstheme="minorHAnsi"/>
          <w:sz w:val="24"/>
          <w:szCs w:val="24"/>
          <w:lang w:val="nl-NL" w:eastAsia="en-NL"/>
        </w:rPr>
        <w:t xml:space="preserve"> BrowserStack. https://www.browserstack.com/guide/end-to-end-testing</w:t>
      </w:r>
    </w:p>
    <w:p w14:paraId="2C9BC98C"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dotnet. (2021, August 23). </w:t>
      </w:r>
      <w:r w:rsidRPr="00E867B8">
        <w:rPr>
          <w:rFonts w:eastAsia="Times New Roman" w:cstheme="minorHAnsi"/>
          <w:i/>
          <w:iCs/>
          <w:sz w:val="24"/>
          <w:szCs w:val="24"/>
          <w:lang w:val="nl-NL" w:eastAsia="en-NL"/>
        </w:rPr>
        <w:t>The .NET Docs Show - Blazor component testing with bUnit</w:t>
      </w:r>
      <w:r w:rsidRPr="00E867B8">
        <w:rPr>
          <w:rFonts w:eastAsia="Times New Roman" w:cstheme="minorHAnsi"/>
          <w:sz w:val="24"/>
          <w:szCs w:val="24"/>
          <w:lang w:val="nl-NL" w:eastAsia="en-NL"/>
        </w:rPr>
        <w:t>. YouTube. https://www.youtube.com/watch?v=JtyVBbcVplY</w:t>
      </w:r>
    </w:p>
    <w:p w14:paraId="6F8FC3AB"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dotnet. (2022, November 12). </w:t>
      </w:r>
      <w:r w:rsidRPr="00E867B8">
        <w:rPr>
          <w:rFonts w:eastAsia="Times New Roman" w:cstheme="minorHAnsi"/>
          <w:i/>
          <w:iCs/>
          <w:sz w:val="24"/>
          <w:szCs w:val="24"/>
          <w:lang w:val="nl-NL" w:eastAsia="en-NL"/>
        </w:rPr>
        <w:t>Testing Blazor Applications with Playwright | .NET Conf 2022</w:t>
      </w:r>
      <w:r w:rsidRPr="00E867B8">
        <w:rPr>
          <w:rFonts w:eastAsia="Times New Roman" w:cstheme="minorHAnsi"/>
          <w:sz w:val="24"/>
          <w:szCs w:val="24"/>
          <w:lang w:val="nl-NL" w:eastAsia="en-NL"/>
        </w:rPr>
        <w:t>. YouTube. https://www.youtube.com/watch?v=gBky9_AskNQ</w:t>
      </w:r>
    </w:p>
    <w:p w14:paraId="79525FB8" w14:textId="52BC1B89"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(2022, November 8). </w:t>
      </w:r>
      <w:r w:rsidRPr="00E867B8">
        <w:rPr>
          <w:rFonts w:eastAsia="Times New Roman" w:cstheme="minorHAnsi"/>
          <w:i/>
          <w:iCs/>
          <w:sz w:val="24"/>
          <w:szCs w:val="24"/>
          <w:lang w:val="nl-NL" w:eastAsia="en-NL"/>
        </w:rPr>
        <w:t>Test Razor components in ASP.NET Core Blazor</w:t>
      </w:r>
      <w:r w:rsidRPr="00E867B8">
        <w:rPr>
          <w:rFonts w:eastAsia="Times New Roman" w:cstheme="minorHAnsi"/>
          <w:sz w:val="24"/>
          <w:szCs w:val="24"/>
          <w:lang w:val="nl-NL" w:eastAsia="en-NL"/>
        </w:rPr>
        <w:t>. Microsoft Learn. https://learn.microsoft.com/en-us/aspnet/core/blazor/test?view=aspnetcore-7.0</w:t>
      </w:r>
    </w:p>
    <w:p w14:paraId="682F058F"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Maze, C. (2022, April 26). </w:t>
      </w:r>
      <w:r w:rsidRPr="00E867B8">
        <w:rPr>
          <w:rFonts w:eastAsia="Times New Roman" w:cstheme="minorHAnsi"/>
          <w:i/>
          <w:iCs/>
          <w:sz w:val="24"/>
          <w:szCs w:val="24"/>
          <w:lang w:val="nl-NL" w:eastAsia="en-NL"/>
        </w:rPr>
        <w:t>Introduction to Testing Blazor WebAssembly With bUnit</w:t>
      </w:r>
      <w:r w:rsidRPr="00E867B8">
        <w:rPr>
          <w:rFonts w:eastAsia="Times New Roman" w:cstheme="minorHAnsi"/>
          <w:sz w:val="24"/>
          <w:szCs w:val="24"/>
          <w:lang w:val="nl-NL" w:eastAsia="en-NL"/>
        </w:rPr>
        <w:t>. Code Maze. https://code-maze.com/test-blazor-webassembly-bunit/</w:t>
      </w:r>
    </w:p>
    <w:p w14:paraId="6EF5388E"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Solau, X. (2022, November 14). </w:t>
      </w:r>
      <w:r w:rsidRPr="00E867B8">
        <w:rPr>
          <w:rFonts w:eastAsia="Times New Roman" w:cstheme="minorHAnsi"/>
          <w:i/>
          <w:iCs/>
          <w:sz w:val="24"/>
          <w:szCs w:val="24"/>
          <w:lang w:val="nl-NL" w:eastAsia="en-NL"/>
        </w:rPr>
        <w:t>Enable Playwright so that you can easily use it (including on your build agents) [Part 2 ]</w:t>
      </w:r>
      <w:r w:rsidRPr="00E867B8">
        <w:rPr>
          <w:rFonts w:eastAsia="Times New Roman" w:cstheme="minorHAnsi"/>
          <w:sz w:val="24"/>
          <w:szCs w:val="24"/>
          <w:lang w:val="nl-NL" w:eastAsia="en-NL"/>
        </w:rPr>
        <w:t>. Medium. https://medium.com/younited-tech-blog/end-to-end-test-a-blazor-app-with-playwright-part-2-3980b573e92a</w:t>
      </w:r>
    </w:p>
    <w:p w14:paraId="50879838"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TVUG. (2021, November 18). </w:t>
      </w:r>
      <w:r w:rsidRPr="00E867B8">
        <w:rPr>
          <w:rFonts w:eastAsia="Times New Roman" w:cstheme="minorHAnsi"/>
          <w:i/>
          <w:iCs/>
          <w:sz w:val="24"/>
          <w:szCs w:val="24"/>
          <w:lang w:val="nl-NL" w:eastAsia="en-NL"/>
        </w:rPr>
        <w:t>Getting started with testing in Blazor</w:t>
      </w:r>
      <w:r w:rsidRPr="00E867B8">
        <w:rPr>
          <w:rFonts w:eastAsia="Times New Roman" w:cstheme="minorHAnsi"/>
          <w:sz w:val="24"/>
          <w:szCs w:val="24"/>
          <w:lang w:val="nl-NL" w:eastAsia="en-NL"/>
        </w:rPr>
        <w:t>. YouTube. https://www.youtube.com/watch?v=TGMe3wE_6BY</w:t>
      </w:r>
    </w:p>
    <w:p w14:paraId="7CE78743"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i/>
          <w:iCs/>
          <w:sz w:val="24"/>
          <w:szCs w:val="24"/>
          <w:lang w:val="nl-NL" w:eastAsia="en-NL"/>
        </w:rPr>
        <w:t>Writing tests for Blazor components | bUnit</w:t>
      </w:r>
      <w:r w:rsidRPr="00E867B8">
        <w:rPr>
          <w:rFonts w:eastAsia="Times New Roman" w:cstheme="minorHAnsi"/>
          <w:sz w:val="24"/>
          <w:szCs w:val="24"/>
          <w:lang w:val="nl-NL" w:eastAsia="en-NL"/>
        </w:rPr>
        <w:t>. (n.d.). https://bunit.dev/docs/getting-started/writing-tests.html?tabs=xunit</w:t>
      </w:r>
    </w:p>
    <w:p w14:paraId="593D1D42"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rPr>
          <w:rFonts w:cstheme="minorHAnsi"/>
          <w:lang w:val="nl-NL"/>
        </w:rPr>
      </w:pPr>
    </w:p>
    <w:p w14:paraId="711D7108"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Bradish, P. (2022, 25 mei). </w:t>
      </w:r>
      <w:r w:rsidRPr="00E867B8">
        <w:rPr>
          <w:rFonts w:asciiTheme="minorHAnsi" w:hAnsiTheme="minorHAnsi" w:cstheme="minorHAnsi"/>
          <w:i/>
          <w:iCs/>
          <w:lang w:val="nl-NL"/>
        </w:rPr>
        <w:t>Is Blazor Better Than JavaScript? - Emergent Software Blog</w:t>
      </w:r>
      <w:r w:rsidRPr="00E867B8">
        <w:rPr>
          <w:rFonts w:asciiTheme="minorHAnsi" w:hAnsiTheme="minorHAnsi" w:cstheme="minorHAnsi"/>
          <w:lang w:val="nl-NL"/>
        </w:rPr>
        <w:t>. https://www.emergentsoftware.net/blog/is-blazor-better-than-javascript/</w:t>
      </w:r>
    </w:p>
    <w:p w14:paraId="11862BE2"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lastRenderedPageBreak/>
        <w:t xml:space="preserve">Galloway, J. (2020, 4 november). </w:t>
      </w:r>
      <w:r w:rsidRPr="00E867B8">
        <w:rPr>
          <w:rFonts w:asciiTheme="minorHAnsi" w:hAnsiTheme="minorHAnsi" w:cstheme="minorHAnsi"/>
          <w:i/>
          <w:iCs/>
          <w:lang w:val="nl-NL"/>
        </w:rPr>
        <w:t>Building a Progressive Web App with Blazor</w:t>
      </w:r>
      <w:r w:rsidRPr="00E867B8">
        <w:rPr>
          <w:rFonts w:asciiTheme="minorHAnsi" w:hAnsiTheme="minorHAnsi" w:cstheme="minorHAnsi"/>
          <w:lang w:val="nl-NL"/>
        </w:rPr>
        <w:t>. Visual Studio Blog. https://devblogs.microsoft.com/visualstudio/building-a-progressive-web-app-with-blazor/</w:t>
      </w:r>
    </w:p>
    <w:p w14:paraId="634E26D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Ma, C. (2021, 28 april). </w:t>
      </w:r>
      <w:r w:rsidRPr="00E867B8">
        <w:rPr>
          <w:rFonts w:asciiTheme="minorHAnsi" w:hAnsiTheme="minorHAnsi" w:cstheme="minorHAnsi"/>
          <w:i/>
          <w:iCs/>
          <w:lang w:val="nl-NL"/>
        </w:rPr>
        <w:t>Is Blazor the future in Web App Development?</w:t>
      </w:r>
      <w:r w:rsidRPr="00E867B8">
        <w:rPr>
          <w:rFonts w:asciiTheme="minorHAnsi" w:hAnsiTheme="minorHAnsi" w:cstheme="minorHAnsi"/>
          <w:lang w:val="nl-NL"/>
        </w:rPr>
        <w:t xml:space="preserve"> iFour Technolab Pvt. Ltd. https://www.ifourtechnolab.com/blog/is-blazor-the-future-in-web-app-development</w:t>
      </w:r>
    </w:p>
    <w:p w14:paraId="4834C040"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MacDonald, M. (2022a, januari 5). </w:t>
      </w:r>
      <w:r w:rsidRPr="00E867B8">
        <w:rPr>
          <w:rFonts w:asciiTheme="minorHAnsi" w:hAnsiTheme="minorHAnsi" w:cstheme="minorHAnsi"/>
          <w:i/>
          <w:iCs/>
          <w:lang w:val="nl-NL"/>
        </w:rPr>
        <w:t>Is Blazor Just Another Walled Gaden? | Why Microsoft’s most ambitious technology could power the future of the web | Young Coder | Matthew MacDonald | Young Coder</w:t>
      </w:r>
      <w:r w:rsidRPr="00E867B8">
        <w:rPr>
          <w:rFonts w:asciiTheme="minorHAnsi" w:hAnsiTheme="minorHAnsi" w:cstheme="minorHAnsi"/>
          <w:lang w:val="nl-NL"/>
        </w:rPr>
        <w:t>. Medium. https://medium.com/young-coder/is-blazor-the-future-or-just-another-walled-garden-441842cc249d</w:t>
      </w:r>
    </w:p>
    <w:p w14:paraId="2AC02F4B"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i/>
          <w:iCs/>
          <w:lang w:val="nl-NL"/>
        </w:rPr>
        <w:t>Microsoft’s Long-Term Support (LTS) Plans for Blazor - Microsoft Q&amp;A</w:t>
      </w:r>
      <w:r w:rsidRPr="00E867B8">
        <w:rPr>
          <w:rFonts w:asciiTheme="minorHAnsi" w:hAnsiTheme="minorHAnsi" w:cstheme="minorHAnsi"/>
          <w:lang w:val="nl-NL"/>
        </w:rPr>
        <w:t>. (2022, 24 januari). https://learn.microsoft.com/en-us/answers/questions/708050/microsoft39s-long-term-support-lts-plans-for-blazo.html</w:t>
      </w:r>
    </w:p>
    <w:p w14:paraId="1233D7A1"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Campana, N. (2022, October 21). </w:t>
      </w:r>
      <w:r w:rsidRPr="00E867B8">
        <w:rPr>
          <w:rFonts w:asciiTheme="minorHAnsi" w:hAnsiTheme="minorHAnsi" w:cstheme="minorHAnsi"/>
          <w:i/>
          <w:iCs/>
          <w:lang w:val="nl-NL"/>
        </w:rPr>
        <w:t>What Does A Blazor Developer Do?</w:t>
      </w:r>
      <w:r w:rsidRPr="00E867B8">
        <w:rPr>
          <w:rFonts w:asciiTheme="minorHAnsi" w:hAnsiTheme="minorHAnsi" w:cstheme="minorHAnsi"/>
          <w:lang w:val="nl-NL"/>
        </w:rPr>
        <w:t xml:space="preserve"> Freelancer Blog. https://www.freelancermap.com/blog/what-does-blazor-developer-do/</w:t>
      </w:r>
    </w:p>
    <w:p w14:paraId="69E3E885"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Danroth27. (2022, April 13). </w:t>
      </w:r>
      <w:r w:rsidRPr="00E867B8">
        <w:rPr>
          <w:rFonts w:asciiTheme="minorHAnsi" w:hAnsiTheme="minorHAnsi" w:cstheme="minorHAnsi"/>
          <w:i/>
          <w:iCs/>
          <w:lang w:val="nl-NL"/>
        </w:rPr>
        <w:t>An introduction to Blazor for ASP.NET Web Forms developers</w:t>
      </w:r>
      <w:r w:rsidRPr="00E867B8">
        <w:rPr>
          <w:rFonts w:asciiTheme="minorHAnsi" w:hAnsiTheme="minorHAnsi" w:cstheme="minorHAnsi"/>
          <w:lang w:val="nl-NL"/>
        </w:rPr>
        <w:t>. Microsoft Learn. https://learn.microsoft.com/en-us/dotnet/architecture/blazor-for-web-forms-developers/introduction</w:t>
      </w:r>
    </w:p>
    <w:p w14:paraId="675C168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(2022, November 8). </w:t>
      </w:r>
      <w:r w:rsidRPr="00E867B8">
        <w:rPr>
          <w:rFonts w:asciiTheme="minorHAnsi" w:hAnsiTheme="minorHAnsi" w:cstheme="minorHAnsi"/>
          <w:i/>
          <w:iCs/>
          <w:lang w:val="nl-NL"/>
        </w:rPr>
        <w:t>ASP.NET Core Blazor</w:t>
      </w:r>
      <w:r w:rsidRPr="00E867B8">
        <w:rPr>
          <w:rFonts w:asciiTheme="minorHAnsi" w:hAnsiTheme="minorHAnsi" w:cstheme="minorHAnsi"/>
          <w:lang w:val="nl-NL"/>
        </w:rPr>
        <w:t>. Microsoft Learn. https://learn.microsoft.com/en-us/aspnet/core/blazor/?view=aspnetcore-7.0</w:t>
      </w:r>
    </w:p>
    <w:p w14:paraId="52D8F53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kudvenkat. (2020, February 24). </w:t>
      </w:r>
      <w:r w:rsidRPr="00E867B8">
        <w:rPr>
          <w:rFonts w:asciiTheme="minorHAnsi" w:hAnsiTheme="minorHAnsi" w:cstheme="minorHAnsi"/>
          <w:i/>
          <w:iCs/>
          <w:lang w:val="nl-NL"/>
        </w:rPr>
        <w:t>What is Blazor</w:t>
      </w:r>
      <w:r w:rsidRPr="00E867B8">
        <w:rPr>
          <w:rFonts w:asciiTheme="minorHAnsi" w:hAnsiTheme="minorHAnsi" w:cstheme="minorHAnsi"/>
          <w:lang w:val="nl-NL"/>
        </w:rPr>
        <w:t>. YouTube. https://www.youtube.com/watch?v=uuzi3SmCLVo</w:t>
      </w:r>
    </w:p>
    <w:p w14:paraId="6843ECFC"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lastRenderedPageBreak/>
        <w:t xml:space="preserve">Kuijk, A. van. (2021, December 6). </w:t>
      </w:r>
      <w:r w:rsidRPr="00E867B8">
        <w:rPr>
          <w:rFonts w:asciiTheme="minorHAnsi" w:hAnsiTheme="minorHAnsi" w:cstheme="minorHAnsi"/>
          <w:i/>
          <w:iCs/>
          <w:lang w:val="nl-NL"/>
        </w:rPr>
        <w:t>Blazor, wat is het en wat kan je er mee?</w:t>
      </w:r>
      <w:r w:rsidRPr="00E867B8">
        <w:rPr>
          <w:rFonts w:asciiTheme="minorHAnsi" w:hAnsiTheme="minorHAnsi" w:cstheme="minorHAnsi"/>
          <w:lang w:val="nl-NL"/>
        </w:rPr>
        <w:t xml:space="preserve"> Delta-N. https://www.delta-n.nl/blazor-wat-is-het-en-wat-kan-je-er-mee/</w:t>
      </w:r>
    </w:p>
    <w:p w14:paraId="22DEF75E" w14:textId="40E62964" w:rsidR="006E2BA0"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(2022, December 14). ASP.NET Core Blazor data binding. Microsoft Learn. </w:t>
      </w:r>
      <w:hyperlink r:id="rId43" w:history="1">
        <w:r w:rsidR="00B24341" w:rsidRPr="00E867B8">
          <w:rPr>
            <w:rFonts w:asciiTheme="minorHAnsi" w:hAnsiTheme="minorHAnsi" w:cstheme="minorHAnsi"/>
            <w:lang w:val="nl-NL"/>
          </w:rPr>
          <w:t>https://learn.microsoft.com/en-us/aspnet/core/blazor/components/data-binding?view=aspnetcore-7.0</w:t>
        </w:r>
      </w:hyperlink>
    </w:p>
    <w:p w14:paraId="4D1C59E5" w14:textId="77777777"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Galloway, J. (2020, 4 november). Building a Progressive Web App with Blazor. Visual Studio Blog. https://devblogs.microsoft.com/visualstudio/building-a-progressive-web-app-with-blazor/</w:t>
      </w:r>
    </w:p>
    <w:p w14:paraId="53B17610" w14:textId="77777777"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How do I create a Blazor WebAssembly PWA to work offline? | Blazor FAQ. (z.d.). Syncfusion. https://www.syncfusion.com/faq/blazor/webassembly/how-do-i-create-a-blazor-webassembly-pwa-to-work-offline</w:t>
      </w:r>
    </w:p>
    <w:p w14:paraId="47EEBAEA" w14:textId="7B1AF7B2"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Cache Storage in Blazor WebAssembly .NET 6 - Blazor School. (z.d.). https://blazorschool.com/tutorial/blazor-wasm/dotnet6/cache-storage-658620</w:t>
      </w:r>
    </w:p>
    <w:sectPr w:rsidR="00B24341" w:rsidRPr="00E867B8" w:rsidSect="00955BA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Olphen,Bas S.H.N. van" w:date="2022-12-21T13:32:00Z" w:initials="OSv">
    <w:p w14:paraId="201AD187" w14:textId="77777777" w:rsidR="00C201CA" w:rsidRDefault="00C201CA" w:rsidP="00943478">
      <w:pPr>
        <w:pStyle w:val="Tekstopmerking"/>
      </w:pPr>
      <w:r>
        <w:rPr>
          <w:rStyle w:val="Verwijzingopmerking"/>
        </w:rPr>
        <w:annotationRef/>
      </w:r>
      <w:r>
        <w:rPr>
          <w:lang w:val="en-GB"/>
        </w:rPr>
        <w:t>Welke documentaties zijn dat dan</w:t>
      </w:r>
    </w:p>
  </w:comment>
  <w:comment w:id="10" w:author="Olphen,Bas S.H.N. van" w:date="2022-12-21T12:54:00Z" w:initials="OSv">
    <w:p w14:paraId="20145468" w14:textId="57EFDFC6" w:rsidR="00CB5213" w:rsidRDefault="00CB5213" w:rsidP="00671C0F">
      <w:pPr>
        <w:pStyle w:val="Tekstopmerking"/>
      </w:pPr>
      <w:r>
        <w:rPr>
          <w:rStyle w:val="Verwijzingopmerking"/>
        </w:rPr>
        <w:annotationRef/>
      </w:r>
      <w:r>
        <w:rPr>
          <w:lang w:val="en-GB"/>
        </w:rPr>
        <w:t>Kun je een korte uitleg geven over wat deze twee mogelijkheden betekenen</w:t>
      </w:r>
    </w:p>
  </w:comment>
  <w:comment w:id="11" w:author="Olphen,Bas S.H.N. van" w:date="2022-12-21T13:08:00Z" w:initials="OSv">
    <w:p w14:paraId="4E9BA8CE" w14:textId="77777777" w:rsidR="00B80978" w:rsidRDefault="00B80978" w:rsidP="00737AF3">
      <w:pPr>
        <w:pStyle w:val="Tekstopmerking"/>
      </w:pPr>
      <w:r>
        <w:rPr>
          <w:rStyle w:val="Verwijzingopmerking"/>
        </w:rPr>
        <w:annotationRef/>
      </w:r>
      <w:r>
        <w:rPr>
          <w:lang w:val="en-GB"/>
        </w:rPr>
        <w:t>Hier moet je een uitleg geven over de mogelijkheden. Er zijn oneindig veel mogelijkheden binnen de ''client-side storage''. In dit onderzoek heb je je beperkt tot 4 mogelijkheden.  (ofzoiets)</w:t>
      </w:r>
    </w:p>
  </w:comment>
  <w:comment w:id="12" w:author="Olphen,Bas S.H.N. van" w:date="2022-12-21T13:21:00Z" w:initials="OSv">
    <w:p w14:paraId="07ED6309" w14:textId="77777777" w:rsidR="001E174D" w:rsidRDefault="001E174D" w:rsidP="00D24F0C">
      <w:pPr>
        <w:pStyle w:val="Tekstopmerking"/>
      </w:pPr>
      <w:r>
        <w:rPr>
          <w:rStyle w:val="Verwijzingopmerking"/>
        </w:rPr>
        <w:annotationRef/>
      </w:r>
      <w:r>
        <w:rPr>
          <w:lang w:val="en-GB"/>
        </w:rPr>
        <w:t>Benoem de daadwerkelijk uitgevoerde tests</w:t>
      </w:r>
    </w:p>
  </w:comment>
  <w:comment w:id="13" w:author="Olphen,Bas S.H.N. van" w:date="2022-12-21T13:27:00Z" w:initials="OSv">
    <w:p w14:paraId="00E9A428" w14:textId="77777777" w:rsidR="00C201CA" w:rsidRDefault="00C201CA" w:rsidP="00234891">
      <w:pPr>
        <w:pStyle w:val="Tekstopmerking"/>
      </w:pPr>
      <w:r>
        <w:rPr>
          <w:rStyle w:val="Verwijzingopmerking"/>
        </w:rPr>
        <w:annotationRef/>
      </w:r>
      <w:r>
        <w:rPr>
          <w:lang w:val="en-GB"/>
        </w:rPr>
        <w:t>Brondvermelding hiervan?</w:t>
      </w:r>
    </w:p>
  </w:comment>
  <w:comment w:id="15" w:author="Olphen,Bas S.H.N. van" w:date="2022-12-21T13:35:00Z" w:initials="OSv">
    <w:p w14:paraId="1A113EE8" w14:textId="77777777" w:rsidR="00B22F15" w:rsidRDefault="00B22F15" w:rsidP="00997E38">
      <w:pPr>
        <w:pStyle w:val="Tekstopmerking"/>
      </w:pPr>
      <w:r>
        <w:rPr>
          <w:rStyle w:val="Verwijzingopmerking"/>
        </w:rPr>
        <w:annotationRef/>
      </w:r>
      <w:r>
        <w:rPr>
          <w:lang w:val="en-GB"/>
        </w:rPr>
        <w:t>Is dit een vertaling, anders in begrippenlijst</w:t>
      </w:r>
    </w:p>
  </w:comment>
  <w:comment w:id="17" w:author="Olphen,Bas S.H.N. van" w:date="2022-12-21T13:38:00Z" w:initials="OSv">
    <w:p w14:paraId="6BCF7BD5" w14:textId="77777777" w:rsidR="00B22F15" w:rsidRDefault="00B22F15" w:rsidP="00FA57B9">
      <w:pPr>
        <w:pStyle w:val="Tekstopmerking"/>
      </w:pPr>
      <w:r>
        <w:rPr>
          <w:rStyle w:val="Verwijzingopmerking"/>
        </w:rPr>
        <w:annotationRef/>
      </w:r>
      <w:r>
        <w:rPr>
          <w:lang w:val="en-GB"/>
        </w:rPr>
        <w:t>Ook weer een vertaling?</w:t>
      </w:r>
    </w:p>
  </w:comment>
  <w:comment w:id="18" w:author="Olphen,Bas S.H.N. van" w:date="2022-12-21T13:38:00Z" w:initials="OSv">
    <w:p w14:paraId="72854755" w14:textId="77777777" w:rsidR="00B22F15" w:rsidRDefault="00B22F15" w:rsidP="000B0F1B">
      <w:pPr>
        <w:pStyle w:val="Tekstopmerking"/>
      </w:pPr>
      <w:r>
        <w:rPr>
          <w:rStyle w:val="Verwijzingopmerking"/>
        </w:rPr>
        <w:annotationRef/>
      </w:r>
      <w:r>
        <w:rPr>
          <w:lang w:val="en-GB"/>
        </w:rPr>
        <w:t>Zelfde als hierboven</w:t>
      </w:r>
    </w:p>
  </w:comment>
  <w:comment w:id="20" w:author="Olphen,Bas S.H.N. van" w:date="2022-12-21T13:53:00Z" w:initials="OSv">
    <w:p w14:paraId="05F2B43E" w14:textId="77777777" w:rsidR="003A3BB1" w:rsidRDefault="003A3BB1" w:rsidP="00010A40">
      <w:pPr>
        <w:pStyle w:val="Tekstopmerking"/>
      </w:pPr>
      <w:r>
        <w:rPr>
          <w:rStyle w:val="Verwijzingopmerking"/>
        </w:rPr>
        <w:annotationRef/>
      </w:r>
      <w:r>
        <w:rPr>
          <w:lang w:val="en-GB"/>
        </w:rPr>
        <w:t>Waar hoort dit bij? En de bron zou ik in de voetnoot zetten met een 1) erbij.</w:t>
      </w:r>
    </w:p>
  </w:comment>
  <w:comment w:id="22" w:author="Olphen,Bas S.H.N. van" w:date="2022-12-21T14:13:00Z" w:initials="OSv">
    <w:p w14:paraId="61B757FE" w14:textId="77777777" w:rsidR="00EE58F6" w:rsidRDefault="00EE58F6" w:rsidP="002D5F90">
      <w:pPr>
        <w:pStyle w:val="Tekstopmerking"/>
      </w:pPr>
      <w:r>
        <w:rPr>
          <w:rStyle w:val="Verwijzingopmerking"/>
        </w:rPr>
        <w:annotationRef/>
      </w:r>
      <w:r>
        <w:rPr>
          <w:lang w:val="en-GB"/>
        </w:rPr>
        <w:t>Ineens gaat het over project?</w:t>
      </w:r>
    </w:p>
  </w:comment>
  <w:comment w:id="23" w:author="Olphen,Bas S.H.N. van" w:date="2022-12-21T14:14:00Z" w:initials="OSv">
    <w:p w14:paraId="737440E7" w14:textId="77777777" w:rsidR="00EE58F6" w:rsidRDefault="00EE58F6" w:rsidP="0067049A">
      <w:pPr>
        <w:pStyle w:val="Tekstopmerking"/>
      </w:pPr>
      <w:r>
        <w:rPr>
          <w:rStyle w:val="Verwijzingopmerking"/>
        </w:rPr>
        <w:annotationRef/>
      </w:r>
      <w:r>
        <w:rPr>
          <w:lang w:val="en-GB"/>
        </w:rPr>
        <w:t>Begrip?</w:t>
      </w:r>
    </w:p>
  </w:comment>
  <w:comment w:id="24" w:author="Olphen,Bas S.H.N. van" w:date="2022-12-21T14:36:00Z" w:initials="OSv">
    <w:p w14:paraId="48B4E387" w14:textId="77777777" w:rsidR="009163DC" w:rsidRDefault="009163DC" w:rsidP="00566999">
      <w:pPr>
        <w:pStyle w:val="Tekstopmerking"/>
      </w:pPr>
      <w:r>
        <w:rPr>
          <w:rStyle w:val="Verwijzingopmerking"/>
        </w:rPr>
        <w:annotationRef/>
      </w:r>
      <w:r>
        <w:rPr>
          <w:lang w:val="en-GB"/>
        </w:rPr>
        <w:t>Hoort dit nog bij de methode IndexedDB</w:t>
      </w:r>
    </w:p>
  </w:comment>
  <w:comment w:id="25" w:author="Olphen,Bas S.H.N. van" w:date="2022-12-21T14:29:00Z" w:initials="OSv">
    <w:p w14:paraId="25A5CA5E" w14:textId="732D9F85" w:rsidR="00895722" w:rsidRDefault="00895722" w:rsidP="00811AEB">
      <w:pPr>
        <w:pStyle w:val="Tekstopmerking"/>
      </w:pPr>
      <w:r>
        <w:rPr>
          <w:rStyle w:val="Verwijzingopmerking"/>
        </w:rPr>
        <w:annotationRef/>
      </w:r>
      <w:r>
        <w:rPr>
          <w:lang w:val="en-GB"/>
        </w:rPr>
        <w:t>Begrip?</w:t>
      </w:r>
    </w:p>
  </w:comment>
  <w:comment w:id="26" w:author="Olphen,Bas S.H.N. van" w:date="2022-12-21T14:31:00Z" w:initials="OSv">
    <w:p w14:paraId="168487D5" w14:textId="77777777" w:rsidR="00895722" w:rsidRDefault="00895722" w:rsidP="00F60CD5">
      <w:pPr>
        <w:pStyle w:val="Tekstopmerking"/>
      </w:pPr>
      <w:r>
        <w:rPr>
          <w:rStyle w:val="Verwijzingopmerking"/>
        </w:rPr>
        <w:annotationRef/>
      </w:r>
      <w:r>
        <w:rPr>
          <w:lang w:val="en-GB"/>
        </w:rPr>
        <w:t>Hier geen conclusie geven, maar vertellen hoe je dit uitgewerkt hebt. Uitleggen dat je dus een testdocument hebt gemaakt Hoe heb je dit gemaakt. Deze moet in de bijlage.</w:t>
      </w:r>
    </w:p>
  </w:comment>
  <w:comment w:id="27" w:author="Olphen,Bas S.H.N. van" w:date="2022-12-21T14:33:00Z" w:initials="OSv">
    <w:p w14:paraId="0C04A939" w14:textId="77777777" w:rsidR="00895722" w:rsidRDefault="00895722" w:rsidP="00372601">
      <w:pPr>
        <w:pStyle w:val="Tekstopmerking"/>
      </w:pPr>
      <w:r>
        <w:rPr>
          <w:rStyle w:val="Verwijzingopmerking"/>
        </w:rPr>
        <w:annotationRef/>
      </w:r>
      <w:r>
        <w:rPr>
          <w:lang w:val="en-GB"/>
        </w:rPr>
        <w:t>Verwijzen naar waar je dit eerder benoemd hebt?</w:t>
      </w:r>
    </w:p>
  </w:comment>
  <w:comment w:id="28" w:author="Olphen,Bas S.H.N. van" w:date="2022-12-21T14:35:00Z" w:initials="OSv">
    <w:p w14:paraId="2FF78F18" w14:textId="77777777" w:rsidR="009163DC" w:rsidRDefault="009163DC" w:rsidP="00031074">
      <w:pPr>
        <w:pStyle w:val="Tekstopmerking"/>
      </w:pPr>
      <w:r>
        <w:rPr>
          <w:rStyle w:val="Verwijzingopmerking"/>
        </w:rPr>
        <w:annotationRef/>
      </w:r>
      <w:r>
        <w:rPr>
          <w:lang w:val="en-GB"/>
        </w:rPr>
        <w:t>Waar gaat dit over? Welke test? Welke Methode ?</w:t>
      </w:r>
    </w:p>
  </w:comment>
  <w:comment w:id="29" w:author="Olphen,Bas S.H.N. van" w:date="2022-12-21T14:37:00Z" w:initials="OSv">
    <w:p w14:paraId="63FA6C50" w14:textId="77777777" w:rsidR="009163DC" w:rsidRDefault="009163DC" w:rsidP="001A1FCA">
      <w:pPr>
        <w:pStyle w:val="Tekstopmerking"/>
      </w:pPr>
      <w:r>
        <w:rPr>
          <w:rStyle w:val="Verwijzingopmerking"/>
        </w:rPr>
        <w:annotationRef/>
      </w:r>
      <w:r>
        <w:rPr>
          <w:lang w:val="en-GB"/>
        </w:rPr>
        <w:t>Ineens praat je over metingen?</w:t>
      </w:r>
    </w:p>
  </w:comment>
  <w:comment w:id="32" w:author="Olphen,Bas S.H.N. van" w:date="2022-12-21T13:40:00Z" w:initials="OSv">
    <w:p w14:paraId="4950B33F" w14:textId="5A5D0D7C" w:rsidR="00B22F15" w:rsidRDefault="00B22F15" w:rsidP="00B22F15">
      <w:pPr>
        <w:pStyle w:val="Tekstopmerking"/>
      </w:pPr>
      <w:r>
        <w:rPr>
          <w:rStyle w:val="Verwijzingopmerking"/>
        </w:rPr>
        <w:annotationRef/>
      </w:r>
      <w:r>
        <w:rPr>
          <w:lang w:val="en-GB"/>
        </w:rPr>
        <w:t>Hier geef je nieuwe informatie in de conclusie. Dat kan niet</w:t>
      </w:r>
    </w:p>
  </w:comment>
  <w:comment w:id="35" w:author="Olphen,Bas S.H.N. van" w:date="2022-12-21T15:13:00Z" w:initials="OSv">
    <w:p w14:paraId="2047DCDB" w14:textId="77777777" w:rsidR="00D50D5A" w:rsidRDefault="00D50D5A" w:rsidP="00AF41B5">
      <w:pPr>
        <w:pStyle w:val="Tekstopmerking"/>
      </w:pPr>
      <w:r>
        <w:rPr>
          <w:rStyle w:val="Verwijzingopmerking"/>
        </w:rPr>
        <w:annotationRef/>
      </w:r>
      <w:r>
        <w:rPr>
          <w:lang w:val="en-GB"/>
        </w:rPr>
        <w:t>Wat komt waarbij kijken? Geen ik-vorm</w:t>
      </w:r>
    </w:p>
  </w:comment>
  <w:comment w:id="39" w:author="Olphen,Bas S.H.N. van" w:date="2022-12-21T15:37:00Z" w:initials="OSv">
    <w:p w14:paraId="5D3867CC" w14:textId="77777777" w:rsidR="007814C3" w:rsidRDefault="007814C3" w:rsidP="004F016C">
      <w:pPr>
        <w:pStyle w:val="Tekstopmerking"/>
      </w:pPr>
      <w:r>
        <w:rPr>
          <w:rStyle w:val="Verwijzingopmerking"/>
        </w:rPr>
        <w:annotationRef/>
      </w:r>
      <w:r>
        <w:rPr>
          <w:lang w:val="en-GB"/>
        </w:rPr>
        <w:t>Welke modellen?</w:t>
      </w:r>
    </w:p>
  </w:comment>
  <w:comment w:id="41" w:author="Olphen,Bas S.H.N. van" w:date="2022-12-21T15:44:00Z" w:initials="OSv">
    <w:p w14:paraId="6C714439" w14:textId="77777777" w:rsidR="007814C3" w:rsidRDefault="007814C3" w:rsidP="00134502">
      <w:pPr>
        <w:pStyle w:val="Tekstopmerking"/>
      </w:pPr>
      <w:r>
        <w:rPr>
          <w:rStyle w:val="Verwijzingopmerking"/>
        </w:rPr>
        <w:annotationRef/>
      </w:r>
      <w:r>
        <w:rPr>
          <w:lang w:val="en-GB"/>
        </w:rPr>
        <w:t>Verwijzen naar waar aangegeven</w:t>
      </w:r>
    </w:p>
  </w:comment>
  <w:comment w:id="42" w:author="Olphen,Bas S.H.N. van" w:date="2022-12-21T15:44:00Z" w:initials="OSv">
    <w:p w14:paraId="72DBAC2C" w14:textId="77777777" w:rsidR="007814C3" w:rsidRDefault="007814C3" w:rsidP="004060E4">
      <w:pPr>
        <w:pStyle w:val="Tekstopmerking"/>
      </w:pPr>
      <w:r>
        <w:rPr>
          <w:rStyle w:val="Verwijzingopmerking"/>
        </w:rPr>
        <w:annotationRef/>
      </w:r>
      <w:r>
        <w:rPr>
          <w:lang w:val="en-GB"/>
        </w:rPr>
        <w:t>Ik heb nog nooit iets over C# gelezen, dus waar is dit eerder aangegeven?</w:t>
      </w:r>
    </w:p>
  </w:comment>
  <w:comment w:id="43" w:author="Olphen,Bas S.H.N. van" w:date="2022-12-21T15:50:00Z" w:initials="OSv">
    <w:p w14:paraId="112F6433" w14:textId="77777777" w:rsidR="00BC6861" w:rsidRDefault="00BC6861" w:rsidP="000F4968">
      <w:pPr>
        <w:pStyle w:val="Tekstopmerking"/>
      </w:pPr>
      <w:r>
        <w:rPr>
          <w:rStyle w:val="Verwijzingopmerking"/>
        </w:rPr>
        <w:annotationRef/>
      </w:r>
      <w:r>
        <w:rPr>
          <w:lang w:val="en-GB"/>
        </w:rPr>
        <w:t>Geen idee of deze spelling klopt?</w:t>
      </w:r>
    </w:p>
  </w:comment>
  <w:comment w:id="44" w:author="Olphen,Bas S.H.N. van" w:date="2022-12-21T15:51:00Z" w:initials="OSv">
    <w:p w14:paraId="1F467505" w14:textId="77777777" w:rsidR="00BC6861" w:rsidRDefault="00BC6861" w:rsidP="007437F7">
      <w:pPr>
        <w:pStyle w:val="Tekstopmerking"/>
      </w:pPr>
      <w:r>
        <w:rPr>
          <w:rStyle w:val="Verwijzingopmerking"/>
        </w:rPr>
        <w:annotationRef/>
      </w:r>
      <w:r>
        <w:rPr>
          <w:lang w:val="en-GB"/>
        </w:rPr>
        <w:t>Deze zin klopt niet?</w:t>
      </w:r>
    </w:p>
  </w:comment>
  <w:comment w:id="45" w:author="Olphen,Bas S.H.N. van" w:date="2022-12-21T15:52:00Z" w:initials="OSv">
    <w:p w14:paraId="4155D117" w14:textId="77777777" w:rsidR="00BC6861" w:rsidRDefault="00BC6861" w:rsidP="009340FE">
      <w:pPr>
        <w:pStyle w:val="Tekstopmerking"/>
      </w:pPr>
      <w:r>
        <w:rPr>
          <w:rStyle w:val="Verwijzingopmerking"/>
        </w:rPr>
        <w:annotationRef/>
      </w:r>
      <w:r>
        <w:rPr>
          <w:lang w:val="en-GB"/>
        </w:rPr>
        <w:t>Dit verhaalt loopt niet heel lekker</w:t>
      </w:r>
    </w:p>
  </w:comment>
  <w:comment w:id="47" w:author="Olphen,Bas S.H.N. van" w:date="2022-12-21T15:58:00Z" w:initials="OSv">
    <w:p w14:paraId="2330E401" w14:textId="77777777" w:rsidR="00CB1315" w:rsidRDefault="00CB1315" w:rsidP="00193A11">
      <w:pPr>
        <w:pStyle w:val="Tekstopmerking"/>
      </w:pPr>
      <w:r>
        <w:rPr>
          <w:rStyle w:val="Verwijzingopmerking"/>
        </w:rPr>
        <w:annotationRef/>
      </w:r>
      <w:r>
        <w:rPr>
          <w:lang w:val="en-GB"/>
        </w:rPr>
        <w:t>Ineens heb je het over Jquery Mobile? Nog nooit eerder benoemd.</w:t>
      </w:r>
    </w:p>
  </w:comment>
  <w:comment w:id="49" w:author="Olphen,Bas S.H.N. van" w:date="2022-12-21T15:59:00Z" w:initials="OSv">
    <w:p w14:paraId="0140E79A" w14:textId="77777777" w:rsidR="00CB1315" w:rsidRDefault="00CB1315" w:rsidP="00436E59">
      <w:pPr>
        <w:pStyle w:val="Tekstopmerking"/>
      </w:pPr>
      <w:r>
        <w:rPr>
          <w:rStyle w:val="Verwijzingopmerking"/>
        </w:rPr>
        <w:annotationRef/>
      </w:r>
      <w:r>
        <w:rPr>
          <w:lang w:val="en-GB"/>
        </w:rPr>
        <w:t>Dit hoort niet bij een uitwerking.</w:t>
      </w:r>
    </w:p>
  </w:comment>
  <w:comment w:id="54" w:author="Olphen,Bas S.H.N. van" w:date="2022-12-21T16:52:00Z" w:initials="OSv">
    <w:p w14:paraId="645581ED" w14:textId="77777777" w:rsidR="00526550" w:rsidRDefault="00526550" w:rsidP="00075A80">
      <w:pPr>
        <w:pStyle w:val="Tekstopmerking"/>
      </w:pPr>
      <w:r>
        <w:rPr>
          <w:rStyle w:val="Verwijzingopmerking"/>
        </w:rPr>
        <w:annotationRef/>
      </w:r>
      <w:r>
        <w:rPr>
          <w:lang w:val="en-GB"/>
        </w:rPr>
        <w:t>Niet praten vanuit de ik-vorm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1AD187" w15:done="1"/>
  <w15:commentEx w15:paraId="20145468" w15:done="1"/>
  <w15:commentEx w15:paraId="4E9BA8CE" w15:done="1"/>
  <w15:commentEx w15:paraId="07ED6309" w15:done="1"/>
  <w15:commentEx w15:paraId="00E9A428" w15:done="1"/>
  <w15:commentEx w15:paraId="1A113EE8" w15:done="1"/>
  <w15:commentEx w15:paraId="6BCF7BD5" w15:done="1"/>
  <w15:commentEx w15:paraId="72854755" w15:done="1"/>
  <w15:commentEx w15:paraId="05F2B43E" w15:done="1"/>
  <w15:commentEx w15:paraId="61B757FE" w15:done="1"/>
  <w15:commentEx w15:paraId="737440E7" w15:done="1"/>
  <w15:commentEx w15:paraId="48B4E387" w15:done="1"/>
  <w15:commentEx w15:paraId="25A5CA5E" w15:done="1"/>
  <w15:commentEx w15:paraId="168487D5" w15:done="1"/>
  <w15:commentEx w15:paraId="0C04A939" w15:done="1"/>
  <w15:commentEx w15:paraId="2FF78F18" w15:done="1"/>
  <w15:commentEx w15:paraId="63FA6C50" w15:done="1"/>
  <w15:commentEx w15:paraId="4950B33F" w15:done="1"/>
  <w15:commentEx w15:paraId="2047DCDB" w15:done="1"/>
  <w15:commentEx w15:paraId="5D3867CC" w15:done="1"/>
  <w15:commentEx w15:paraId="6C714439" w15:done="1"/>
  <w15:commentEx w15:paraId="72DBAC2C" w15:paraIdParent="6C714439" w15:done="1"/>
  <w15:commentEx w15:paraId="112F6433" w15:done="1"/>
  <w15:commentEx w15:paraId="1F467505" w15:done="1"/>
  <w15:commentEx w15:paraId="4155D117" w15:done="1"/>
  <w15:commentEx w15:paraId="2330E401" w15:done="1"/>
  <w15:commentEx w15:paraId="0140E79A" w15:done="1"/>
  <w15:commentEx w15:paraId="645581E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8956" w16cex:dateUtc="2022-12-21T12:32:00Z"/>
  <w16cex:commentExtensible w16cex:durableId="274D8068" w16cex:dateUtc="2022-12-21T11:54:00Z"/>
  <w16cex:commentExtensible w16cex:durableId="274D83B8" w16cex:dateUtc="2022-12-21T12:08:00Z"/>
  <w16cex:commentExtensible w16cex:durableId="274D86D7" w16cex:dateUtc="2022-12-21T12:21:00Z"/>
  <w16cex:commentExtensible w16cex:durableId="274D884E" w16cex:dateUtc="2022-12-21T12:27:00Z"/>
  <w16cex:commentExtensible w16cex:durableId="274D8A2E" w16cex:dateUtc="2022-12-21T12:35:00Z"/>
  <w16cex:commentExtensible w16cex:durableId="274D8ABC" w16cex:dateUtc="2022-12-21T12:38:00Z"/>
  <w16cex:commentExtensible w16cex:durableId="274D8AD6" w16cex:dateUtc="2022-12-21T12:38:00Z"/>
  <w16cex:commentExtensible w16cex:durableId="274D8E74" w16cex:dateUtc="2022-12-21T12:53:00Z"/>
  <w16cex:commentExtensible w16cex:durableId="274D9310" w16cex:dateUtc="2022-12-21T13:13:00Z"/>
  <w16cex:commentExtensible w16cex:durableId="274D933E" w16cex:dateUtc="2022-12-21T13:14:00Z"/>
  <w16cex:commentExtensible w16cex:durableId="274D986A" w16cex:dateUtc="2022-12-21T13:36:00Z"/>
  <w16cex:commentExtensible w16cex:durableId="274D96D9" w16cex:dateUtc="2022-12-21T13:29:00Z"/>
  <w16cex:commentExtensible w16cex:durableId="274D972C" w16cex:dateUtc="2022-12-21T13:31:00Z"/>
  <w16cex:commentExtensible w16cex:durableId="274D97BF" w16cex:dateUtc="2022-12-21T13:33:00Z"/>
  <w16cex:commentExtensible w16cex:durableId="274D9844" w16cex:dateUtc="2022-12-21T13:35:00Z"/>
  <w16cex:commentExtensible w16cex:durableId="274D98A7" w16cex:dateUtc="2022-12-21T13:37:00Z"/>
  <w16cex:commentExtensible w16cex:durableId="274D8B69" w16cex:dateUtc="2022-12-21T12:40:00Z"/>
  <w16cex:commentExtensible w16cex:durableId="274DA105" w16cex:dateUtc="2022-12-21T14:13:00Z"/>
  <w16cex:commentExtensible w16cex:durableId="274DA6AD" w16cex:dateUtc="2022-12-21T14:37:00Z"/>
  <w16cex:commentExtensible w16cex:durableId="274DA84F" w16cex:dateUtc="2022-12-21T14:44:00Z"/>
  <w16cex:commentExtensible w16cex:durableId="274DA86C" w16cex:dateUtc="2022-12-21T14:44:00Z"/>
  <w16cex:commentExtensible w16cex:durableId="274DA9B0" w16cex:dateUtc="2022-12-21T14:50:00Z"/>
  <w16cex:commentExtensible w16cex:durableId="274DA9ED" w16cex:dateUtc="2022-12-21T14:51:00Z"/>
  <w16cex:commentExtensible w16cex:durableId="274DAA20" w16cex:dateUtc="2022-12-21T14:52:00Z"/>
  <w16cex:commentExtensible w16cex:durableId="274DAB91" w16cex:dateUtc="2022-12-21T14:58:00Z"/>
  <w16cex:commentExtensible w16cex:durableId="274DABC7" w16cex:dateUtc="2022-12-21T14:59:00Z"/>
  <w16cex:commentExtensible w16cex:durableId="274DB832" w16cex:dateUtc="2022-12-21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1AD187" w16cid:durableId="274D8956"/>
  <w16cid:commentId w16cid:paraId="20145468" w16cid:durableId="274D8068"/>
  <w16cid:commentId w16cid:paraId="4E9BA8CE" w16cid:durableId="274D83B8"/>
  <w16cid:commentId w16cid:paraId="07ED6309" w16cid:durableId="274D86D7"/>
  <w16cid:commentId w16cid:paraId="00E9A428" w16cid:durableId="274D884E"/>
  <w16cid:commentId w16cid:paraId="1A113EE8" w16cid:durableId="274D8A2E"/>
  <w16cid:commentId w16cid:paraId="6BCF7BD5" w16cid:durableId="274D8ABC"/>
  <w16cid:commentId w16cid:paraId="72854755" w16cid:durableId="274D8AD6"/>
  <w16cid:commentId w16cid:paraId="05F2B43E" w16cid:durableId="274D8E74"/>
  <w16cid:commentId w16cid:paraId="61B757FE" w16cid:durableId="274D9310"/>
  <w16cid:commentId w16cid:paraId="737440E7" w16cid:durableId="274D933E"/>
  <w16cid:commentId w16cid:paraId="48B4E387" w16cid:durableId="274D986A"/>
  <w16cid:commentId w16cid:paraId="25A5CA5E" w16cid:durableId="274D96D9"/>
  <w16cid:commentId w16cid:paraId="168487D5" w16cid:durableId="274D972C"/>
  <w16cid:commentId w16cid:paraId="0C04A939" w16cid:durableId="274D97BF"/>
  <w16cid:commentId w16cid:paraId="2FF78F18" w16cid:durableId="274D9844"/>
  <w16cid:commentId w16cid:paraId="63FA6C50" w16cid:durableId="274D98A7"/>
  <w16cid:commentId w16cid:paraId="4950B33F" w16cid:durableId="274D8B69"/>
  <w16cid:commentId w16cid:paraId="2047DCDB" w16cid:durableId="274DA105"/>
  <w16cid:commentId w16cid:paraId="5D3867CC" w16cid:durableId="274DA6AD"/>
  <w16cid:commentId w16cid:paraId="6C714439" w16cid:durableId="274DA84F"/>
  <w16cid:commentId w16cid:paraId="72DBAC2C" w16cid:durableId="274DA86C"/>
  <w16cid:commentId w16cid:paraId="112F6433" w16cid:durableId="274DA9B0"/>
  <w16cid:commentId w16cid:paraId="1F467505" w16cid:durableId="274DA9ED"/>
  <w16cid:commentId w16cid:paraId="4155D117" w16cid:durableId="274DAA20"/>
  <w16cid:commentId w16cid:paraId="2330E401" w16cid:durableId="274DAB91"/>
  <w16cid:commentId w16cid:paraId="0140E79A" w16cid:durableId="274DABC7"/>
  <w16cid:commentId w16cid:paraId="645581ED" w16cid:durableId="274DB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DC043" w14:textId="77777777" w:rsidR="004B4F8B" w:rsidRDefault="004B4F8B" w:rsidP="00C201CA">
      <w:pPr>
        <w:spacing w:after="0" w:line="240" w:lineRule="auto"/>
      </w:pPr>
      <w:r>
        <w:separator/>
      </w:r>
    </w:p>
  </w:endnote>
  <w:endnote w:type="continuationSeparator" w:id="0">
    <w:p w14:paraId="08CDFFBA" w14:textId="77777777" w:rsidR="004B4F8B" w:rsidRDefault="004B4F8B" w:rsidP="00C2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76DBC" w14:textId="77777777" w:rsidR="004B4F8B" w:rsidRDefault="004B4F8B" w:rsidP="00C201CA">
      <w:pPr>
        <w:spacing w:after="0" w:line="240" w:lineRule="auto"/>
      </w:pPr>
      <w:r>
        <w:separator/>
      </w:r>
    </w:p>
  </w:footnote>
  <w:footnote w:type="continuationSeparator" w:id="0">
    <w:p w14:paraId="3473072D" w14:textId="77777777" w:rsidR="004B4F8B" w:rsidRDefault="004B4F8B" w:rsidP="00C20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9E7"/>
    <w:multiLevelType w:val="multilevel"/>
    <w:tmpl w:val="15F6CD2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82343D"/>
    <w:multiLevelType w:val="hybridMultilevel"/>
    <w:tmpl w:val="377044A8"/>
    <w:lvl w:ilvl="0" w:tplc="D8EA33A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8915A6D"/>
    <w:multiLevelType w:val="hybridMultilevel"/>
    <w:tmpl w:val="8AF44F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4EA518B"/>
    <w:multiLevelType w:val="hybridMultilevel"/>
    <w:tmpl w:val="2B78DE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5C35AE8"/>
    <w:multiLevelType w:val="hybridMultilevel"/>
    <w:tmpl w:val="A7AAA6FA"/>
    <w:lvl w:ilvl="0" w:tplc="2DE89878">
      <w:start w:val="4"/>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11661627">
    <w:abstractNumId w:val="1"/>
  </w:num>
  <w:num w:numId="2" w16cid:durableId="1315836743">
    <w:abstractNumId w:val="2"/>
  </w:num>
  <w:num w:numId="3" w16cid:durableId="2060472035">
    <w:abstractNumId w:val="3"/>
  </w:num>
  <w:num w:numId="4" w16cid:durableId="1182747375">
    <w:abstractNumId w:val="0"/>
  </w:num>
  <w:num w:numId="5" w16cid:durableId="52101672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phen,Bas S.H.N. van">
    <w15:presenceInfo w15:providerId="None" w15:userId="Olphen,Bas S.H.N.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E3"/>
    <w:rsid w:val="00003142"/>
    <w:rsid w:val="00052D66"/>
    <w:rsid w:val="000740BF"/>
    <w:rsid w:val="0008685B"/>
    <w:rsid w:val="0009215C"/>
    <w:rsid w:val="0009468B"/>
    <w:rsid w:val="00121E25"/>
    <w:rsid w:val="0013258D"/>
    <w:rsid w:val="0018265E"/>
    <w:rsid w:val="00182905"/>
    <w:rsid w:val="00190664"/>
    <w:rsid w:val="001E174D"/>
    <w:rsid w:val="00231932"/>
    <w:rsid w:val="002479B0"/>
    <w:rsid w:val="002C1AEE"/>
    <w:rsid w:val="002F5ACF"/>
    <w:rsid w:val="00314826"/>
    <w:rsid w:val="00356D56"/>
    <w:rsid w:val="00380775"/>
    <w:rsid w:val="00392E5E"/>
    <w:rsid w:val="003A3BB1"/>
    <w:rsid w:val="003B3C0E"/>
    <w:rsid w:val="003C0813"/>
    <w:rsid w:val="003C4FE9"/>
    <w:rsid w:val="003F6F24"/>
    <w:rsid w:val="00400902"/>
    <w:rsid w:val="00400A0B"/>
    <w:rsid w:val="00403EC7"/>
    <w:rsid w:val="00412DBC"/>
    <w:rsid w:val="00447ED6"/>
    <w:rsid w:val="00451930"/>
    <w:rsid w:val="00477FEB"/>
    <w:rsid w:val="004B4F8B"/>
    <w:rsid w:val="004C7D22"/>
    <w:rsid w:val="004D2CC3"/>
    <w:rsid w:val="00526550"/>
    <w:rsid w:val="00547F5D"/>
    <w:rsid w:val="005B493A"/>
    <w:rsid w:val="00614090"/>
    <w:rsid w:val="00632068"/>
    <w:rsid w:val="0066008F"/>
    <w:rsid w:val="00690EAC"/>
    <w:rsid w:val="006B06F0"/>
    <w:rsid w:val="006C2D98"/>
    <w:rsid w:val="006D27AC"/>
    <w:rsid w:val="006E2BA0"/>
    <w:rsid w:val="00702720"/>
    <w:rsid w:val="0072211B"/>
    <w:rsid w:val="007462AA"/>
    <w:rsid w:val="007814C3"/>
    <w:rsid w:val="0089455C"/>
    <w:rsid w:val="00895722"/>
    <w:rsid w:val="008B7BA0"/>
    <w:rsid w:val="008C5BE3"/>
    <w:rsid w:val="008D2983"/>
    <w:rsid w:val="008F6B6D"/>
    <w:rsid w:val="00912FA7"/>
    <w:rsid w:val="009163DC"/>
    <w:rsid w:val="0093203C"/>
    <w:rsid w:val="00955BA4"/>
    <w:rsid w:val="0098417E"/>
    <w:rsid w:val="009A6D40"/>
    <w:rsid w:val="009B6E0B"/>
    <w:rsid w:val="009F501F"/>
    <w:rsid w:val="00A5632D"/>
    <w:rsid w:val="00A67F8E"/>
    <w:rsid w:val="00AB2432"/>
    <w:rsid w:val="00AC7E8F"/>
    <w:rsid w:val="00B07F9D"/>
    <w:rsid w:val="00B22F15"/>
    <w:rsid w:val="00B24341"/>
    <w:rsid w:val="00B24D9F"/>
    <w:rsid w:val="00B252DF"/>
    <w:rsid w:val="00B35AFD"/>
    <w:rsid w:val="00B51748"/>
    <w:rsid w:val="00B57B76"/>
    <w:rsid w:val="00B80978"/>
    <w:rsid w:val="00BA6C2D"/>
    <w:rsid w:val="00BB2197"/>
    <w:rsid w:val="00BC6861"/>
    <w:rsid w:val="00BC6B93"/>
    <w:rsid w:val="00BE65EB"/>
    <w:rsid w:val="00C16B6A"/>
    <w:rsid w:val="00C201CA"/>
    <w:rsid w:val="00C337E3"/>
    <w:rsid w:val="00C3775E"/>
    <w:rsid w:val="00C90955"/>
    <w:rsid w:val="00C912CA"/>
    <w:rsid w:val="00C9649F"/>
    <w:rsid w:val="00CA5B3F"/>
    <w:rsid w:val="00CB1315"/>
    <w:rsid w:val="00CB5213"/>
    <w:rsid w:val="00D37A0A"/>
    <w:rsid w:val="00D50D5A"/>
    <w:rsid w:val="00D67B0A"/>
    <w:rsid w:val="00DF7C84"/>
    <w:rsid w:val="00E05B8C"/>
    <w:rsid w:val="00E1342F"/>
    <w:rsid w:val="00E27023"/>
    <w:rsid w:val="00E57214"/>
    <w:rsid w:val="00E63C46"/>
    <w:rsid w:val="00E72B34"/>
    <w:rsid w:val="00E75611"/>
    <w:rsid w:val="00E867B8"/>
    <w:rsid w:val="00EB2B1D"/>
    <w:rsid w:val="00EC06B0"/>
    <w:rsid w:val="00EC0EC7"/>
    <w:rsid w:val="00EE58F6"/>
    <w:rsid w:val="00F40A9B"/>
    <w:rsid w:val="00F76FE2"/>
    <w:rsid w:val="00F943A6"/>
    <w:rsid w:val="00FD193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D27B"/>
  <w15:chartTrackingRefBased/>
  <w15:docId w15:val="{2680892C-A07C-423A-8ED8-1C405ADC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A6D40"/>
    <w:pPr>
      <w:spacing w:line="256" w:lineRule="auto"/>
    </w:pPr>
  </w:style>
  <w:style w:type="paragraph" w:styleId="Kop1">
    <w:name w:val="heading 1"/>
    <w:basedOn w:val="Standaard"/>
    <w:next w:val="Standaard"/>
    <w:link w:val="Kop1Char"/>
    <w:uiPriority w:val="9"/>
    <w:qFormat/>
    <w:rsid w:val="009A6D4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A6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A6D40"/>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3A3B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9A6D40"/>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9A6D40"/>
    <w:pPr>
      <w:spacing w:after="200" w:line="240" w:lineRule="auto"/>
    </w:pPr>
    <w:rPr>
      <w:i/>
      <w:iCs/>
      <w:color w:val="44546A" w:themeColor="text2"/>
      <w:sz w:val="18"/>
      <w:szCs w:val="18"/>
    </w:rPr>
  </w:style>
  <w:style w:type="paragraph" w:customStyle="1" w:styleId="Standard">
    <w:name w:val="Standard"/>
    <w:rsid w:val="009A6D40"/>
    <w:pPr>
      <w:widowControl w:val="0"/>
      <w:suppressAutoHyphens/>
      <w:autoSpaceDN w:val="0"/>
      <w:spacing w:after="0" w:line="240" w:lineRule="auto"/>
    </w:pPr>
    <w:rPr>
      <w:rFonts w:ascii="Liberation Serif" w:eastAsia="Segoe UI" w:hAnsi="Liberation Serif" w:cs="Tahoma"/>
      <w:color w:val="000000"/>
      <w:kern w:val="3"/>
      <w:sz w:val="24"/>
      <w:szCs w:val="24"/>
      <w:lang w:val="en-US" w:eastAsia="zh-CN" w:bidi="hi-IN"/>
    </w:rPr>
  </w:style>
  <w:style w:type="paragraph" w:styleId="Lijstalinea">
    <w:name w:val="List Paragraph"/>
    <w:basedOn w:val="Standaard"/>
    <w:uiPriority w:val="34"/>
    <w:qFormat/>
    <w:rsid w:val="009A6D40"/>
    <w:pPr>
      <w:ind w:left="720"/>
      <w:contextualSpacing/>
    </w:pPr>
  </w:style>
  <w:style w:type="paragraph" w:styleId="Geenafstand">
    <w:name w:val="No Spacing"/>
    <w:link w:val="GeenafstandChar"/>
    <w:uiPriority w:val="1"/>
    <w:qFormat/>
    <w:rsid w:val="009A6D40"/>
    <w:pPr>
      <w:spacing w:after="0" w:line="240" w:lineRule="auto"/>
    </w:pPr>
  </w:style>
  <w:style w:type="paragraph" w:styleId="Normaalweb">
    <w:name w:val="Normal (Web)"/>
    <w:basedOn w:val="Standaard"/>
    <w:uiPriority w:val="99"/>
    <w:unhideWhenUsed/>
    <w:rsid w:val="009A6D40"/>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Kop1Char">
    <w:name w:val="Kop 1 Char"/>
    <w:basedOn w:val="Standaardalinea-lettertype"/>
    <w:link w:val="Kop1"/>
    <w:uiPriority w:val="9"/>
    <w:rsid w:val="009A6D40"/>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9A6D40"/>
    <w:rPr>
      <w:color w:val="0000FF"/>
      <w:u w:val="single"/>
    </w:rPr>
  </w:style>
  <w:style w:type="character" w:customStyle="1" w:styleId="Kop3Char">
    <w:name w:val="Kop 3 Char"/>
    <w:basedOn w:val="Standaardalinea-lettertype"/>
    <w:link w:val="Kop3"/>
    <w:uiPriority w:val="9"/>
    <w:rsid w:val="009A6D40"/>
    <w:rPr>
      <w:rFonts w:asciiTheme="majorHAnsi" w:eastAsiaTheme="majorEastAsia" w:hAnsiTheme="majorHAnsi" w:cstheme="majorBidi"/>
      <w:color w:val="1F3763" w:themeColor="accent1" w:themeShade="7F"/>
      <w:sz w:val="24"/>
      <w:szCs w:val="24"/>
    </w:rPr>
  </w:style>
  <w:style w:type="paragraph" w:customStyle="1" w:styleId="Figure">
    <w:name w:val="Figure"/>
    <w:basedOn w:val="Bijschrift"/>
    <w:rsid w:val="009A6D40"/>
    <w:pPr>
      <w:widowControl w:val="0"/>
      <w:suppressLineNumbers/>
      <w:suppressAutoHyphens/>
      <w:autoSpaceDN w:val="0"/>
      <w:spacing w:before="120" w:after="120"/>
      <w:textAlignment w:val="baseline"/>
    </w:pPr>
    <w:rPr>
      <w:rFonts w:ascii="Liberation Serif" w:eastAsia="Segoe UI" w:hAnsi="Liberation Serif" w:cs="Tahoma"/>
      <w:color w:val="000000"/>
      <w:kern w:val="3"/>
      <w:sz w:val="20"/>
      <w:szCs w:val="20"/>
      <w:lang w:val="en-US" w:eastAsia="zh-CN" w:bidi="hi-IN"/>
    </w:rPr>
  </w:style>
  <w:style w:type="paragraph" w:styleId="Kopvaninhoudsopgave">
    <w:name w:val="TOC Heading"/>
    <w:basedOn w:val="Kop1"/>
    <w:next w:val="Standaard"/>
    <w:uiPriority w:val="39"/>
    <w:unhideWhenUsed/>
    <w:qFormat/>
    <w:rsid w:val="00E1342F"/>
    <w:pPr>
      <w:outlineLvl w:val="9"/>
    </w:pPr>
    <w:rPr>
      <w:lang w:eastAsia="en-NL"/>
    </w:rPr>
  </w:style>
  <w:style w:type="paragraph" w:styleId="Inhopg1">
    <w:name w:val="toc 1"/>
    <w:basedOn w:val="Standaard"/>
    <w:next w:val="Standaard"/>
    <w:autoRedefine/>
    <w:uiPriority w:val="39"/>
    <w:unhideWhenUsed/>
    <w:rsid w:val="00E867B8"/>
    <w:pPr>
      <w:tabs>
        <w:tab w:val="left" w:pos="440"/>
        <w:tab w:val="right" w:leader="dot" w:pos="9016"/>
      </w:tabs>
      <w:spacing w:after="100"/>
    </w:pPr>
  </w:style>
  <w:style w:type="paragraph" w:styleId="Inhopg2">
    <w:name w:val="toc 2"/>
    <w:basedOn w:val="Standaard"/>
    <w:next w:val="Standaard"/>
    <w:autoRedefine/>
    <w:uiPriority w:val="39"/>
    <w:unhideWhenUsed/>
    <w:rsid w:val="00E1342F"/>
    <w:pPr>
      <w:spacing w:after="100"/>
      <w:ind w:left="220"/>
    </w:pPr>
  </w:style>
  <w:style w:type="paragraph" w:styleId="Inhopg3">
    <w:name w:val="toc 3"/>
    <w:basedOn w:val="Standaard"/>
    <w:next w:val="Standaard"/>
    <w:autoRedefine/>
    <w:uiPriority w:val="39"/>
    <w:unhideWhenUsed/>
    <w:rsid w:val="00E1342F"/>
    <w:pPr>
      <w:spacing w:after="100"/>
      <w:ind w:left="440"/>
    </w:pPr>
  </w:style>
  <w:style w:type="character" w:styleId="Onopgelostemelding">
    <w:name w:val="Unresolved Mention"/>
    <w:basedOn w:val="Standaardalinea-lettertype"/>
    <w:uiPriority w:val="99"/>
    <w:semiHidden/>
    <w:unhideWhenUsed/>
    <w:rsid w:val="00B24341"/>
    <w:rPr>
      <w:color w:val="605E5C"/>
      <w:shd w:val="clear" w:color="auto" w:fill="E1DFDD"/>
    </w:rPr>
  </w:style>
  <w:style w:type="character" w:customStyle="1" w:styleId="GeenafstandChar">
    <w:name w:val="Geen afstand Char"/>
    <w:basedOn w:val="Standaardalinea-lettertype"/>
    <w:link w:val="Geenafstand"/>
    <w:uiPriority w:val="1"/>
    <w:rsid w:val="00955BA4"/>
  </w:style>
  <w:style w:type="paragraph" w:styleId="Revisie">
    <w:name w:val="Revision"/>
    <w:hidden/>
    <w:uiPriority w:val="99"/>
    <w:semiHidden/>
    <w:rsid w:val="00B51748"/>
    <w:pPr>
      <w:spacing w:after="0" w:line="240" w:lineRule="auto"/>
    </w:pPr>
  </w:style>
  <w:style w:type="character" w:styleId="Verwijzingopmerking">
    <w:name w:val="annotation reference"/>
    <w:basedOn w:val="Standaardalinea-lettertype"/>
    <w:uiPriority w:val="99"/>
    <w:semiHidden/>
    <w:unhideWhenUsed/>
    <w:rsid w:val="00CB5213"/>
    <w:rPr>
      <w:sz w:val="16"/>
      <w:szCs w:val="16"/>
    </w:rPr>
  </w:style>
  <w:style w:type="paragraph" w:styleId="Tekstopmerking">
    <w:name w:val="annotation text"/>
    <w:basedOn w:val="Standaard"/>
    <w:link w:val="TekstopmerkingChar"/>
    <w:uiPriority w:val="99"/>
    <w:unhideWhenUsed/>
    <w:rsid w:val="00CB5213"/>
    <w:pPr>
      <w:spacing w:line="240" w:lineRule="auto"/>
    </w:pPr>
    <w:rPr>
      <w:sz w:val="20"/>
      <w:szCs w:val="20"/>
    </w:rPr>
  </w:style>
  <w:style w:type="character" w:customStyle="1" w:styleId="TekstopmerkingChar">
    <w:name w:val="Tekst opmerking Char"/>
    <w:basedOn w:val="Standaardalinea-lettertype"/>
    <w:link w:val="Tekstopmerking"/>
    <w:uiPriority w:val="99"/>
    <w:rsid w:val="00CB5213"/>
    <w:rPr>
      <w:sz w:val="20"/>
      <w:szCs w:val="20"/>
    </w:rPr>
  </w:style>
  <w:style w:type="paragraph" w:styleId="Onderwerpvanopmerking">
    <w:name w:val="annotation subject"/>
    <w:basedOn w:val="Tekstopmerking"/>
    <w:next w:val="Tekstopmerking"/>
    <w:link w:val="OnderwerpvanopmerkingChar"/>
    <w:uiPriority w:val="99"/>
    <w:semiHidden/>
    <w:unhideWhenUsed/>
    <w:rsid w:val="00CB5213"/>
    <w:rPr>
      <w:b/>
      <w:bCs/>
    </w:rPr>
  </w:style>
  <w:style w:type="character" w:customStyle="1" w:styleId="OnderwerpvanopmerkingChar">
    <w:name w:val="Onderwerp van opmerking Char"/>
    <w:basedOn w:val="TekstopmerkingChar"/>
    <w:link w:val="Onderwerpvanopmerking"/>
    <w:uiPriority w:val="99"/>
    <w:semiHidden/>
    <w:rsid w:val="00CB5213"/>
    <w:rPr>
      <w:b/>
      <w:bCs/>
      <w:sz w:val="20"/>
      <w:szCs w:val="20"/>
    </w:rPr>
  </w:style>
  <w:style w:type="paragraph" w:styleId="Koptekst">
    <w:name w:val="header"/>
    <w:basedOn w:val="Standaard"/>
    <w:link w:val="KoptekstChar"/>
    <w:uiPriority w:val="99"/>
    <w:unhideWhenUsed/>
    <w:rsid w:val="00C201CA"/>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201CA"/>
  </w:style>
  <w:style w:type="paragraph" w:styleId="Voettekst">
    <w:name w:val="footer"/>
    <w:basedOn w:val="Standaard"/>
    <w:link w:val="VoettekstChar"/>
    <w:uiPriority w:val="99"/>
    <w:unhideWhenUsed/>
    <w:rsid w:val="00C201CA"/>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201CA"/>
  </w:style>
  <w:style w:type="table" w:styleId="Tabelraster">
    <w:name w:val="Table Grid"/>
    <w:basedOn w:val="Standaardtabel"/>
    <w:uiPriority w:val="39"/>
    <w:rsid w:val="00B22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3A3B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emergentsoftware.net/blog/is-blazor-better-than-javascrip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emergentsoftware.net/blog/is-blazor-better-than-javascript/" TargetMode="External"/><Relationship Id="rId45" Type="http://schemas.microsoft.com/office/2011/relationships/people" Target="peop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earn.microsoft.com/en-us/aspnet/core/blazor/components/data-binding?view=aspnetcore-7.0"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edium.com/young-coder/is-blazor-the-future-or-just-another-walled-garden-441842cc249d"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learn.microsoft.com/en-us/dotnet/api/microsoft.jsinterop.ijsruntim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shnvanolphen@gmail.com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9D352-1F3F-4B65-84AC-D7B1B42F5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5276</TotalTime>
  <Pages>40</Pages>
  <Words>8756</Words>
  <Characters>49910</Characters>
  <Application>Microsoft Office Word</Application>
  <DocSecurity>0</DocSecurity>
  <Lines>415</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Olphen,Bas S.H.N. van</dc:creator>
  <cp:keywords/>
  <dc:description/>
  <cp:lastModifiedBy>Olphen,Bas S.H.N. van</cp:lastModifiedBy>
  <cp:revision>21</cp:revision>
  <dcterms:created xsi:type="dcterms:W3CDTF">2023-01-12T18:15:00Z</dcterms:created>
  <dcterms:modified xsi:type="dcterms:W3CDTF">2023-01-16T10:24:00Z</dcterms:modified>
</cp:coreProperties>
</file>